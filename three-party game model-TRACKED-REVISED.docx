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2A849" w14:textId="3B56B677" w:rsidR="00BE2401" w:rsidRPr="00154FED" w:rsidRDefault="00CB4CA3" w:rsidP="008F5698">
      <w:pPr>
        <w:pStyle w:val="-7"/>
        <w:spacing w:line="360" w:lineRule="auto"/>
      </w:pPr>
      <w:commentRangeStart w:id="0"/>
      <w:r w:rsidRPr="00154FED">
        <w:t xml:space="preserve">Stop </w:t>
      </w:r>
      <w:commentRangeEnd w:id="0"/>
      <w:r w:rsidR="008F5698">
        <w:rPr>
          <w:rStyle w:val="CommentReference"/>
          <w:rFonts w:asciiTheme="minorHAnsi" w:eastAsiaTheme="minorEastAsia" w:hAnsiTheme="minorHAnsi"/>
          <w:b w:val="0"/>
        </w:rPr>
        <w:commentReference w:id="0"/>
      </w:r>
      <w:r w:rsidRPr="00154FED">
        <w:t>it or not? Effect</w:t>
      </w:r>
      <w:ins w:id="1" w:author="." w:date="2025-03-04T20:03:00Z" w16du:dateUtc="2025-03-04T12:03:00Z">
        <w:r w:rsidR="00C01FCA">
          <w:t>s</w:t>
        </w:r>
      </w:ins>
      <w:r w:rsidRPr="00154FED">
        <w:t xml:space="preserve"> of platform</w:t>
      </w:r>
      <w:del w:id="2" w:author="." w:date="2025-03-01T18:01:00Z" w16du:dateUtc="2025-03-01T10:01:00Z">
        <w:r w:rsidRPr="00154FED" w:rsidDel="00F25B64">
          <w:delText>’s</w:delText>
        </w:r>
      </w:del>
      <w:r w:rsidRPr="00154FED">
        <w:t xml:space="preserve"> governance on firms’ online review </w:t>
      </w:r>
      <w:commentRangeStart w:id="3"/>
      <w:r w:rsidRPr="00154FED">
        <w:t>manipulation</w:t>
      </w:r>
      <w:commentRangeEnd w:id="3"/>
      <w:r w:rsidR="00944FE9" w:rsidRPr="00154FED">
        <w:rPr>
          <w:rStyle w:val="CommentReference"/>
          <w:rFonts w:asciiTheme="minorHAnsi" w:eastAsiaTheme="minorEastAsia" w:hAnsiTheme="minorHAnsi"/>
          <w:b w:val="0"/>
        </w:rPr>
        <w:commentReference w:id="3"/>
      </w:r>
    </w:p>
    <w:p w14:paraId="23B4C3C4" w14:textId="449C0CE6" w:rsidR="00D05969" w:rsidRPr="00154FED" w:rsidRDefault="009918D5" w:rsidP="008F5698">
      <w:pPr>
        <w:pStyle w:val="-8"/>
        <w:spacing w:line="360" w:lineRule="auto"/>
        <w:ind w:firstLine="221"/>
      </w:pPr>
      <w:r w:rsidRPr="00154FED">
        <w:rPr>
          <w:b/>
          <w:bCs/>
        </w:rPr>
        <w:t>Abstract:</w:t>
      </w:r>
      <w:r w:rsidR="0021011D" w:rsidRPr="00154FED">
        <w:t xml:space="preserve"> </w:t>
      </w:r>
      <w:r w:rsidR="00E1278D" w:rsidRPr="00154FED">
        <w:t>E</w:t>
      </w:r>
      <w:r w:rsidR="0021011D" w:rsidRPr="00154FED">
        <w:t xml:space="preserve">-commerce </w:t>
      </w:r>
      <w:r w:rsidR="0014634E" w:rsidRPr="00154FED">
        <w:t>firm</w:t>
      </w:r>
      <w:r w:rsidR="0021011D" w:rsidRPr="00154FED">
        <w:t xml:space="preserve">s </w:t>
      </w:r>
      <w:r w:rsidR="00E1278D" w:rsidRPr="00154FED">
        <w:t>engag</w:t>
      </w:r>
      <w:ins w:id="4" w:author="." w:date="2025-03-03T13:09:00Z" w16du:dateUtc="2025-03-03T05:09:00Z">
        <w:r w:rsidR="00944FE9" w:rsidRPr="00154FED">
          <w:t xml:space="preserve">ed </w:t>
        </w:r>
      </w:ins>
      <w:del w:id="5" w:author="." w:date="2025-03-01T18:01:00Z" w16du:dateUtc="2025-03-01T10:01:00Z">
        <w:r w:rsidR="00E1278D" w:rsidRPr="00154FED" w:rsidDel="00F25B64">
          <w:delText xml:space="preserve">ing </w:delText>
        </w:r>
      </w:del>
      <w:r w:rsidR="00E1278D" w:rsidRPr="00154FED">
        <w:t xml:space="preserve">in online review manipulation </w:t>
      </w:r>
      <w:r w:rsidR="0021011D" w:rsidRPr="00154FED">
        <w:t xml:space="preserve">mislead online consumers in </w:t>
      </w:r>
      <w:r w:rsidR="00E1278D" w:rsidRPr="00154FED">
        <w:rPr>
          <w:rFonts w:hint="eastAsia"/>
        </w:rPr>
        <w:t>th</w:t>
      </w:r>
      <w:r w:rsidR="00E1278D" w:rsidRPr="00154FED">
        <w:t xml:space="preserve">eir </w:t>
      </w:r>
      <w:r w:rsidR="0021011D" w:rsidRPr="00154FED">
        <w:t>purchasing decision</w:t>
      </w:r>
      <w:r w:rsidR="00E1278D" w:rsidRPr="00154FED">
        <w:t>-</w:t>
      </w:r>
      <w:r w:rsidR="0021011D" w:rsidRPr="00154FED">
        <w:t xml:space="preserve">making and </w:t>
      </w:r>
      <w:r w:rsidR="00E1278D" w:rsidRPr="00154FED">
        <w:t>undermine</w:t>
      </w:r>
      <w:r w:rsidR="0021011D" w:rsidRPr="00154FED">
        <w:t xml:space="preserve"> the </w:t>
      </w:r>
      <w:r w:rsidR="00266443" w:rsidRPr="00154FED">
        <w:t xml:space="preserve">credibility </w:t>
      </w:r>
      <w:r w:rsidR="0021011D" w:rsidRPr="00154FED">
        <w:t>of the platform</w:t>
      </w:r>
      <w:ins w:id="6" w:author="." w:date="2025-03-03T13:09:00Z" w16du:dateUtc="2025-03-03T05:09:00Z">
        <w:r w:rsidR="00944FE9" w:rsidRPr="00154FED">
          <w:t xml:space="preserve"> they are using</w:t>
        </w:r>
      </w:ins>
      <w:r w:rsidR="0021011D" w:rsidRPr="00154FED">
        <w:t xml:space="preserve">. </w:t>
      </w:r>
      <w:commentRangeStart w:id="7"/>
      <w:r w:rsidR="0021011D" w:rsidRPr="00154FED">
        <w:t xml:space="preserve">Although </w:t>
      </w:r>
      <w:ins w:id="8" w:author="." w:date="2025-03-03T13:09:00Z" w16du:dateUtc="2025-03-03T05:09:00Z">
        <w:r w:rsidR="00944FE9" w:rsidRPr="00154FED">
          <w:t xml:space="preserve">researchers have proposed </w:t>
        </w:r>
      </w:ins>
      <w:r w:rsidR="0021011D" w:rsidRPr="00154FED">
        <w:t xml:space="preserve">various measures </w:t>
      </w:r>
      <w:del w:id="9" w:author="." w:date="2025-03-01T18:02:00Z" w16du:dateUtc="2025-03-01T10:02:00Z">
        <w:r w:rsidR="0021011D" w:rsidRPr="00154FED" w:rsidDel="00501D98">
          <w:delText xml:space="preserve">are </w:delText>
        </w:r>
        <w:r w:rsidR="005B65ED" w:rsidRPr="00154FED" w:rsidDel="00501D98">
          <w:delText>suggested</w:delText>
        </w:r>
        <w:r w:rsidR="0021011D" w:rsidRPr="00154FED" w:rsidDel="00501D98">
          <w:delText xml:space="preserve"> by researchers </w:delText>
        </w:r>
      </w:del>
      <w:r w:rsidR="0021011D" w:rsidRPr="00154FED">
        <w:t xml:space="preserve">to combat review manipulation, </w:t>
      </w:r>
      <w:r w:rsidR="00E03DBF" w:rsidRPr="00154FED">
        <w:t>few</w:t>
      </w:r>
      <w:r w:rsidR="00E1278D" w:rsidRPr="00154FED">
        <w:t xml:space="preserve"> </w:t>
      </w:r>
      <w:r w:rsidR="00025EB3" w:rsidRPr="00154FED">
        <w:t>s</w:t>
      </w:r>
      <w:r w:rsidR="00BB1160" w:rsidRPr="00154FED">
        <w:t>tudies</w:t>
      </w:r>
      <w:r w:rsidR="0014634E" w:rsidRPr="00154FED">
        <w:t xml:space="preserve"> </w:t>
      </w:r>
      <w:ins w:id="10" w:author="." w:date="2025-03-03T13:09:00Z" w16du:dateUtc="2025-03-03T05:09:00Z">
        <w:r w:rsidR="00944FE9" w:rsidRPr="00154FED">
          <w:t xml:space="preserve">have </w:t>
        </w:r>
      </w:ins>
      <w:r w:rsidR="00E03DBF" w:rsidRPr="00154FED">
        <w:t>consider</w:t>
      </w:r>
      <w:ins w:id="11" w:author="." w:date="2025-03-01T18:02:00Z" w16du:dateUtc="2025-03-01T10:02:00Z">
        <w:r w:rsidR="00501D98" w:rsidRPr="00154FED">
          <w:t xml:space="preserve">ed </w:t>
        </w:r>
      </w:ins>
      <w:del w:id="12" w:author="." w:date="2025-03-01T18:02:00Z" w16du:dateUtc="2025-03-01T10:02:00Z">
        <w:r w:rsidR="00E03DBF" w:rsidRPr="00154FED" w:rsidDel="00501D98">
          <w:delText xml:space="preserve"> </w:delText>
        </w:r>
        <w:r w:rsidR="005D0DE7" w:rsidRPr="00154FED" w:rsidDel="00501D98">
          <w:delText xml:space="preserve">the </w:delText>
        </w:r>
      </w:del>
      <w:r w:rsidR="00E03DBF" w:rsidRPr="00154FED">
        <w:t>platform</w:t>
      </w:r>
      <w:ins w:id="13" w:author="." w:date="2025-03-01T18:02:00Z" w16du:dateUtc="2025-03-01T10:02:00Z">
        <w:r w:rsidR="00501D98" w:rsidRPr="00154FED">
          <w:t>s</w:t>
        </w:r>
      </w:ins>
      <w:ins w:id="14" w:author="." w:date="2025-03-03T13:10:00Z" w16du:dateUtc="2025-03-03T05:10:00Z">
        <w:r w:rsidR="00944FE9" w:rsidRPr="00154FED">
          <w:t xml:space="preserve">’ </w:t>
        </w:r>
      </w:ins>
      <w:ins w:id="15" w:author="." w:date="2025-03-01T18:02:00Z" w16du:dateUtc="2025-03-01T10:02:00Z">
        <w:r w:rsidR="00501D98" w:rsidRPr="00154FED">
          <w:t>r</w:t>
        </w:r>
      </w:ins>
      <w:del w:id="16" w:author="." w:date="2025-03-01T18:02:00Z" w16du:dateUtc="2025-03-01T10:02:00Z">
        <w:r w:rsidR="00E03DBF" w:rsidRPr="00154FED" w:rsidDel="00501D98">
          <w:delText>’s r</w:delText>
        </w:r>
      </w:del>
      <w:r w:rsidR="00E03DBF" w:rsidRPr="00154FED">
        <w:t>evenue</w:t>
      </w:r>
      <w:ins w:id="17" w:author="." w:date="2025-03-03T13:10:00Z" w16du:dateUtc="2025-03-03T05:10:00Z">
        <w:r w:rsidR="00944FE9" w:rsidRPr="00154FED">
          <w:t>s</w:t>
        </w:r>
      </w:ins>
      <w:r w:rsidR="00E03DBF" w:rsidRPr="00154FED">
        <w:t xml:space="preserve"> from an economic perspective and explore</w:t>
      </w:r>
      <w:ins w:id="18" w:author="." w:date="2025-03-01T18:02:00Z" w16du:dateUtc="2025-03-01T10:02:00Z">
        <w:r w:rsidR="00501D98" w:rsidRPr="00154FED">
          <w:t>d</w:t>
        </w:r>
      </w:ins>
      <w:r w:rsidR="00E03DBF" w:rsidRPr="00154FED">
        <w:t xml:space="preserve"> how platform</w:t>
      </w:r>
      <w:r w:rsidR="00273A63" w:rsidRPr="00154FED">
        <w:t>s</w:t>
      </w:r>
      <w:r w:rsidR="00E03DBF" w:rsidRPr="00154FED">
        <w:t xml:space="preserve"> </w:t>
      </w:r>
      <w:r w:rsidR="00273A63" w:rsidRPr="00154FED">
        <w:t>affect the review manipulation of two asymmetric</w:t>
      </w:r>
      <w:ins w:id="19" w:author="." w:date="2025-03-01T18:02:00Z" w16du:dateUtc="2025-03-01T10:02:00Z">
        <w:r w:rsidR="00507965" w:rsidRPr="00154FED">
          <w:t>al</w:t>
        </w:r>
      </w:ins>
      <w:r w:rsidR="00273A63" w:rsidRPr="00154FED">
        <w:t xml:space="preserve"> firms</w:t>
      </w:r>
      <w:commentRangeEnd w:id="7"/>
      <w:r w:rsidR="00504F93">
        <w:rPr>
          <w:rStyle w:val="CommentReference"/>
          <w:rFonts w:asciiTheme="minorHAnsi" w:eastAsiaTheme="minorEastAsia" w:hAnsiTheme="minorHAnsi"/>
        </w:rPr>
        <w:commentReference w:id="7"/>
      </w:r>
      <w:r w:rsidR="00E03DBF" w:rsidRPr="00154FED">
        <w:t xml:space="preserve">. </w:t>
      </w:r>
      <w:r w:rsidR="00BB1160" w:rsidRPr="00154FED">
        <w:t xml:space="preserve">To fill </w:t>
      </w:r>
      <w:r w:rsidR="00697999" w:rsidRPr="00154FED">
        <w:t xml:space="preserve">this </w:t>
      </w:r>
      <w:r w:rsidR="00BB1160" w:rsidRPr="00154FED">
        <w:t>research gap, this paper</w:t>
      </w:r>
      <w:r w:rsidR="00C918C2" w:rsidRPr="00154FED">
        <w:t xml:space="preserve"> develops a</w:t>
      </w:r>
      <w:r w:rsidR="00756F33" w:rsidRPr="00154FED">
        <w:t xml:space="preserve"> </w:t>
      </w:r>
      <w:r w:rsidR="007C12FE" w:rsidRPr="00154FED">
        <w:t>three-player</w:t>
      </w:r>
      <w:r w:rsidR="00F852A1" w:rsidRPr="00154FED">
        <w:t xml:space="preserve"> </w:t>
      </w:r>
      <w:r w:rsidR="00C918C2" w:rsidRPr="00154FED">
        <w:t xml:space="preserve">game model to systematically explore the impact of review manipulation governance imposed by </w:t>
      </w:r>
      <w:del w:id="20" w:author="." w:date="2025-03-03T13:10:00Z" w16du:dateUtc="2025-03-03T05:10:00Z">
        <w:r w:rsidR="00C918C2" w:rsidRPr="00154FED" w:rsidDel="00944FE9">
          <w:delText xml:space="preserve">the </w:delText>
        </w:r>
      </w:del>
      <w:ins w:id="21" w:author="." w:date="2025-03-03T13:10:00Z" w16du:dateUtc="2025-03-03T05:10:00Z">
        <w:r w:rsidR="00944FE9" w:rsidRPr="00154FED">
          <w:t xml:space="preserve">a </w:t>
        </w:r>
      </w:ins>
      <w:r w:rsidR="00C918C2" w:rsidRPr="00154FED">
        <w:t xml:space="preserve">platform on </w:t>
      </w:r>
      <w:r w:rsidR="0014634E" w:rsidRPr="00154FED">
        <w:t>itself and</w:t>
      </w:r>
      <w:ins w:id="22" w:author="." w:date="2025-03-04T19:42:00Z" w16du:dateUtc="2025-03-04T11:42:00Z">
        <w:r w:rsidR="009B3D1F">
          <w:t xml:space="preserve"> on</w:t>
        </w:r>
      </w:ins>
      <w:r w:rsidR="0014634E" w:rsidRPr="00154FED">
        <w:t xml:space="preserve"> two asymmetrical firms </w:t>
      </w:r>
      <w:r w:rsidR="008223FD" w:rsidRPr="00154FED">
        <w:t>offer</w:t>
      </w:r>
      <w:r w:rsidR="00E1278D" w:rsidRPr="00154FED">
        <w:t>ing</w:t>
      </w:r>
      <w:r w:rsidR="008223FD" w:rsidRPr="00154FED">
        <w:t xml:space="preserve"> substitutable commodities on the</w:t>
      </w:r>
      <w:ins w:id="23" w:author="." w:date="2025-03-03T13:10:00Z" w16du:dateUtc="2025-03-03T05:10:00Z">
        <w:r w:rsidR="00944FE9" w:rsidRPr="00154FED">
          <w:t xml:space="preserve"> same</w:t>
        </w:r>
      </w:ins>
      <w:r w:rsidR="008223FD" w:rsidRPr="00154FED">
        <w:t xml:space="preserve"> platform.</w:t>
      </w:r>
      <w:r w:rsidR="002333C6" w:rsidRPr="00154FED">
        <w:t xml:space="preserve"> </w:t>
      </w:r>
      <w:r w:rsidR="00E1278D" w:rsidRPr="00154FED">
        <w:t>The r</w:t>
      </w:r>
      <w:r w:rsidR="002333C6" w:rsidRPr="00154FED">
        <w:t xml:space="preserve">esults </w:t>
      </w:r>
      <w:r w:rsidR="00B86F78" w:rsidRPr="00154FED">
        <w:t xml:space="preserve">reveal </w:t>
      </w:r>
      <w:r w:rsidR="002333C6" w:rsidRPr="00154FED">
        <w:t xml:space="preserve">that </w:t>
      </w:r>
      <w:r w:rsidR="00D05969" w:rsidRPr="00154FED">
        <w:t xml:space="preserve">governance helps </w:t>
      </w:r>
      <w:del w:id="24" w:author="." w:date="2025-03-01T18:02:00Z" w16du:dateUtc="2025-03-01T10:02:00Z">
        <w:r w:rsidR="00D05969" w:rsidRPr="00154FED" w:rsidDel="00360FCB">
          <w:delText xml:space="preserve">the </w:delText>
        </w:r>
      </w:del>
      <w:r w:rsidR="00D05969" w:rsidRPr="00154FED">
        <w:t>firm</w:t>
      </w:r>
      <w:ins w:id="25" w:author="." w:date="2025-03-01T18:02:00Z" w16du:dateUtc="2025-03-01T10:02:00Z">
        <w:r w:rsidR="00360FCB" w:rsidRPr="00154FED">
          <w:t>s</w:t>
        </w:r>
      </w:ins>
      <w:r w:rsidR="00D05969" w:rsidRPr="00154FED">
        <w:t xml:space="preserve"> avoid situations </w:t>
      </w:r>
      <w:del w:id="26" w:author="." w:date="2025-03-04T10:24:00Z" w16du:dateUtc="2025-03-04T02:24:00Z">
        <w:r w:rsidR="00D05969" w:rsidRPr="00154FED" w:rsidDel="001164DE">
          <w:delText xml:space="preserve">where </w:delText>
        </w:r>
      </w:del>
      <w:ins w:id="27" w:author="." w:date="2025-03-04T10:24:00Z" w16du:dateUtc="2025-03-04T02:24:00Z">
        <w:r w:rsidR="001164DE" w:rsidRPr="00154FED">
          <w:t xml:space="preserve">in which </w:t>
        </w:r>
      </w:ins>
      <w:del w:id="28" w:author="." w:date="2025-03-01T18:02:00Z" w16du:dateUtc="2025-03-01T10:02:00Z">
        <w:r w:rsidR="00D05969" w:rsidRPr="00154FED" w:rsidDel="00360FCB">
          <w:delText xml:space="preserve">it </w:delText>
        </w:r>
      </w:del>
      <w:ins w:id="29" w:author="." w:date="2025-03-01T18:02:00Z" w16du:dateUtc="2025-03-01T10:02:00Z">
        <w:r w:rsidR="00360FCB" w:rsidRPr="00154FED">
          <w:t xml:space="preserve">they </w:t>
        </w:r>
      </w:ins>
      <w:r w:rsidR="005B22C8" w:rsidRPr="00154FED">
        <w:t>should</w:t>
      </w:r>
      <w:r w:rsidR="00D05969" w:rsidRPr="00154FED">
        <w:t xml:space="preserve"> engage in manipulation due to competitive pressures. Furthermore, </w:t>
      </w:r>
      <w:del w:id="30" w:author="." w:date="2025-03-01T18:03:00Z" w16du:dateUtc="2025-03-01T10:03:00Z">
        <w:r w:rsidR="00D05969" w:rsidRPr="00154FED" w:rsidDel="00360FCB">
          <w:delText xml:space="preserve">we find that </w:delText>
        </w:r>
      </w:del>
      <w:r w:rsidR="00D05969" w:rsidRPr="00154FED">
        <w:t xml:space="preserve">even in the presence of governance, both firms may </w:t>
      </w:r>
      <w:del w:id="31" w:author="." w:date="2025-03-01T18:03:00Z" w16du:dateUtc="2025-03-01T10:03:00Z">
        <w:r w:rsidR="00D05969" w:rsidRPr="00154FED" w:rsidDel="00360FCB">
          <w:delText xml:space="preserve">also get </w:delText>
        </w:r>
      </w:del>
      <w:ins w:id="32" w:author="." w:date="2025-03-01T18:03:00Z" w16du:dateUtc="2025-03-01T10:03:00Z">
        <w:r w:rsidR="00360FCB" w:rsidRPr="00154FED">
          <w:t xml:space="preserve">become </w:t>
        </w:r>
      </w:ins>
      <w:r w:rsidR="00D05969" w:rsidRPr="00154FED">
        <w:t>trapped in a prisoner</w:t>
      </w:r>
      <w:r w:rsidR="009E6B76" w:rsidRPr="00154FED">
        <w:t>’</w:t>
      </w:r>
      <w:r w:rsidR="00D05969" w:rsidRPr="00154FED">
        <w:t xml:space="preserve">s dilemma. </w:t>
      </w:r>
      <w:commentRangeStart w:id="33"/>
      <w:r w:rsidR="00D05969" w:rsidRPr="00154FED">
        <w:t xml:space="preserve">Even if the platform imposes review manipulation governance, </w:t>
      </w:r>
      <w:ins w:id="34" w:author="." w:date="2025-03-01T18:03:00Z" w16du:dateUtc="2025-03-01T10:03:00Z">
        <w:r w:rsidR="00360FCB" w:rsidRPr="00154FED">
          <w:t xml:space="preserve">both </w:t>
        </w:r>
      </w:ins>
      <w:r w:rsidR="00D05969" w:rsidRPr="00154FED">
        <w:t xml:space="preserve">firms </w:t>
      </w:r>
      <w:ins w:id="35" w:author="." w:date="2025-03-01T18:03:00Z" w16du:dateUtc="2025-03-01T10:03:00Z">
        <w:r w:rsidR="00360FCB" w:rsidRPr="00154FED">
          <w:t xml:space="preserve">and the platform </w:t>
        </w:r>
      </w:ins>
      <w:del w:id="36" w:author="." w:date="2025-03-01T18:03:00Z" w16du:dateUtc="2025-03-01T10:03:00Z">
        <w:r w:rsidR="00D05969" w:rsidRPr="00154FED" w:rsidDel="00360FCB">
          <w:delText xml:space="preserve">and the platform </w:delText>
        </w:r>
      </w:del>
      <w:r w:rsidR="00D05969" w:rsidRPr="00154FED">
        <w:t xml:space="preserve">can </w:t>
      </w:r>
      <w:del w:id="37" w:author="." w:date="2025-03-01T18:03:00Z" w16du:dateUtc="2025-03-01T10:03:00Z">
        <w:r w:rsidR="00D05969" w:rsidRPr="00154FED" w:rsidDel="00360FCB">
          <w:delText xml:space="preserve">also </w:delText>
        </w:r>
      </w:del>
      <w:r w:rsidR="00D05969" w:rsidRPr="00154FED">
        <w:t>benefit from manipulation</w:t>
      </w:r>
      <w:commentRangeEnd w:id="33"/>
      <w:r w:rsidR="00944FE9" w:rsidRPr="00154FED">
        <w:rPr>
          <w:rStyle w:val="CommentReference"/>
          <w:rFonts w:asciiTheme="minorHAnsi" w:eastAsiaTheme="minorEastAsia" w:hAnsiTheme="minorHAnsi"/>
        </w:rPr>
        <w:commentReference w:id="33"/>
      </w:r>
      <w:r w:rsidR="00D05969" w:rsidRPr="00154FED">
        <w:t xml:space="preserve">. </w:t>
      </w:r>
      <w:r w:rsidR="00533F7F" w:rsidRPr="00154FED">
        <w:t>We also consider the temporal effects of governance on the platform</w:t>
      </w:r>
      <w:r w:rsidR="0010046F" w:rsidRPr="00154FED">
        <w:t>’</w:t>
      </w:r>
      <w:r w:rsidR="00533F7F" w:rsidRPr="00154FED">
        <w:t>s revenue and validate</w:t>
      </w:r>
      <w:ins w:id="38" w:author="." w:date="2025-03-03T13:10:00Z" w16du:dateUtc="2025-03-03T05:10:00Z">
        <w:r w:rsidR="00944FE9" w:rsidRPr="00154FED">
          <w:t xml:space="preserve"> </w:t>
        </w:r>
      </w:ins>
      <w:del w:id="39" w:author="." w:date="2025-03-03T13:10:00Z" w16du:dateUtc="2025-03-03T05:10:00Z">
        <w:r w:rsidR="00533F7F" w:rsidRPr="00154FED" w:rsidDel="00944FE9">
          <w:delText xml:space="preserve"> </w:delText>
        </w:r>
      </w:del>
      <w:del w:id="40" w:author="." w:date="2025-03-01T18:03:00Z" w16du:dateUtc="2025-03-01T10:03:00Z">
        <w:r w:rsidR="00533F7F" w:rsidRPr="00154FED" w:rsidDel="00360FCB">
          <w:delText xml:space="preserve">that it is </w:delText>
        </w:r>
      </w:del>
      <w:ins w:id="41" w:author="." w:date="2025-03-03T13:10:00Z" w16du:dateUtc="2025-03-03T05:10:00Z">
        <w:r w:rsidR="00944FE9" w:rsidRPr="00154FED">
          <w:t xml:space="preserve">whether it is </w:t>
        </w:r>
      </w:ins>
      <w:r w:rsidR="00533F7F" w:rsidRPr="00154FED">
        <w:t>benefi</w:t>
      </w:r>
      <w:r w:rsidR="00533F7F" w:rsidRPr="00154FED">
        <w:rPr>
          <w:rFonts w:hint="eastAsia"/>
        </w:rPr>
        <w:t>c</w:t>
      </w:r>
      <w:r w:rsidR="00533F7F" w:rsidRPr="00154FED">
        <w:t>ial for the platform to impose review manipulation governance in the long run</w:t>
      </w:r>
      <w:r w:rsidR="00E132B9" w:rsidRPr="00154FED">
        <w:t xml:space="preserve">. </w:t>
      </w:r>
      <w:r w:rsidR="00136188" w:rsidRPr="00154FED">
        <w:t xml:space="preserve">Quantitative analysis </w:t>
      </w:r>
      <w:r w:rsidR="00D05969" w:rsidRPr="00154FED">
        <w:t xml:space="preserve">is conducted to elucidate the benefits </w:t>
      </w:r>
      <w:del w:id="42" w:author="." w:date="2025-03-03T13:11:00Z" w16du:dateUtc="2025-03-03T05:11:00Z">
        <w:r w:rsidR="00D05969" w:rsidRPr="00154FED" w:rsidDel="00944FE9">
          <w:delText xml:space="preserve">for </w:delText>
        </w:r>
      </w:del>
      <w:ins w:id="43" w:author="." w:date="2025-03-03T13:11:00Z" w16du:dateUtc="2025-03-03T05:11:00Z">
        <w:r w:rsidR="00944FE9" w:rsidRPr="00154FED">
          <w:t xml:space="preserve">that can be attained by </w:t>
        </w:r>
      </w:ins>
      <w:r w:rsidR="00D05969" w:rsidRPr="00154FED">
        <w:t>the three parties under different circumstances. This analysis holds practical significance for e-commerce platforms and firms seeking to impose appropriate measures</w:t>
      </w:r>
      <w:r w:rsidR="00E31349" w:rsidRPr="00154FED">
        <w:t xml:space="preserve"> </w:t>
      </w:r>
      <w:del w:id="44" w:author="." w:date="2025-03-04T19:42:00Z" w16du:dateUtc="2025-03-04T11:42:00Z">
        <w:r w:rsidR="00E31349" w:rsidRPr="00154FED" w:rsidDel="009B3D1F">
          <w:rPr>
            <w:rFonts w:hint="eastAsia"/>
          </w:rPr>
          <w:delText>in</w:delText>
        </w:r>
      </w:del>
      <w:ins w:id="45" w:author="." w:date="2025-03-04T19:42:00Z" w16du:dateUtc="2025-03-04T11:42:00Z">
        <w:r w:rsidR="009B3D1F">
          <w:t>per</w:t>
        </w:r>
      </w:ins>
      <w:ins w:id="46" w:author="." w:date="2025-03-04T19:43:00Z" w16du:dateUtc="2025-03-04T11:43:00Z">
        <w:r w:rsidR="009B3D1F">
          <w:t xml:space="preserve">taining to </w:t>
        </w:r>
      </w:ins>
      <w:del w:id="47" w:author="." w:date="2025-03-04T19:43:00Z" w16du:dateUtc="2025-03-04T11:43:00Z">
        <w:r w:rsidR="00E31349" w:rsidRPr="00154FED" w:rsidDel="009B3D1F">
          <w:delText xml:space="preserve"> </w:delText>
        </w:r>
      </w:del>
      <w:r w:rsidR="00E31349" w:rsidRPr="00154FED">
        <w:rPr>
          <w:rFonts w:hint="eastAsia"/>
        </w:rPr>
        <w:t>re</w:t>
      </w:r>
      <w:r w:rsidR="00E31349" w:rsidRPr="00154FED">
        <w:t>view manipulation</w:t>
      </w:r>
      <w:r w:rsidR="00D05969" w:rsidRPr="00154FED">
        <w:t xml:space="preserve">. </w:t>
      </w:r>
    </w:p>
    <w:p w14:paraId="5B4A0C0C" w14:textId="0F960747" w:rsidR="00BC1525" w:rsidRPr="00154FED" w:rsidRDefault="00BC1525" w:rsidP="008F5698">
      <w:pPr>
        <w:pStyle w:val="-8"/>
        <w:spacing w:line="360" w:lineRule="auto"/>
        <w:ind w:firstLine="221"/>
        <w:rPr>
          <w:b/>
        </w:rPr>
      </w:pPr>
      <w:r w:rsidRPr="00154FED">
        <w:rPr>
          <w:b/>
        </w:rPr>
        <w:t>Keywords:</w:t>
      </w:r>
      <w:r w:rsidR="00F70A2A" w:rsidRPr="00154FED">
        <w:rPr>
          <w:b/>
        </w:rPr>
        <w:t xml:space="preserve"> </w:t>
      </w:r>
      <w:r w:rsidR="005E0A17" w:rsidRPr="00154FED">
        <w:t>R</w:t>
      </w:r>
      <w:r w:rsidR="00F70A2A" w:rsidRPr="00154FED">
        <w:t xml:space="preserve">eview manipulation, </w:t>
      </w:r>
      <w:r w:rsidR="0075558E" w:rsidRPr="00154FED">
        <w:t>p</w:t>
      </w:r>
      <w:r w:rsidR="00F70A2A" w:rsidRPr="00154FED">
        <w:t xml:space="preserve">latform governance, </w:t>
      </w:r>
      <w:r w:rsidR="0075558E" w:rsidRPr="00154FED">
        <w:t>t</w:t>
      </w:r>
      <w:r w:rsidR="007C12FE" w:rsidRPr="00154FED">
        <w:t>hree-player</w:t>
      </w:r>
      <w:r w:rsidR="00F852A1" w:rsidRPr="00154FED">
        <w:t xml:space="preserve"> </w:t>
      </w:r>
      <w:r w:rsidR="00F70A2A" w:rsidRPr="00154FED">
        <w:t>game model</w:t>
      </w:r>
    </w:p>
    <w:p w14:paraId="32F21681" w14:textId="1993C7DC" w:rsidR="00BE239E" w:rsidRPr="00154FED" w:rsidRDefault="00BE239E" w:rsidP="008F5698">
      <w:pPr>
        <w:pStyle w:val="-1"/>
        <w:spacing w:line="360" w:lineRule="auto"/>
      </w:pPr>
      <w:r w:rsidRPr="00154FED">
        <w:t>Introduction</w:t>
      </w:r>
    </w:p>
    <w:p w14:paraId="46BCFC69" w14:textId="45AF4FA9" w:rsidR="00BE239E" w:rsidRPr="00154FED" w:rsidDel="00EB4104" w:rsidRDefault="00B80B11">
      <w:pPr>
        <w:pStyle w:val="-8"/>
        <w:spacing w:line="360" w:lineRule="auto"/>
        <w:rPr>
          <w:del w:id="48" w:author="." w:date="2025-03-03T13:50:00Z" w16du:dateUtc="2025-03-03T05:50:00Z"/>
          <w:rStyle w:val="text-dst"/>
          <w:b/>
          <w:sz w:val="24"/>
        </w:rPr>
        <w:pPrChange w:id="49" w:author="." w:date="2025-03-03T13:50:00Z" w16du:dateUtc="2025-03-03T05:50:00Z">
          <w:pPr>
            <w:pStyle w:val="-8"/>
            <w:spacing w:line="480" w:lineRule="auto"/>
          </w:pPr>
        </w:pPrChange>
      </w:pPr>
      <w:r w:rsidRPr="00154FED">
        <w:t>The significant impact of online product reviews on consumers</w:t>
      </w:r>
      <w:r w:rsidR="0010046F" w:rsidRPr="00154FED">
        <w:t>’</w:t>
      </w:r>
      <w:r w:rsidRPr="00154FED">
        <w:t xml:space="preserve"> purchasing decisions has led to the manipulation of reviews by online firms </w:t>
      </w:r>
      <w:del w:id="50" w:author="." w:date="2025-03-03T13:11:00Z" w16du:dateUtc="2025-03-03T05:11:00Z">
        <w:r w:rsidRPr="00154FED" w:rsidDel="00944FE9">
          <w:delText xml:space="preserve">in </w:delText>
        </w:r>
      </w:del>
      <w:ins w:id="51" w:author="." w:date="2025-03-03T13:11:00Z" w16du:dateUtc="2025-03-03T05:11:00Z">
        <w:r w:rsidR="00944FE9" w:rsidRPr="00154FED">
          <w:t xml:space="preserve">operating </w:t>
        </w:r>
      </w:ins>
      <w:ins w:id="52" w:author="." w:date="2025-03-03T13:12:00Z" w16du:dateUtc="2025-03-03T05:12:00Z">
        <w:r w:rsidR="00944FE9" w:rsidRPr="00154FED">
          <w:t xml:space="preserve">in the </w:t>
        </w:r>
      </w:ins>
      <w:del w:id="53" w:author="." w:date="2025-03-03T13:12:00Z" w16du:dateUtc="2025-03-03T05:12:00Z">
        <w:r w:rsidRPr="00154FED" w:rsidDel="00944FE9">
          <w:delText xml:space="preserve">the </w:delText>
        </w:r>
      </w:del>
      <w:r w:rsidRPr="00154FED">
        <w:t xml:space="preserve">e-commerce industry. E-commerce </w:t>
      </w:r>
      <w:r w:rsidRPr="00154FED">
        <w:rPr>
          <w:rFonts w:hint="eastAsia"/>
        </w:rPr>
        <w:t>firm</w:t>
      </w:r>
      <w:r w:rsidRPr="00154FED">
        <w:t xml:space="preserve">s are often tempted to manipulate online reviews to gain a competitive edge in the online market. </w:t>
      </w:r>
      <w:r w:rsidR="005C06C5" w:rsidRPr="00154FED">
        <w:rPr>
          <w:rStyle w:val="text-dst"/>
        </w:rPr>
        <w:t xml:space="preserve">A survey showed that 87.0% of respondents </w:t>
      </w:r>
      <w:del w:id="54" w:author="." w:date="2025-03-03T13:36:00Z" w16du:dateUtc="2025-03-03T05:36:00Z">
        <w:r w:rsidR="005C06C5" w:rsidRPr="00154FED" w:rsidDel="0092553E">
          <w:rPr>
            <w:rStyle w:val="text-dst"/>
          </w:rPr>
          <w:delText xml:space="preserve">said </w:delText>
        </w:r>
      </w:del>
      <w:ins w:id="55" w:author="." w:date="2025-03-03T13:36:00Z" w16du:dateUtc="2025-03-03T05:36:00Z">
        <w:r w:rsidR="0092553E" w:rsidRPr="00154FED">
          <w:rPr>
            <w:rStyle w:val="text-dst"/>
          </w:rPr>
          <w:t xml:space="preserve">stated </w:t>
        </w:r>
      </w:ins>
      <w:r w:rsidR="005C06C5" w:rsidRPr="00154FED">
        <w:rPr>
          <w:rStyle w:val="text-dst"/>
        </w:rPr>
        <w:t xml:space="preserve">they had been fooled by </w:t>
      </w:r>
      <w:r w:rsidR="009E7409" w:rsidRPr="00154FED">
        <w:rPr>
          <w:rStyle w:val="text-dst"/>
        </w:rPr>
        <w:t>fraudulent</w:t>
      </w:r>
      <w:r w:rsidR="005C06C5" w:rsidRPr="00154FED">
        <w:rPr>
          <w:rStyle w:val="text-dst"/>
        </w:rPr>
        <w:t xml:space="preserve"> reviews, with 12.2%</w:t>
      </w:r>
      <w:del w:id="56" w:author="." w:date="2025-03-04T19:43:00Z" w16du:dateUtc="2025-03-04T11:43:00Z">
        <w:r w:rsidR="005C06C5" w:rsidRPr="00154FED" w:rsidDel="00E174D4">
          <w:rPr>
            <w:rStyle w:val="text-dst"/>
          </w:rPr>
          <w:delText xml:space="preserve"> of them</w:delText>
        </w:r>
      </w:del>
      <w:r w:rsidR="005C06C5" w:rsidRPr="00154FED">
        <w:rPr>
          <w:rStyle w:val="text-dst"/>
        </w:rPr>
        <w:t xml:space="preserve"> saying they had </w:t>
      </w:r>
      <w:commentRangeStart w:id="57"/>
      <w:r w:rsidR="005C06C5" w:rsidRPr="00154FED">
        <w:rPr>
          <w:rStyle w:val="text-dst"/>
        </w:rPr>
        <w:t xml:space="preserve">done so </w:t>
      </w:r>
      <w:commentRangeEnd w:id="57"/>
      <w:r w:rsidR="0092553E" w:rsidRPr="00154FED">
        <w:rPr>
          <w:rStyle w:val="CommentReference"/>
          <w:rFonts w:asciiTheme="minorHAnsi" w:eastAsiaTheme="minorEastAsia" w:hAnsiTheme="minorHAnsi"/>
        </w:rPr>
        <w:commentReference w:id="57"/>
      </w:r>
      <w:r w:rsidR="005C06C5" w:rsidRPr="00154FED">
        <w:rPr>
          <w:rStyle w:val="text-dst"/>
        </w:rPr>
        <w:t xml:space="preserve">several times. Moreover, 84.7% of the respondents confirmed that the high number of fake </w:t>
      </w:r>
      <w:del w:id="58" w:author="." w:date="2025-03-03T13:38:00Z" w16du:dateUtc="2025-03-03T05:38:00Z">
        <w:r w:rsidR="005C06C5" w:rsidRPr="00154FED" w:rsidDel="00A31170">
          <w:rPr>
            <w:rStyle w:val="text-dst"/>
          </w:rPr>
          <w:delText xml:space="preserve">evaluations of </w:delText>
        </w:r>
      </w:del>
      <w:r w:rsidR="005C06C5" w:rsidRPr="00154FED">
        <w:rPr>
          <w:rStyle w:val="text-dst"/>
        </w:rPr>
        <w:t>product</w:t>
      </w:r>
      <w:ins w:id="59" w:author="." w:date="2025-03-03T13:38:00Z" w16du:dateUtc="2025-03-03T05:38:00Z">
        <w:r w:rsidR="00A31170" w:rsidRPr="00154FED">
          <w:rPr>
            <w:rStyle w:val="text-dst"/>
          </w:rPr>
          <w:t xml:space="preserve"> evaluations </w:t>
        </w:r>
      </w:ins>
      <w:del w:id="60" w:author="." w:date="2025-03-03T13:38:00Z" w16du:dateUtc="2025-03-03T05:38:00Z">
        <w:r w:rsidR="005C06C5" w:rsidRPr="00154FED" w:rsidDel="00A31170">
          <w:rPr>
            <w:rStyle w:val="text-dst"/>
          </w:rPr>
          <w:delText xml:space="preserve">s </w:delText>
        </w:r>
      </w:del>
      <w:r w:rsidR="005C06C5" w:rsidRPr="00154FED">
        <w:rPr>
          <w:rStyle w:val="text-dst"/>
        </w:rPr>
        <w:t xml:space="preserve">on an e-commerce </w:t>
      </w:r>
      <w:r w:rsidR="005C06C5" w:rsidRPr="00154FED">
        <w:rPr>
          <w:rStyle w:val="text-dst"/>
        </w:rPr>
        <w:lastRenderedPageBreak/>
        <w:t xml:space="preserve">platform </w:t>
      </w:r>
      <w:del w:id="61" w:author="." w:date="2025-03-03T13:47:00Z" w16du:dateUtc="2025-03-03T05:47:00Z">
        <w:r w:rsidR="005C06C5" w:rsidRPr="00154FED" w:rsidDel="00EB4104">
          <w:rPr>
            <w:rStyle w:val="text-dst"/>
          </w:rPr>
          <w:delText xml:space="preserve">would greatly </w:delText>
        </w:r>
      </w:del>
      <w:r w:rsidR="005C06C5" w:rsidRPr="00154FED">
        <w:rPr>
          <w:rStyle w:val="text-dst"/>
        </w:rPr>
        <w:t>affect</w:t>
      </w:r>
      <w:ins w:id="62" w:author="." w:date="2025-03-04T19:43:00Z" w16du:dateUtc="2025-03-04T11:43:00Z">
        <w:r w:rsidR="00E174D4">
          <w:rPr>
            <w:rStyle w:val="text-dst"/>
          </w:rPr>
          <w:t>s</w:t>
        </w:r>
      </w:ins>
      <w:r w:rsidR="005C06C5" w:rsidRPr="00154FED">
        <w:rPr>
          <w:rStyle w:val="text-dst"/>
        </w:rPr>
        <w:t xml:space="preserve"> </w:t>
      </w:r>
      <w:del w:id="63" w:author="." w:date="2025-03-03T13:47:00Z" w16du:dateUtc="2025-03-03T05:47:00Z">
        <w:r w:rsidR="005C06C5" w:rsidRPr="00154FED" w:rsidDel="00EB4104">
          <w:rPr>
            <w:rStyle w:val="text-dst"/>
          </w:rPr>
          <w:delText xml:space="preserve">the </w:delText>
        </w:r>
      </w:del>
      <w:ins w:id="64" w:author="." w:date="2025-03-03T13:47:00Z" w16du:dateUtc="2025-03-03T05:47:00Z">
        <w:r w:rsidR="00EB4104" w:rsidRPr="00154FED">
          <w:rPr>
            <w:rStyle w:val="text-dst"/>
          </w:rPr>
          <w:t xml:space="preserve">its </w:t>
        </w:r>
      </w:ins>
      <w:r w:rsidR="005C06C5" w:rsidRPr="00154FED">
        <w:rPr>
          <w:rStyle w:val="text-dst"/>
        </w:rPr>
        <w:t>credibility evaluation</w:t>
      </w:r>
      <w:del w:id="65" w:author="." w:date="2025-03-03T13:47:00Z" w16du:dateUtc="2025-03-03T05:47:00Z">
        <w:r w:rsidR="005C06C5" w:rsidRPr="00154FED" w:rsidDel="00EB4104">
          <w:rPr>
            <w:rStyle w:val="text-dst"/>
          </w:rPr>
          <w:delText xml:space="preserve"> of </w:delText>
        </w:r>
      </w:del>
      <w:del w:id="66" w:author="." w:date="2025-03-03T13:38:00Z" w16du:dateUtc="2025-03-03T05:38:00Z">
        <w:r w:rsidR="005C06C5" w:rsidRPr="00154FED" w:rsidDel="00A31170">
          <w:rPr>
            <w:rStyle w:val="text-dst"/>
          </w:rPr>
          <w:delText xml:space="preserve">the </w:delText>
        </w:r>
      </w:del>
      <w:del w:id="67" w:author="." w:date="2025-03-03T13:47:00Z" w16du:dateUtc="2025-03-03T05:47:00Z">
        <w:r w:rsidR="005C06C5" w:rsidRPr="00154FED" w:rsidDel="00EB4104">
          <w:rPr>
            <w:rStyle w:val="text-dst"/>
          </w:rPr>
          <w:delText>platform</w:delText>
        </w:r>
      </w:del>
      <w:r w:rsidR="0064622C" w:rsidRPr="009B3D1F">
        <w:rPr>
          <w:rStyle w:val="FootnoteReference"/>
        </w:rPr>
        <w:footnoteReference w:id="1"/>
      </w:r>
      <w:r w:rsidR="005C06C5" w:rsidRPr="00154FED">
        <w:rPr>
          <w:rStyle w:val="text-dst"/>
        </w:rPr>
        <w:t>.</w:t>
      </w:r>
      <w:r w:rsidR="005C06C5" w:rsidRPr="00154FED">
        <w:t xml:space="preserve"> </w:t>
      </w:r>
      <w:r w:rsidR="00BE239E" w:rsidRPr="00154FED">
        <w:rPr>
          <w:rStyle w:val="text-dst"/>
          <w:rFonts w:hint="eastAsia"/>
        </w:rPr>
        <w:t xml:space="preserve">Online review manipulation not only hurts </w:t>
      </w:r>
      <w:ins w:id="68" w:author="." w:date="2025-03-03T13:47:00Z" w16du:dateUtc="2025-03-03T05:47:00Z">
        <w:r w:rsidR="00EB4104" w:rsidRPr="00154FED">
          <w:rPr>
            <w:rStyle w:val="text-dst"/>
          </w:rPr>
          <w:t xml:space="preserve">a platform’s </w:t>
        </w:r>
      </w:ins>
      <w:del w:id="69" w:author="." w:date="2025-03-03T13:47:00Z" w16du:dateUtc="2025-03-03T05:47:00Z">
        <w:r w:rsidR="00BE239E" w:rsidRPr="00154FED" w:rsidDel="00EB4104">
          <w:delText xml:space="preserve">the </w:delText>
        </w:r>
      </w:del>
      <w:r w:rsidR="00BE239E" w:rsidRPr="00154FED">
        <w:t xml:space="preserve">credibility </w:t>
      </w:r>
      <w:del w:id="70" w:author="." w:date="2025-03-03T13:47:00Z" w16du:dateUtc="2025-03-03T05:47:00Z">
        <w:r w:rsidR="00BE239E" w:rsidRPr="00154FED" w:rsidDel="00EB4104">
          <w:delText>of the platform</w:delText>
        </w:r>
        <w:r w:rsidR="00BE239E" w:rsidRPr="00154FED" w:rsidDel="00EB4104">
          <w:rPr>
            <w:rStyle w:val="text-dst"/>
            <w:rFonts w:hint="eastAsia"/>
          </w:rPr>
          <w:delText xml:space="preserve"> </w:delText>
        </w:r>
      </w:del>
      <w:r w:rsidR="00BE239E" w:rsidRPr="00154FED">
        <w:rPr>
          <w:rStyle w:val="text-dst"/>
          <w:rFonts w:hint="eastAsia"/>
        </w:rPr>
        <w:t xml:space="preserve">but also </w:t>
      </w:r>
      <w:del w:id="71" w:author="." w:date="2025-03-03T13:47:00Z" w16du:dateUtc="2025-03-03T05:47:00Z">
        <w:r w:rsidRPr="00154FED" w:rsidDel="00EB4104">
          <w:rPr>
            <w:rStyle w:val="text-dst"/>
          </w:rPr>
          <w:delText xml:space="preserve">results in </w:delText>
        </w:r>
      </w:del>
      <w:ins w:id="72" w:author="." w:date="2025-03-03T13:47:00Z" w16du:dateUtc="2025-03-03T05:47:00Z">
        <w:r w:rsidR="00EB4104" w:rsidRPr="00154FED">
          <w:rPr>
            <w:rStyle w:val="text-dst"/>
          </w:rPr>
          <w:t xml:space="preserve">leads to </w:t>
        </w:r>
      </w:ins>
      <w:r w:rsidRPr="00154FED">
        <w:rPr>
          <w:rStyle w:val="text-dst"/>
        </w:rPr>
        <w:t>substantial</w:t>
      </w:r>
      <w:r w:rsidR="00BE239E" w:rsidRPr="00154FED">
        <w:rPr>
          <w:rStyle w:val="text-dst"/>
          <w:rFonts w:hint="eastAsia"/>
        </w:rPr>
        <w:t xml:space="preserve"> e</w:t>
      </w:r>
      <w:r w:rsidR="00BE239E" w:rsidRPr="00154FED">
        <w:rPr>
          <w:rStyle w:val="text-dst"/>
        </w:rPr>
        <w:t xml:space="preserve">conomic </w:t>
      </w:r>
      <w:r w:rsidR="00BE239E" w:rsidRPr="00154FED">
        <w:rPr>
          <w:rStyle w:val="text-dst"/>
          <w:rFonts w:hint="eastAsia"/>
        </w:rPr>
        <w:t>l</w:t>
      </w:r>
      <w:r w:rsidR="00BE239E" w:rsidRPr="00154FED">
        <w:rPr>
          <w:rStyle w:val="text-dst"/>
        </w:rPr>
        <w:t>oss</w:t>
      </w:r>
      <w:r w:rsidR="00BE239E" w:rsidRPr="00154FED">
        <w:rPr>
          <w:rStyle w:val="text-dst"/>
          <w:rFonts w:hint="eastAsia"/>
        </w:rPr>
        <w:t xml:space="preserve"> </w:t>
      </w:r>
      <w:r w:rsidRPr="00154FED">
        <w:rPr>
          <w:rStyle w:val="text-dst"/>
        </w:rPr>
        <w:t>for</w:t>
      </w:r>
      <w:r w:rsidR="00BE239E" w:rsidRPr="00154FED">
        <w:rPr>
          <w:rStyle w:val="text-dst"/>
          <w:rFonts w:hint="eastAsia"/>
        </w:rPr>
        <w:t xml:space="preserve"> </w:t>
      </w:r>
      <w:r w:rsidR="00BE239E" w:rsidRPr="00154FED">
        <w:rPr>
          <w:rStyle w:val="text-dst"/>
        </w:rPr>
        <w:t>stakeholders</w:t>
      </w:r>
      <w:r w:rsidR="00460034" w:rsidRPr="00154FED">
        <w:rPr>
          <w:rStyle w:val="text-dst"/>
        </w:rPr>
        <w:t xml:space="preserve"> </w:t>
      </w:r>
      <w:commentRangeStart w:id="73"/>
      <w:r w:rsidR="00BA4D45" w:rsidRPr="00154FED">
        <w:rPr>
          <w:rStyle w:val="text-dst"/>
        </w:rPr>
        <w:fldChar w:fldCharType="begin"/>
      </w:r>
      <w:r w:rsidR="00E3224A" w:rsidRPr="00154FED">
        <w:rPr>
          <w:rStyle w:val="text-dst"/>
        </w:rPr>
        <w:instrText xml:space="preserve"> ADDIN ZOTERO_ITEM CSL_CITATION {"citationID":"561ZQIdc","properties":{"formattedCitation":"[1]","plainCitation":"[1]","noteIndex":0},"citationItems":[{"id":165,"uris":["http://zotero.org/users/local/NlrNCHla/items/ZQNESJNG"],"itemData":{"id":165,"type":"article-journal","abstract":"Built upon the discretionary accrual-based earnings management framework, our paper develops a discretionary manipulation proxy to study the management of online reviews. We reveal that fraudulent review manipulation is a serious problem for 1) non-bestseller books; 2) books whose reviews are classified as not very helpful; 3) books that experience greater variability in the helpfulness of their online reviews; and 4) popular books as well as high-priced books. We also show that review management decreases with the passage of time. Just like fraudulent earnings management, manipulated online reviews reflect inauthentic information from which consumers might derive wrong valuation especially for books with the above characteristics and be persuaded to purchase the wrong item. The findings from this research sound a note of caution for all consumers that make use of online reviews of books for making purchases and encourage them to delve deeper into the reviews without getting trapped in their fraudulent manipulation.","collection-title":"On quantitative methods for detection of financial fraud","container-title":"Decision Support Systems","DOI":"10.1016/j.dss.2010.08.013","ISSN":"0167-9236","issue":"3","journalAbbreviation":"Decision Support Systems","language":"en","page":"627-635","source":"ScienceDirect","title":"Manipulation in digital word-of-mouth: A reality check for book reviews","title-short":"Manipulation in digital word-of-mouth","volume":"50","author":[{"family":"Hu","given":"Nan"},{"family":"Bose","given":"Indranil"},{"family":"Gao","given":"Yunjun"},{"family":"Liu","given":"Ling"}],"issued":{"date-parts":[["2011",2,1]]}}}],"schema":"https://github.com/citation-style-language/schema/raw/master/csl-citation.json"} </w:instrText>
      </w:r>
      <w:r w:rsidR="00BA4D45" w:rsidRPr="00154FED">
        <w:rPr>
          <w:rStyle w:val="text-dst"/>
        </w:rPr>
        <w:fldChar w:fldCharType="separate"/>
      </w:r>
      <w:r w:rsidR="001D600F" w:rsidRPr="00154FED">
        <w:rPr>
          <w:rFonts w:cs="Times New Roman"/>
        </w:rPr>
        <w:t>[1]</w:t>
      </w:r>
      <w:r w:rsidR="00BA4D45" w:rsidRPr="00154FED">
        <w:rPr>
          <w:rStyle w:val="text-dst"/>
        </w:rPr>
        <w:fldChar w:fldCharType="end"/>
      </w:r>
      <w:commentRangeEnd w:id="73"/>
      <w:r w:rsidR="00EB4104" w:rsidRPr="00154FED">
        <w:rPr>
          <w:rStyle w:val="CommentReference"/>
          <w:rFonts w:asciiTheme="minorHAnsi" w:eastAsiaTheme="minorEastAsia" w:hAnsiTheme="minorHAnsi"/>
        </w:rPr>
        <w:commentReference w:id="73"/>
      </w:r>
      <w:r w:rsidR="0037064B" w:rsidRPr="00154FED">
        <w:rPr>
          <w:rStyle w:val="text-dst"/>
        </w:rPr>
        <w:t xml:space="preserve">. </w:t>
      </w:r>
      <w:del w:id="74" w:author="." w:date="2025-03-03T13:38:00Z" w16du:dateUtc="2025-03-03T05:38:00Z">
        <w:r w:rsidR="00BE239E" w:rsidRPr="00154FED" w:rsidDel="00A31170">
          <w:rPr>
            <w:rStyle w:val="text-dst"/>
          </w:rPr>
          <w:delText>According to</w:delText>
        </w:r>
      </w:del>
      <w:ins w:id="75" w:author="." w:date="2025-03-03T13:47:00Z" w16du:dateUtc="2025-03-03T05:47:00Z">
        <w:r w:rsidR="00EB4104" w:rsidRPr="00154FED">
          <w:rPr>
            <w:rStyle w:val="text-dst"/>
          </w:rPr>
          <w:t>T</w:t>
        </w:r>
      </w:ins>
      <w:ins w:id="76" w:author="." w:date="2025-03-03T13:48:00Z" w16du:dateUtc="2025-03-03T05:48:00Z">
        <w:r w:rsidR="00EB4104" w:rsidRPr="00154FED">
          <w:rPr>
            <w:rStyle w:val="text-dst"/>
          </w:rPr>
          <w:t xml:space="preserve">he results of a </w:t>
        </w:r>
      </w:ins>
      <w:del w:id="77" w:author="." w:date="2025-03-03T13:38:00Z" w16du:dateUtc="2025-03-03T05:38:00Z">
        <w:r w:rsidR="00BE239E" w:rsidRPr="00154FED" w:rsidDel="00A31170">
          <w:rPr>
            <w:rStyle w:val="text-dst"/>
          </w:rPr>
          <w:delText xml:space="preserve"> a </w:delText>
        </w:r>
      </w:del>
      <w:r w:rsidR="00BE239E" w:rsidRPr="00154FED">
        <w:rPr>
          <w:rStyle w:val="text-dst"/>
        </w:rPr>
        <w:t xml:space="preserve">survey </w:t>
      </w:r>
      <w:r w:rsidRPr="00154FED">
        <w:rPr>
          <w:rStyle w:val="text-dst"/>
        </w:rPr>
        <w:t xml:space="preserve">conducted </w:t>
      </w:r>
      <w:r w:rsidR="00BE239E" w:rsidRPr="00154FED">
        <w:rPr>
          <w:rStyle w:val="text-dst"/>
        </w:rPr>
        <w:t>by the Federal Trade Commission</w:t>
      </w:r>
      <w:ins w:id="78" w:author="." w:date="2025-03-03T13:48:00Z" w16du:dateUtc="2025-03-03T05:48:00Z">
        <w:r w:rsidR="00EB4104" w:rsidRPr="00154FED">
          <w:rPr>
            <w:rStyle w:val="text-dst"/>
          </w:rPr>
          <w:t xml:space="preserve"> revealed that</w:t>
        </w:r>
      </w:ins>
      <w:del w:id="79" w:author="." w:date="2025-03-03T13:48:00Z" w16du:dateUtc="2025-03-03T05:48:00Z">
        <w:r w:rsidR="00BE239E" w:rsidRPr="00154FED" w:rsidDel="00EB4104">
          <w:rPr>
            <w:rStyle w:val="text-dst"/>
          </w:rPr>
          <w:delText>,</w:delText>
        </w:r>
      </w:del>
      <w:r w:rsidR="00BE239E" w:rsidRPr="00154FED">
        <w:rPr>
          <w:rStyle w:val="text-dst"/>
        </w:rPr>
        <w:t xml:space="preserve"> online review manipulation </w:t>
      </w:r>
      <w:del w:id="80" w:author="." w:date="2025-03-03T13:48:00Z" w16du:dateUtc="2025-03-03T05:48:00Z">
        <w:r w:rsidR="00BE239E" w:rsidRPr="00154FED" w:rsidDel="00EB4104">
          <w:rPr>
            <w:rStyle w:val="text-dst"/>
          </w:rPr>
          <w:delText xml:space="preserve">caused a </w:delText>
        </w:r>
      </w:del>
      <w:ins w:id="81" w:author="." w:date="2025-03-03T13:48:00Z" w16du:dateUtc="2025-03-03T05:48:00Z">
        <w:r w:rsidR="00EB4104" w:rsidRPr="00154FED">
          <w:rPr>
            <w:rStyle w:val="text-dst"/>
          </w:rPr>
          <w:t xml:space="preserve">generated a </w:t>
        </w:r>
      </w:ins>
      <w:r w:rsidR="00BE239E" w:rsidRPr="00154FED">
        <w:rPr>
          <w:rStyle w:val="text-dst"/>
        </w:rPr>
        <w:t>total loss of</w:t>
      </w:r>
      <w:ins w:id="82" w:author="." w:date="2025-03-03T13:38:00Z" w16du:dateUtc="2025-03-03T05:38:00Z">
        <w:r w:rsidR="00A31170" w:rsidRPr="00154FED">
          <w:rPr>
            <w:rStyle w:val="text-dst"/>
          </w:rPr>
          <w:t xml:space="preserve"> U</w:t>
        </w:r>
      </w:ins>
      <w:del w:id="83" w:author="." w:date="2025-03-03T13:38:00Z" w16du:dateUtc="2025-03-03T05:38:00Z">
        <w:r w:rsidR="00BE239E" w:rsidRPr="00154FED" w:rsidDel="00A31170">
          <w:rPr>
            <w:rStyle w:val="text-dst"/>
          </w:rPr>
          <w:delText xml:space="preserve"> </w:delText>
        </w:r>
      </w:del>
      <w:ins w:id="84" w:author="." w:date="2025-03-03T13:38:00Z" w16du:dateUtc="2025-03-03T05:38:00Z">
        <w:r w:rsidR="00A31170" w:rsidRPr="00154FED">
          <w:rPr>
            <w:rStyle w:val="text-dst"/>
          </w:rPr>
          <w:t>S</w:t>
        </w:r>
      </w:ins>
      <w:r w:rsidR="00B04D9A" w:rsidRPr="00154FED">
        <w:rPr>
          <w:rStyle w:val="text-dst"/>
        </w:rPr>
        <w:t>$</w:t>
      </w:r>
      <w:r w:rsidR="00BE239E" w:rsidRPr="00154FED">
        <w:rPr>
          <w:rStyle w:val="text-dst"/>
        </w:rPr>
        <w:t>32.8 billion</w:t>
      </w:r>
      <w:r w:rsidRPr="00154FED">
        <w:t xml:space="preserve"> in the United States in 2019</w:t>
      </w:r>
      <w:r w:rsidR="00BE239E" w:rsidRPr="00154FED">
        <w:rPr>
          <w:rStyle w:val="text-dst"/>
        </w:rPr>
        <w:t xml:space="preserve">, </w:t>
      </w:r>
      <w:r w:rsidRPr="00154FED">
        <w:t>accounting for</w:t>
      </w:r>
      <w:r w:rsidR="00BE239E" w:rsidRPr="00154FED">
        <w:t xml:space="preserve"> approximately 5% of </w:t>
      </w:r>
      <w:r w:rsidR="00794E1D" w:rsidRPr="00154FED">
        <w:t>all</w:t>
      </w:r>
      <w:r w:rsidR="00DE0E36" w:rsidRPr="00154FED">
        <w:t xml:space="preserve"> </w:t>
      </w:r>
      <w:r w:rsidRPr="00154FED">
        <w:t>e</w:t>
      </w:r>
      <w:r w:rsidR="00BE239E" w:rsidRPr="00154FED">
        <w:t>-commerce transactions</w:t>
      </w:r>
      <w:r w:rsidR="0064622C" w:rsidRPr="009B3D1F">
        <w:rPr>
          <w:rStyle w:val="FootnoteReference"/>
        </w:rPr>
        <w:footnoteReference w:id="2"/>
      </w:r>
      <w:r w:rsidR="00BE239E" w:rsidRPr="00154FED">
        <w:t xml:space="preserve">. </w:t>
      </w:r>
      <w:r w:rsidR="00BE239E" w:rsidRPr="00154FED">
        <w:rPr>
          <w:rFonts w:hint="eastAsia"/>
        </w:rPr>
        <w:t>T</w:t>
      </w:r>
      <w:ins w:id="85" w:author="." w:date="2025-03-03T13:38:00Z" w16du:dateUtc="2025-03-03T05:38:00Z">
        <w:r w:rsidR="00A31170" w:rsidRPr="00154FED">
          <w:t>hus, to</w:t>
        </w:r>
      </w:ins>
      <w:del w:id="86" w:author="." w:date="2025-03-03T13:38:00Z" w16du:dateUtc="2025-03-03T05:38:00Z">
        <w:r w:rsidR="00BE239E" w:rsidRPr="00154FED" w:rsidDel="00A31170">
          <w:rPr>
            <w:rFonts w:hint="eastAsia"/>
          </w:rPr>
          <w:delText xml:space="preserve">o </w:delText>
        </w:r>
      </w:del>
      <w:ins w:id="87" w:author="." w:date="2025-03-03T13:38:00Z" w16du:dateUtc="2025-03-03T05:38:00Z">
        <w:r w:rsidR="00A31170" w:rsidRPr="00154FED">
          <w:t xml:space="preserve"> </w:t>
        </w:r>
      </w:ins>
      <w:r w:rsidR="00BE239E" w:rsidRPr="00154FED">
        <w:rPr>
          <w:rFonts w:hint="eastAsia"/>
        </w:rPr>
        <w:t xml:space="preserve">combat review manipulation, </w:t>
      </w:r>
      <w:r w:rsidR="00BE239E" w:rsidRPr="00154FED">
        <w:t>platforms</w:t>
      </w:r>
      <w:r w:rsidR="00BE239E" w:rsidRPr="00154FED">
        <w:rPr>
          <w:rFonts w:hint="eastAsia"/>
        </w:rPr>
        <w:t xml:space="preserve"> </w:t>
      </w:r>
      <w:r w:rsidRPr="00154FED">
        <w:t>have become increasingly involved in governance efforts</w:t>
      </w:r>
      <w:r w:rsidR="0037064B" w:rsidRPr="00154FED">
        <w:t xml:space="preserve"> to ensure the quality of online reviews and preserve consumer trust</w:t>
      </w:r>
      <w:r w:rsidR="00841B65" w:rsidRPr="00154FED">
        <w:t xml:space="preserve">, which </w:t>
      </w:r>
      <w:del w:id="88" w:author="." w:date="2025-03-03T13:39:00Z" w16du:dateUtc="2025-03-03T05:39:00Z">
        <w:r w:rsidR="00756F33" w:rsidRPr="00154FED" w:rsidDel="00A31170">
          <w:delText>is</w:delText>
        </w:r>
        <w:r w:rsidR="00841B65" w:rsidRPr="00154FED" w:rsidDel="00A31170">
          <w:delText xml:space="preserve"> </w:delText>
        </w:r>
      </w:del>
      <w:ins w:id="89" w:author="." w:date="2025-03-04T19:43:00Z" w16du:dateUtc="2025-03-04T11:43:00Z">
        <w:r w:rsidR="00E174D4">
          <w:t>is</w:t>
        </w:r>
      </w:ins>
      <w:ins w:id="90" w:author="." w:date="2025-03-03T13:39:00Z" w16du:dateUtc="2025-03-03T05:39:00Z">
        <w:r w:rsidR="00A31170" w:rsidRPr="00154FED">
          <w:t xml:space="preserve"> </w:t>
        </w:r>
      </w:ins>
      <w:r w:rsidR="00841B65" w:rsidRPr="00154FED">
        <w:t>essential for their sustainable revenue model</w:t>
      </w:r>
      <w:r w:rsidR="00BE239E" w:rsidRPr="00154FED">
        <w:rPr>
          <w:rFonts w:hint="eastAsia"/>
        </w:rPr>
        <w:t xml:space="preserve">. For instance, </w:t>
      </w:r>
      <w:r w:rsidR="00AF2060" w:rsidRPr="00154FED">
        <w:rPr>
          <w:rStyle w:val="text-dst"/>
        </w:rPr>
        <w:t xml:space="preserve">in </w:t>
      </w:r>
      <w:r w:rsidR="00BE239E" w:rsidRPr="00154FED">
        <w:rPr>
          <w:rStyle w:val="text-dst"/>
        </w:rPr>
        <w:t xml:space="preserve">July 2021, Amazon shut down </w:t>
      </w:r>
      <w:r w:rsidRPr="00154FED">
        <w:rPr>
          <w:rStyle w:val="text-dst"/>
        </w:rPr>
        <w:t>numerous</w:t>
      </w:r>
      <w:r w:rsidR="00BE239E" w:rsidRPr="00154FED">
        <w:rPr>
          <w:rStyle w:val="text-dst"/>
        </w:rPr>
        <w:t xml:space="preserve"> Chinese </w:t>
      </w:r>
      <w:r w:rsidR="00BA1D5F" w:rsidRPr="00154FED">
        <w:rPr>
          <w:rStyle w:val="text-dst"/>
        </w:rPr>
        <w:t>firms</w:t>
      </w:r>
      <w:r w:rsidR="00BE239E" w:rsidRPr="00154FED">
        <w:rPr>
          <w:rStyle w:val="text-dst"/>
        </w:rPr>
        <w:t xml:space="preserve"> </w:t>
      </w:r>
      <w:r w:rsidRPr="00154FED">
        <w:rPr>
          <w:rStyle w:val="text-dst"/>
        </w:rPr>
        <w:t>e</w:t>
      </w:r>
      <w:r w:rsidR="00BE239E" w:rsidRPr="00154FED">
        <w:rPr>
          <w:rStyle w:val="text-dst"/>
        </w:rPr>
        <w:t xml:space="preserve">ngaged in </w:t>
      </w:r>
      <w:r w:rsidR="00BE239E" w:rsidRPr="00154FED">
        <w:rPr>
          <w:rStyle w:val="text-dst"/>
          <w:rFonts w:hint="eastAsia"/>
        </w:rPr>
        <w:t xml:space="preserve">review </w:t>
      </w:r>
      <w:r w:rsidR="00BE239E" w:rsidRPr="00154FED">
        <w:rPr>
          <w:rStyle w:val="text-dst"/>
        </w:rPr>
        <w:t xml:space="preserve">manipulation, </w:t>
      </w:r>
      <w:r w:rsidRPr="00154FED">
        <w:rPr>
          <w:rStyle w:val="text-dst"/>
        </w:rPr>
        <w:t>including</w:t>
      </w:r>
      <w:r w:rsidR="00BE239E" w:rsidRPr="00154FED">
        <w:rPr>
          <w:rStyle w:val="text-dst"/>
        </w:rPr>
        <w:t xml:space="preserve"> Patozon, Aukey, </w:t>
      </w:r>
      <w:r w:rsidR="00B30828" w:rsidRPr="00154FED">
        <w:rPr>
          <w:rStyle w:val="text-dst"/>
        </w:rPr>
        <w:t>and</w:t>
      </w:r>
      <w:r w:rsidR="00B30828" w:rsidRPr="00154FED">
        <w:rPr>
          <w:rStyle w:val="text-dst"/>
          <w:rFonts w:hint="eastAsia"/>
        </w:rPr>
        <w:t xml:space="preserve"> </w:t>
      </w:r>
      <w:r w:rsidR="00BE239E" w:rsidRPr="00154FED">
        <w:rPr>
          <w:rStyle w:val="text-dst"/>
        </w:rPr>
        <w:t>Tomto</w:t>
      </w:r>
      <w:r w:rsidR="00B9402C" w:rsidRPr="00154FED">
        <w:rPr>
          <w:rStyle w:val="text-dst"/>
          <w:rFonts w:hint="eastAsia"/>
        </w:rPr>
        <w:t>p</w:t>
      </w:r>
      <w:r w:rsidR="00A04E65" w:rsidRPr="009B3D1F">
        <w:rPr>
          <w:rStyle w:val="FootnoteReference"/>
        </w:rPr>
        <w:footnoteReference w:id="3"/>
      </w:r>
      <w:r w:rsidR="00BE239E" w:rsidRPr="00154FED">
        <w:rPr>
          <w:rStyle w:val="text-dst"/>
        </w:rPr>
        <w:t xml:space="preserve">. </w:t>
      </w:r>
      <w:r w:rsidR="00AF2060" w:rsidRPr="00154FED">
        <w:rPr>
          <w:rStyle w:val="text-dst"/>
        </w:rPr>
        <w:t xml:space="preserve">In 2021, </w:t>
      </w:r>
      <w:r w:rsidR="00BE239E" w:rsidRPr="00154FED">
        <w:rPr>
          <w:rStyle w:val="text-dst"/>
        </w:rPr>
        <w:t>Yelp</w:t>
      </w:r>
      <w:r w:rsidR="00AF2060" w:rsidRPr="00154FED">
        <w:rPr>
          <w:rStyle w:val="text-dst"/>
        </w:rPr>
        <w:t xml:space="preserve"> </w:t>
      </w:r>
      <w:r w:rsidR="00BE239E" w:rsidRPr="00154FED">
        <w:rPr>
          <w:rStyle w:val="text-dst"/>
          <w:rFonts w:hint="eastAsia"/>
        </w:rPr>
        <w:t>removed</w:t>
      </w:r>
      <w:r w:rsidR="00BE239E" w:rsidRPr="00154FED">
        <w:rPr>
          <w:rStyle w:val="text-dst"/>
        </w:rPr>
        <w:t xml:space="preserve"> </w:t>
      </w:r>
      <w:del w:id="91" w:author="." w:date="2025-03-03T13:39:00Z" w16du:dateUtc="2025-03-03T05:39:00Z">
        <w:r w:rsidR="00BE239E" w:rsidRPr="00154FED" w:rsidDel="00A31170">
          <w:rPr>
            <w:rStyle w:val="text-dst"/>
          </w:rPr>
          <w:delText>more th</w:delText>
        </w:r>
      </w:del>
      <w:ins w:id="92" w:author="." w:date="2025-03-03T13:39:00Z" w16du:dateUtc="2025-03-03T05:39:00Z">
        <w:r w:rsidR="00A31170" w:rsidRPr="00154FED">
          <w:rPr>
            <w:rStyle w:val="text-dst"/>
          </w:rPr>
          <w:t xml:space="preserve">over </w:t>
        </w:r>
      </w:ins>
      <w:del w:id="93" w:author="." w:date="2025-03-03T13:39:00Z" w16du:dateUtc="2025-03-03T05:39:00Z">
        <w:r w:rsidR="00BE239E" w:rsidRPr="00154FED" w:rsidDel="00A31170">
          <w:rPr>
            <w:rStyle w:val="text-dst"/>
          </w:rPr>
          <w:delText xml:space="preserve">an </w:delText>
        </w:r>
      </w:del>
      <w:r w:rsidR="00BE239E" w:rsidRPr="00154FED">
        <w:rPr>
          <w:rStyle w:val="text-dst"/>
        </w:rPr>
        <w:t xml:space="preserve">210,000 </w:t>
      </w:r>
      <w:r w:rsidR="00BE239E" w:rsidRPr="00154FED">
        <w:rPr>
          <w:rStyle w:val="text-dst"/>
          <w:rFonts w:hint="eastAsia"/>
        </w:rPr>
        <w:t>fraudulent</w:t>
      </w:r>
      <w:r w:rsidR="00BE239E" w:rsidRPr="00154FED">
        <w:rPr>
          <w:rStyle w:val="text-dst"/>
        </w:rPr>
        <w:t xml:space="preserve"> reviews</w:t>
      </w:r>
      <w:r w:rsidR="00BE239E" w:rsidRPr="00154FED">
        <w:rPr>
          <w:rStyle w:val="text-dst"/>
          <w:rFonts w:hint="eastAsia"/>
        </w:rPr>
        <w:t xml:space="preserve"> through its internal filtering</w:t>
      </w:r>
      <w:r w:rsidR="00BE239E" w:rsidRPr="00154FED">
        <w:rPr>
          <w:rStyle w:val="text-dst"/>
        </w:rPr>
        <w:t xml:space="preserve"> algorithm</w:t>
      </w:r>
      <w:r w:rsidR="00A04E65" w:rsidRPr="009B3D1F">
        <w:rPr>
          <w:rStyle w:val="FootnoteReference"/>
        </w:rPr>
        <w:footnoteReference w:id="4"/>
      </w:r>
      <w:r w:rsidR="00BE239E" w:rsidRPr="00154FED">
        <w:rPr>
          <w:rStyle w:val="text-dst"/>
        </w:rPr>
        <w:t>.</w:t>
      </w:r>
    </w:p>
    <w:p w14:paraId="3E4012BB" w14:textId="77777777" w:rsidR="00EB4104" w:rsidRPr="00154FED" w:rsidRDefault="00EB4104" w:rsidP="008F5698">
      <w:pPr>
        <w:pStyle w:val="-8"/>
        <w:spacing w:line="360" w:lineRule="auto"/>
        <w:rPr>
          <w:ins w:id="94" w:author="." w:date="2025-03-03T13:50:00Z" w16du:dateUtc="2025-03-03T05:50:00Z"/>
        </w:rPr>
      </w:pPr>
      <w:bookmarkStart w:id="95" w:name="_Hlk167741557"/>
    </w:p>
    <w:p w14:paraId="6652B4D9" w14:textId="1F6B8EF6" w:rsidR="00A67DEB" w:rsidRPr="00154FED" w:rsidRDefault="00A67DEB">
      <w:pPr>
        <w:pStyle w:val="-8"/>
        <w:spacing w:line="360" w:lineRule="auto"/>
        <w:rPr>
          <w:rStyle w:val="text-dst"/>
        </w:rPr>
        <w:pPrChange w:id="96" w:author="." w:date="2025-03-03T13:50:00Z" w16du:dateUtc="2025-03-03T05:50:00Z">
          <w:pPr>
            <w:pStyle w:val="-8"/>
            <w:spacing w:line="480" w:lineRule="auto"/>
          </w:pPr>
        </w:pPrChange>
      </w:pPr>
      <w:r w:rsidRPr="00154FED">
        <w:t xml:space="preserve">Existing research has </w:t>
      </w:r>
      <w:del w:id="97" w:author="." w:date="2025-03-03T13:39:00Z" w16du:dateUtc="2025-03-03T05:39:00Z">
        <w:r w:rsidRPr="00154FED" w:rsidDel="00A31170">
          <w:delText>delved into</w:delText>
        </w:r>
        <w:r w:rsidRPr="00154FED" w:rsidDel="00A31170">
          <w:rPr>
            <w:rFonts w:hint="eastAsia"/>
          </w:rPr>
          <w:delText xml:space="preserve"> </w:delText>
        </w:r>
      </w:del>
      <w:ins w:id="98" w:author="." w:date="2025-03-03T13:39:00Z" w16du:dateUtc="2025-03-03T05:39:00Z">
        <w:r w:rsidR="00A31170" w:rsidRPr="00154FED">
          <w:t xml:space="preserve">examined </w:t>
        </w:r>
      </w:ins>
      <w:r w:rsidRPr="00154FED">
        <w:t xml:space="preserve">the impact of </w:t>
      </w:r>
      <w:r w:rsidRPr="00154FED">
        <w:rPr>
          <w:rFonts w:hint="eastAsia"/>
        </w:rPr>
        <w:t>firms</w:t>
      </w:r>
      <w:r w:rsidRPr="00154FED">
        <w:t>’</w:t>
      </w:r>
      <w:r w:rsidRPr="00154FED">
        <w:rPr>
          <w:rFonts w:hint="eastAsia"/>
        </w:rPr>
        <w:t xml:space="preserve"> review</w:t>
      </w:r>
      <w:r w:rsidRPr="00154FED">
        <w:t xml:space="preserve"> manipulation on </w:t>
      </w:r>
      <w:r w:rsidRPr="00154FED">
        <w:rPr>
          <w:rFonts w:hint="eastAsia"/>
        </w:rPr>
        <w:t>their</w:t>
      </w:r>
      <w:r w:rsidRPr="00154FED">
        <w:t xml:space="preserve"> rivals</w:t>
      </w:r>
      <w:del w:id="99" w:author="." w:date="2025-03-04T19:43:00Z" w16du:dateUtc="2025-03-04T11:43:00Z">
        <w:r w:rsidRPr="00154FED" w:rsidDel="00E174D4">
          <w:delText>,</w:delText>
        </w:r>
      </w:del>
      <w:r w:rsidRPr="00154FED">
        <w:rPr>
          <w:rFonts w:hint="eastAsia"/>
        </w:rPr>
        <w:t xml:space="preserve"> as well as </w:t>
      </w:r>
      <w:r w:rsidRPr="00154FED">
        <w:t xml:space="preserve">the review manipulation governance enforced by </w:t>
      </w:r>
      <w:del w:id="100" w:author="." w:date="2025-03-03T13:45:00Z" w16du:dateUtc="2025-03-03T05:45:00Z">
        <w:r w:rsidRPr="00154FED" w:rsidDel="008C5AAF">
          <w:delText xml:space="preserve">the </w:delText>
        </w:r>
      </w:del>
      <w:r w:rsidRPr="00154FED">
        <w:t>platform</w:t>
      </w:r>
      <w:ins w:id="101" w:author="." w:date="2025-03-03T13:45:00Z" w16du:dateUtc="2025-03-03T05:45:00Z">
        <w:r w:rsidR="008C5AAF" w:rsidRPr="00154FED">
          <w:t>s</w:t>
        </w:r>
      </w:ins>
      <w:r w:rsidRPr="00154FED">
        <w:t>. Regarding the former aspect</w:t>
      </w:r>
      <w:r w:rsidRPr="00154FED">
        <w:rPr>
          <w:rFonts w:hint="eastAsia"/>
        </w:rPr>
        <w:t>,</w:t>
      </w:r>
      <w:r w:rsidRPr="00154FED">
        <w:t xml:space="preserve"> studies have </w:t>
      </w:r>
      <w:del w:id="102" w:author="." w:date="2025-03-03T13:45:00Z" w16du:dateUtc="2025-03-03T05:45:00Z">
        <w:r w:rsidRPr="00154FED" w:rsidDel="008C5AAF">
          <w:delText xml:space="preserve">unveiled </w:delText>
        </w:r>
      </w:del>
      <w:ins w:id="103" w:author="." w:date="2025-03-03T13:45:00Z" w16du:dateUtc="2025-03-03T05:45:00Z">
        <w:r w:rsidR="008C5AAF" w:rsidRPr="00154FED">
          <w:t xml:space="preserve">revealed the </w:t>
        </w:r>
      </w:ins>
      <w:r w:rsidRPr="00154FED">
        <w:t>diverse effects of firms</w:t>
      </w:r>
      <w:r w:rsidR="0010046F" w:rsidRPr="00154FED">
        <w:t>’</w:t>
      </w:r>
      <w:r w:rsidRPr="00154FED">
        <w:t xml:space="preserve"> strategic review manipulation on their rivals. </w:t>
      </w:r>
      <w:commentRangeStart w:id="104"/>
      <w:ins w:id="105" w:author="." w:date="2025-03-03T13:45:00Z" w16du:dateUtc="2025-03-03T05:45:00Z">
        <w:r w:rsidR="008C5AAF" w:rsidRPr="00154FED">
          <w:t>For example,</w:t>
        </w:r>
        <w:commentRangeEnd w:id="104"/>
        <w:r w:rsidR="008C5AAF" w:rsidRPr="00154FED">
          <w:rPr>
            <w:rStyle w:val="CommentReference"/>
            <w:rFonts w:asciiTheme="minorHAnsi" w:eastAsiaTheme="minorEastAsia" w:hAnsiTheme="minorHAnsi"/>
          </w:rPr>
          <w:commentReference w:id="104"/>
        </w:r>
        <w:r w:rsidR="008C5AAF" w:rsidRPr="00154FED">
          <w:t xml:space="preserve"> </w:t>
        </w:r>
      </w:ins>
      <w:r w:rsidRPr="00154FED">
        <w:t xml:space="preserve">Mayzlin et al. </w:t>
      </w:r>
      <w:r w:rsidR="00756F33" w:rsidRPr="00154FED">
        <w:fldChar w:fldCharType="begin"/>
      </w:r>
      <w:r w:rsidR="00756F33" w:rsidRPr="00154FED">
        <w:instrText xml:space="preserve"> ADDIN ZOTERO_ITEM CSL_CITATION {"citationID":"fwRnzxpd","properties":{"formattedCitation":"[2]","plainCitation":"[2]","noteIndex":0},"citationItems":[{"id":41,"uris":["http://zotero.org/users/local/NlrNCHla/items/7A9STB9N"],"itemData":{"id":41,"type":"article-journal","abstract":"Firms' incentives to manufacture biased user reviews impede review usefulness. We examine the differences in reviews for a given hotel between two sites: Expedia.com (only a customer can post a review) and TripAdvisor.com (anyone can post). We argue that the net gains from promotional reviewing are highest for independent hotels with single-unit owners and lowest for branded chain hotels with multiunit owners. We demonstrate that the hotel neighbors of hotels with a high incentive to fake have more negative reviews on TripAdvisor relative to Expedia; hotels with a high incentive to fake have more positive reviews on TripAdvisor relative to Expedia. (JEL L15, L83, M31)","container-title":"American Economic Review","DOI":"10.1257/aer.104.8.2421","ISSN":"0002-8282","issue":"8","journalAbbreviation":"American Economic Review","language":"en","page":"2421-2455","source":"DOI.org (Crossref)","title":"Promotional Reviews: An Empirical Investigation of Online Review Manipulation","title-short":"Promotional Reviews","volume":"104","author":[{"family":"Mayzlin","given":"Dina"},{"family":"Dover","given":"Yaniv"},{"family":"Chevalier","given":"Judith"}],"issued":{"date-parts":[["2014",8,1]]}}}],"schema":"https://github.com/citation-style-language/schema/raw/master/csl-citation.json"} </w:instrText>
      </w:r>
      <w:r w:rsidR="00756F33" w:rsidRPr="00154FED">
        <w:fldChar w:fldCharType="separate"/>
      </w:r>
      <w:r w:rsidR="001D600F" w:rsidRPr="00154FED">
        <w:rPr>
          <w:rFonts w:cs="Times New Roman"/>
        </w:rPr>
        <w:t>[2]</w:t>
      </w:r>
      <w:r w:rsidR="00756F33" w:rsidRPr="00154FED">
        <w:fldChar w:fldCharType="end"/>
      </w:r>
      <w:r w:rsidRPr="00154FED">
        <w:t xml:space="preserve"> demonstrated that hotels located near competitors tend to receive more fake negative reviews </w:t>
      </w:r>
      <w:del w:id="106" w:author="." w:date="2025-03-03T13:45:00Z" w16du:dateUtc="2025-03-03T05:45:00Z">
        <w:r w:rsidRPr="00154FED" w:rsidDel="008C5AAF">
          <w:delText>compared to</w:delText>
        </w:r>
      </w:del>
      <w:ins w:id="107" w:author="." w:date="2025-03-03T13:45:00Z" w16du:dateUtc="2025-03-03T05:45:00Z">
        <w:r w:rsidR="008C5AAF" w:rsidRPr="00154FED">
          <w:t>than</w:t>
        </w:r>
      </w:ins>
      <w:r w:rsidRPr="00154FED">
        <w:t xml:space="preserve"> those without nearby rivals. Cao </w:t>
      </w:r>
      <w:r w:rsidRPr="00154FED">
        <w:fldChar w:fldCharType="begin"/>
      </w:r>
      <w:r w:rsidR="00756F33" w:rsidRPr="00154FED">
        <w:instrText xml:space="preserve"> ADDIN ZOTERO_ITEM CSL_CITATION {"citationID":"7NlsPCur","properties":{"formattedCitation":"[3]","plainCitation":"[3]","noteIndex":0},"citationItems":[{"id":156,"uris":["http://zotero.org/users/local/NlrNCHla/items/F3J2XGDC"],"itemData":{"id":156,"type":"article-journal","abstract":"Online reviews have a significant influence on consumers, and consequently firms are motivated to manipulate online reviews to promote their own products. This paper develops an analytical model to systematically explore the impact of online review manipulation on asymmetrical firms who sell substitutable search products in a competing market. Results show that a firm’s manipulation of online reviews is not necessary to hurt its competitor’s profit. In addition, if firms are free to choose whether to manipulate online reviews, both firms will always choose to manipulate online reviews. Moreover, there exists a prisoner’s dilemma in which online reviews are overmanipulated.","container-title":"Information &amp; Management","DOI":"10.1016/j.im.2019.103244","ISSN":"0378-7206","issue":"6","journalAbbreviation":"Information &amp; Management","language":"en","page":"103244","source":"ScienceDirect","title":"Online review manipulation by asymmetrical firms: Is a firm’s manipulation of online reviews always detrimental to its competitor?","title-short":"Online review manipulation by asymmetrical firms","volume":"57","author":[{"family":"Cao","given":"Huanhuan"}],"issued":{"date-parts":[["2020",9,1]]}}}],"schema":"https://github.com/citation-style-language/schema/raw/master/csl-citation.json"} </w:instrText>
      </w:r>
      <w:r w:rsidRPr="00154FED">
        <w:fldChar w:fldCharType="separate"/>
      </w:r>
      <w:r w:rsidR="001D600F" w:rsidRPr="00154FED">
        <w:rPr>
          <w:rFonts w:cs="Times New Roman"/>
        </w:rPr>
        <w:t>[3]</w:t>
      </w:r>
      <w:r w:rsidRPr="00154FED">
        <w:fldChar w:fldCharType="end"/>
      </w:r>
      <w:r w:rsidRPr="00154FED">
        <w:t xml:space="preserve"> discovered that </w:t>
      </w:r>
      <w:ins w:id="108" w:author="." w:date="2025-03-03T13:45:00Z" w16du:dateUtc="2025-03-03T05:45:00Z">
        <w:r w:rsidR="00EB4104" w:rsidRPr="00154FED">
          <w:t xml:space="preserve">firms’ </w:t>
        </w:r>
      </w:ins>
      <w:del w:id="109" w:author="." w:date="2025-03-03T13:45:00Z" w16du:dateUtc="2025-03-03T05:45:00Z">
        <w:r w:rsidRPr="00154FED" w:rsidDel="00EB4104">
          <w:delText xml:space="preserve">the </w:delText>
        </w:r>
      </w:del>
      <w:r w:rsidRPr="00154FED">
        <w:t>review manipulation behavior</w:t>
      </w:r>
      <w:ins w:id="110" w:author="." w:date="2025-03-03T13:46:00Z" w16du:dateUtc="2025-03-03T05:46:00Z">
        <w:r w:rsidR="00EB4104" w:rsidRPr="00154FED">
          <w:t>s</w:t>
        </w:r>
      </w:ins>
      <w:r w:rsidRPr="00154FED">
        <w:t xml:space="preserve"> </w:t>
      </w:r>
      <w:del w:id="111" w:author="." w:date="2025-03-03T13:46:00Z" w16du:dateUtc="2025-03-03T05:46:00Z">
        <w:r w:rsidRPr="00154FED" w:rsidDel="00EB4104">
          <w:delText xml:space="preserve">of </w:delText>
        </w:r>
      </w:del>
      <w:del w:id="112" w:author="." w:date="2025-03-03T13:45:00Z" w16du:dateUtc="2025-03-03T05:45:00Z">
        <w:r w:rsidRPr="00154FED" w:rsidDel="00EB4104">
          <w:delText xml:space="preserve">firms </w:delText>
        </w:r>
      </w:del>
      <w:del w:id="113" w:author="." w:date="2025-03-03T13:46:00Z" w16du:dateUtc="2025-03-03T05:46:00Z">
        <w:r w:rsidRPr="00154FED" w:rsidDel="00EB4104">
          <w:delText xml:space="preserve">does </w:delText>
        </w:r>
      </w:del>
      <w:ins w:id="114" w:author="." w:date="2025-03-03T13:46:00Z" w16du:dateUtc="2025-03-03T05:46:00Z">
        <w:r w:rsidR="00EB4104" w:rsidRPr="00154FED">
          <w:t xml:space="preserve">do </w:t>
        </w:r>
      </w:ins>
      <w:r w:rsidRPr="00154FED">
        <w:t>not necessarily impact their rivals</w:t>
      </w:r>
      <w:r w:rsidR="0010046F" w:rsidRPr="00154FED">
        <w:t>’</w:t>
      </w:r>
      <w:r w:rsidRPr="00154FED">
        <w:t xml:space="preserve"> profits</w:t>
      </w:r>
      <w:ins w:id="115" w:author="." w:date="2025-03-03T13:46:00Z" w16du:dateUtc="2025-03-03T05:46:00Z">
        <w:r w:rsidR="00EB4104" w:rsidRPr="00154FED">
          <w:t xml:space="preserve">; furthermore, </w:t>
        </w:r>
      </w:ins>
      <w:del w:id="116" w:author="." w:date="2025-03-03T13:46:00Z" w16du:dateUtc="2025-03-03T05:46:00Z">
        <w:r w:rsidRPr="00154FED" w:rsidDel="00EB4104">
          <w:delText xml:space="preserve">, and </w:delText>
        </w:r>
      </w:del>
      <w:r w:rsidRPr="00154FED">
        <w:t>a prisoner</w:t>
      </w:r>
      <w:ins w:id="117" w:author="." w:date="2025-03-03T13:46:00Z" w16du:dateUtc="2025-03-03T05:46:00Z">
        <w:r w:rsidR="00EB4104" w:rsidRPr="00154FED">
          <w:t>’</w:t>
        </w:r>
      </w:ins>
      <w:del w:id="118" w:author="." w:date="2025-03-03T13:46:00Z" w16du:dateUtc="2025-03-03T05:46:00Z">
        <w:r w:rsidRPr="00154FED" w:rsidDel="00EB4104">
          <w:delText>'</w:delText>
        </w:r>
      </w:del>
      <w:r w:rsidRPr="00154FED">
        <w:t>s dilemma may arise when firms have the freedom to choose whether to manipulate online reviews.</w:t>
      </w:r>
      <w:r w:rsidRPr="00154FED">
        <w:rPr>
          <w:rFonts w:hint="eastAsia"/>
        </w:rPr>
        <w:t xml:space="preserve"> </w:t>
      </w:r>
      <w:r w:rsidRPr="00154FED">
        <w:t xml:space="preserve">In the </w:t>
      </w:r>
      <w:r w:rsidRPr="00154FED">
        <w:rPr>
          <w:rFonts w:hint="eastAsia"/>
        </w:rPr>
        <w:t>la</w:t>
      </w:r>
      <w:r w:rsidRPr="00154FED">
        <w:t>t</w:t>
      </w:r>
      <w:r w:rsidRPr="00154FED">
        <w:rPr>
          <w:rFonts w:hint="eastAsia"/>
        </w:rPr>
        <w:t>ter</w:t>
      </w:r>
      <w:r w:rsidRPr="00154FED">
        <w:t xml:space="preserve"> aspect, the current body of research has unveiled specific review manipulation governance measures implemented by platforms. </w:t>
      </w:r>
      <w:ins w:id="119" w:author="." w:date="2025-03-03T13:49:00Z" w16du:dateUtc="2025-03-03T05:49:00Z">
        <w:r w:rsidR="00EB4104" w:rsidRPr="00154FED">
          <w:t xml:space="preserve">For example, </w:t>
        </w:r>
      </w:ins>
      <w:r w:rsidRPr="00154FED">
        <w:t xml:space="preserve">Cheng et al. </w:t>
      </w:r>
      <w:r w:rsidRPr="00154FED">
        <w:fldChar w:fldCharType="begin"/>
      </w:r>
      <w:r w:rsidR="001D600F" w:rsidRPr="00154FED">
        <w:instrText xml:space="preserve"> ADDIN ZOTERO_ITEM CSL_CITATION {"citationID":"vw6YnuXg","properties":{"formattedCitation":"[4]","plainCitation":"[4]","noteIndex":0},"citationItems":[{"id":1530,"uris":["http://zotero.org/users/local/NlrNCHla/items/ALE8EBD6"],"itemData":{"id":1530,"type":"article-journal","abstract":"With the development of mobile Web technologies, people can easily seek advice from social media before making purchases or decisions. Some companies employ expert writers to fabricate reviews or use automated techniques to improve the appeal of their products or services, or to undermine the credibility of their rivals. This obstructs the detection of fake reviews and reviewers. This paper proposes a novel graph neural network-based framework for detecting spammers, who originate fake reviews in discussion forums to capture information from different social network combinations in various subgraphs. These subgraphs include a complete social context graph, homogeneous user–user subgraph, and heterogeneous user–post subgraph. A novel two-stage architecture with focal loss was designed to create a training model. This model can be applied to solve the issue of imbalance data classification. The proposed framework was applied to evaluate a ground truth dataset collected from an actual fraudulent review event on a discussion forum. The experimental results show that this aggregate social context representation method can be effectively applied to detect fake reviewers.","container-title":"Decision Support Systems","DOI":"10.1016/j.dss.2023.114150","ISSN":"0167-9236","journalAbbreviation":"Decision Support Systems","page":"114150","source":"ScienceDirect","title":"Detecting fake reviewers from the social context with a graph neural network method","volume":"179","author":[{"family":"Cheng","given":"Li-Chen"},{"family":"Wu","given":"Yan Tsang"},{"family":"Chao","given":"Cheng-Ting"},{"family":"Wang","given":"Jenq-Haur"}],"issued":{"date-parts":[["2024",4,1]]}}}],"schema":"https://github.com/citation-style-language/schema/raw/master/csl-citation.json"} </w:instrText>
      </w:r>
      <w:r w:rsidRPr="00154FED">
        <w:fldChar w:fldCharType="separate"/>
      </w:r>
      <w:r w:rsidR="001D600F" w:rsidRPr="00154FED">
        <w:rPr>
          <w:rFonts w:cs="Times New Roman"/>
        </w:rPr>
        <w:t>[4]</w:t>
      </w:r>
      <w:r w:rsidRPr="00154FED">
        <w:fldChar w:fldCharType="end"/>
      </w:r>
      <w:r w:rsidRPr="00154FED">
        <w:t xml:space="preserve"> proposed a novel framework based on graph neural networks for detecting spam senders by learning user representations within social context networks. Riazati et al. </w:t>
      </w:r>
      <w:r w:rsidRPr="00154FED">
        <w:fldChar w:fldCharType="begin"/>
      </w:r>
      <w:r w:rsidR="001D600F" w:rsidRPr="00154FED">
        <w:instrText xml:space="preserve"> ADDIN ZOTERO_ITEM CSL_CITATION {"citationID":"hBCwIgsn","properties":{"formattedCitation":"[5]","plainCitation":"[5]","noteIndex":0},"citationItems":[{"id":44,"uris":["http://zotero.org/users/local/NlrNCHla/items/WMFLPN5N"],"itemData":{"id":44,"type":"article-journal","abstract":"With the rapid development of online shopping, usually, sellers and buyers have virtual identities, which are not verified beforehand. As a result, establishing trust between sellers and buyers is much harder than before where sellers and buyers would meet face to face before making any transaction. In this work, we propose a method for the marketplace management under anonymous buyers and sellers which makes the honest behavior the most profiting action for rational sellers. In this method, the market operator adopts an honesty promoting mechanism based on direct reward and punishment in which being honest is the most profitable action. In most online marketplaces, a fee or commission is deducted from every payment before settling the account up with the seller. As such, with the dynamic adjustment of the fee, it is possible to reward or punish the seller. The correctness of this method is proven using mathematical models. The apparatus, processes, and algorithms for the marketplace are elaborated in detail so that market operators can easily apply the method in their existing marketplaces.","container-title":"Electronic Commerce Research","DOI":"10.1007/s10660-018-9298-7","ISSN":"1572-9362","issue":"1","journalAbbreviation":"Electron Commer Res","language":"en","page":"231-255","source":"Springer Link","title":"An incentive mechanism to promote honesty among seller agents in electronic marketplaces","volume":"19","author":[{"family":"Riazati","given":"Mohammad"},{"family":"Shajari","given":"Mehdi"},{"family":"Khorsandi","given":"Siavash"}],"issued":{"date-parts":[["2019",3,1]]}}}],"schema":"https://github.com/citation-style-language/schema/raw/master/csl-citation.json"} </w:instrText>
      </w:r>
      <w:r w:rsidRPr="00154FED">
        <w:fldChar w:fldCharType="separate"/>
      </w:r>
      <w:r w:rsidR="001D600F" w:rsidRPr="00154FED">
        <w:rPr>
          <w:rFonts w:cs="Times New Roman"/>
        </w:rPr>
        <w:t>[5]</w:t>
      </w:r>
      <w:r w:rsidRPr="00154FED">
        <w:fldChar w:fldCharType="end"/>
      </w:r>
      <w:r w:rsidRPr="00154FED">
        <w:t xml:space="preserve"> </w:t>
      </w:r>
      <w:r w:rsidRPr="00154FED">
        <w:rPr>
          <w:rStyle w:val="text-dst"/>
        </w:rPr>
        <w:t>found that platforms can combat review manipulation by adopting mechanisms that promote honesty, including direct reward and punishment systems.</w:t>
      </w:r>
    </w:p>
    <w:p w14:paraId="7B2FEA38" w14:textId="6EB76A66" w:rsidR="00EB4104" w:rsidRPr="00154FED" w:rsidRDefault="005D2120" w:rsidP="008F5698">
      <w:pPr>
        <w:pStyle w:val="-8"/>
        <w:spacing w:line="360" w:lineRule="auto"/>
        <w:rPr>
          <w:ins w:id="120" w:author="." w:date="2025-03-03T13:52:00Z" w16du:dateUtc="2025-03-03T05:52:00Z"/>
        </w:rPr>
      </w:pPr>
      <w:del w:id="121" w:author="." w:date="2025-03-03T13:50:00Z" w16du:dateUtc="2025-03-03T05:50:00Z">
        <w:r w:rsidRPr="00154FED" w:rsidDel="00EB4104">
          <w:lastRenderedPageBreak/>
          <w:delText xml:space="preserve">In </w:delText>
        </w:r>
      </w:del>
      <w:ins w:id="122" w:author="." w:date="2025-03-03T13:50:00Z" w16du:dateUtc="2025-03-03T05:50:00Z">
        <w:r w:rsidR="00EB4104" w:rsidRPr="00154FED">
          <w:t xml:space="preserve">Although </w:t>
        </w:r>
      </w:ins>
      <w:r w:rsidRPr="00154FED">
        <w:t>previous studies</w:t>
      </w:r>
      <w:del w:id="123" w:author="." w:date="2025-03-03T13:51:00Z" w16du:dateUtc="2025-03-03T05:51:00Z">
        <w:r w:rsidRPr="00154FED" w:rsidDel="00EB4104">
          <w:delText xml:space="preserve">, although </w:delText>
        </w:r>
      </w:del>
      <w:ins w:id="124" w:author="." w:date="2025-03-03T13:51:00Z" w16du:dateUtc="2025-03-03T05:51:00Z">
        <w:r w:rsidR="00EB4104" w:rsidRPr="00154FED">
          <w:t xml:space="preserve"> have discussed </w:t>
        </w:r>
      </w:ins>
      <w:r w:rsidRPr="00154FED">
        <w:t>issues related to online review manipulation and platform governance</w:t>
      </w:r>
      <w:del w:id="125" w:author="." w:date="2025-03-03T13:51:00Z" w16du:dateUtc="2025-03-03T05:51:00Z">
        <w:r w:rsidRPr="00154FED" w:rsidDel="00EB4104">
          <w:delText xml:space="preserve"> have been discussed</w:delText>
        </w:r>
      </w:del>
      <w:r w:rsidRPr="00154FED">
        <w:t xml:space="preserve">, many </w:t>
      </w:r>
      <w:del w:id="126" w:author="." w:date="2025-03-03T13:51:00Z" w16du:dateUtc="2025-03-03T05:51:00Z">
        <w:r w:rsidRPr="00154FED" w:rsidDel="00EB4104">
          <w:delText xml:space="preserve">studies </w:delText>
        </w:r>
      </w:del>
      <w:r w:rsidRPr="00154FED">
        <w:t xml:space="preserve">often treat these two aspects separately. </w:t>
      </w:r>
      <w:r w:rsidR="007217BC" w:rsidRPr="00154FED">
        <w:t>Specifically</w:t>
      </w:r>
      <w:r w:rsidRPr="00154FED">
        <w:t xml:space="preserve">, when investigating the impact of review manipulation on </w:t>
      </w:r>
      <w:r w:rsidR="007217BC" w:rsidRPr="00154FED">
        <w:t>firms</w:t>
      </w:r>
      <w:r w:rsidRPr="00154FED">
        <w:t xml:space="preserve">, researchers often overlook the restraining effect of platform </w:t>
      </w:r>
      <w:r w:rsidR="007217BC" w:rsidRPr="00154FED">
        <w:t>governance</w:t>
      </w:r>
      <w:r w:rsidRPr="00154FED">
        <w:t>.</w:t>
      </w:r>
      <w:r w:rsidR="005A47C4" w:rsidRPr="00154FED">
        <w:t xml:space="preserve"> W</w:t>
      </w:r>
      <w:r w:rsidRPr="00154FED">
        <w:t xml:space="preserve">hile </w:t>
      </w:r>
      <w:ins w:id="127" w:author="." w:date="2025-03-03T13:51:00Z" w16du:dateUtc="2025-03-03T05:51:00Z">
        <w:r w:rsidR="00EB4104" w:rsidRPr="00154FED">
          <w:t xml:space="preserve">the </w:t>
        </w:r>
      </w:ins>
      <w:r w:rsidR="007217BC" w:rsidRPr="00154FED">
        <w:t xml:space="preserve">existing </w:t>
      </w:r>
      <w:r w:rsidRPr="00154FED">
        <w:t xml:space="preserve">literature has proposed various methods for platforms to combat manipulated reviews, these methods often only consider the technical or regulatory measures </w:t>
      </w:r>
      <w:del w:id="128" w:author="." w:date="2025-03-03T13:51:00Z" w16du:dateUtc="2025-03-03T05:51:00Z">
        <w:r w:rsidRPr="00154FED" w:rsidDel="00EB4104">
          <w:delText>that platforms can</w:delText>
        </w:r>
      </w:del>
      <w:ins w:id="129" w:author="." w:date="2025-03-03T13:51:00Z" w16du:dateUtc="2025-03-03T05:51:00Z">
        <w:r w:rsidR="00EB4104" w:rsidRPr="00154FED">
          <w:t>that can be</w:t>
        </w:r>
      </w:ins>
      <w:r w:rsidRPr="00154FED">
        <w:t xml:space="preserve"> take</w:t>
      </w:r>
      <w:ins w:id="130" w:author="." w:date="2025-03-03T13:51:00Z" w16du:dateUtc="2025-03-03T05:51:00Z">
        <w:r w:rsidR="00EB4104" w:rsidRPr="00154FED">
          <w:t>n by platforms</w:t>
        </w:r>
      </w:ins>
      <w:del w:id="131" w:author="." w:date="2025-03-03T13:51:00Z" w16du:dateUtc="2025-03-03T05:51:00Z">
        <w:r w:rsidRPr="00154FED" w:rsidDel="00EB4104">
          <w:delText>,</w:delText>
        </w:r>
      </w:del>
      <w:r w:rsidRPr="00154FED">
        <w:t xml:space="preserve"> without fully considering the impact of </w:t>
      </w:r>
      <w:del w:id="132" w:author="." w:date="2025-03-03T13:51:00Z" w16du:dateUtc="2025-03-03T05:51:00Z">
        <w:r w:rsidR="005A47C4" w:rsidRPr="00154FED" w:rsidDel="00EB4104">
          <w:delText xml:space="preserve">these </w:delText>
        </w:r>
      </w:del>
      <w:ins w:id="133" w:author="." w:date="2025-03-03T13:51:00Z" w16du:dateUtc="2025-03-03T05:51:00Z">
        <w:r w:rsidR="00EB4104" w:rsidRPr="00154FED">
          <w:t xml:space="preserve">such </w:t>
        </w:r>
      </w:ins>
      <w:r w:rsidR="005A47C4" w:rsidRPr="00154FED">
        <w:t xml:space="preserve">measures on </w:t>
      </w:r>
      <w:r w:rsidR="007217BC" w:rsidRPr="00154FED">
        <w:t>firm</w:t>
      </w:r>
      <w:r w:rsidR="005A47C4" w:rsidRPr="00154FED">
        <w:t>s’</w:t>
      </w:r>
      <w:r w:rsidRPr="00154FED">
        <w:t xml:space="preserve"> behavior</w:t>
      </w:r>
      <w:r w:rsidR="005A47C4" w:rsidRPr="00154FED">
        <w:t>s and the platform itself</w:t>
      </w:r>
      <w:r w:rsidRPr="00154FED">
        <w:t>.</w:t>
      </w:r>
      <w:r w:rsidR="007217BC" w:rsidRPr="00154FED">
        <w:t xml:space="preserve"> </w:t>
      </w:r>
      <w:del w:id="134" w:author="." w:date="2025-03-03T13:51:00Z" w16du:dateUtc="2025-03-03T05:51:00Z">
        <w:r w:rsidR="007217BC" w:rsidRPr="00154FED" w:rsidDel="00EB4104">
          <w:delText xml:space="preserve">The </w:delText>
        </w:r>
      </w:del>
      <w:ins w:id="135" w:author="." w:date="2025-03-03T13:51:00Z" w16du:dateUtc="2025-03-03T05:51:00Z">
        <w:r w:rsidR="00EB4104" w:rsidRPr="00154FED">
          <w:t xml:space="preserve">Thus, the </w:t>
        </w:r>
      </w:ins>
      <w:r w:rsidR="007217BC" w:rsidRPr="00154FED">
        <w:t>focus of th</w:t>
      </w:r>
      <w:ins w:id="136" w:author="." w:date="2025-03-03T13:52:00Z" w16du:dateUtc="2025-03-03T05:52:00Z">
        <w:r w:rsidR="00EB4104" w:rsidRPr="00154FED">
          <w:t>e current</w:t>
        </w:r>
      </w:ins>
      <w:del w:id="137" w:author="." w:date="2025-03-03T13:52:00Z" w16du:dateUtc="2025-03-03T05:52:00Z">
        <w:r w:rsidR="007217BC" w:rsidRPr="00154FED" w:rsidDel="00EB4104">
          <w:delText xml:space="preserve">is </w:delText>
        </w:r>
      </w:del>
      <w:ins w:id="138" w:author="." w:date="2025-03-03T13:52:00Z" w16du:dateUtc="2025-03-03T05:52:00Z">
        <w:r w:rsidR="00EB4104" w:rsidRPr="00154FED">
          <w:t xml:space="preserve"> </w:t>
        </w:r>
      </w:ins>
      <w:r w:rsidR="007217BC" w:rsidRPr="00154FED">
        <w:t xml:space="preserve">paper is to investigate the </w:t>
      </w:r>
      <w:r w:rsidR="00DF6558" w:rsidRPr="00154FED">
        <w:rPr>
          <w:rStyle w:val="text-dst"/>
        </w:rPr>
        <w:t xml:space="preserve">interaction </w:t>
      </w:r>
      <w:r w:rsidR="00DF6558" w:rsidRPr="00154FED">
        <w:t>between</w:t>
      </w:r>
      <w:r w:rsidR="007217BC" w:rsidRPr="00154FED">
        <w:t xml:space="preserve"> </w:t>
      </w:r>
      <w:del w:id="139" w:author="." w:date="2025-03-03T13:52:00Z" w16du:dateUtc="2025-03-03T05:52:00Z">
        <w:r w:rsidR="00DF6558" w:rsidRPr="00154FED" w:rsidDel="00EB4104">
          <w:delText xml:space="preserve">the </w:delText>
        </w:r>
      </w:del>
      <w:ins w:id="140" w:author="." w:date="2025-03-03T13:52:00Z" w16du:dateUtc="2025-03-03T05:52:00Z">
        <w:r w:rsidR="00EB4104" w:rsidRPr="00154FED">
          <w:t xml:space="preserve">a </w:t>
        </w:r>
      </w:ins>
      <w:r w:rsidR="007217BC" w:rsidRPr="00154FED">
        <w:t>platform</w:t>
      </w:r>
      <w:r w:rsidR="00DF6558" w:rsidRPr="00154FED">
        <w:t>’s</w:t>
      </w:r>
      <w:r w:rsidR="007217BC" w:rsidRPr="00154FED">
        <w:t xml:space="preserve"> governance </w:t>
      </w:r>
      <w:del w:id="141" w:author="." w:date="2025-03-04T19:44:00Z" w16du:dateUtc="2025-03-04T11:44:00Z">
        <w:r w:rsidR="007217BC" w:rsidRPr="00154FED" w:rsidDel="00E174D4">
          <w:delText xml:space="preserve">on </w:delText>
        </w:r>
      </w:del>
      <w:ins w:id="142" w:author="." w:date="2025-03-04T19:44:00Z" w16du:dateUtc="2025-03-04T11:44:00Z">
        <w:r w:rsidR="00E174D4">
          <w:t>and</w:t>
        </w:r>
        <w:r w:rsidR="00E174D4" w:rsidRPr="00154FED">
          <w:t xml:space="preserve"> </w:t>
        </w:r>
      </w:ins>
      <w:r w:rsidR="007217BC" w:rsidRPr="00154FED">
        <w:t>two asymmetric firms’ review manipulation.</w:t>
      </w:r>
      <w:r w:rsidR="00DF6558" w:rsidRPr="00154FED">
        <w:t xml:space="preserve"> </w:t>
      </w:r>
      <w:del w:id="143" w:author="." w:date="2025-03-03T13:52:00Z" w16du:dateUtc="2025-03-03T05:52:00Z">
        <w:r w:rsidR="00D042F5" w:rsidRPr="00154FED" w:rsidDel="00EB4104">
          <w:rPr>
            <w:rFonts w:hint="eastAsia"/>
          </w:rPr>
          <w:delText>Thus, c</w:delText>
        </w:r>
      </w:del>
      <w:ins w:id="144" w:author="." w:date="2025-03-03T13:52:00Z" w16du:dateUtc="2025-03-03T05:52:00Z">
        <w:r w:rsidR="00EB4104" w:rsidRPr="00154FED">
          <w:t>C</w:t>
        </w:r>
      </w:ins>
      <w:r w:rsidR="00BE239E" w:rsidRPr="00154FED">
        <w:t xml:space="preserve">onsidering the </w:t>
      </w:r>
      <w:r w:rsidR="00D042F5" w:rsidRPr="00154FED">
        <w:rPr>
          <w:rFonts w:hint="eastAsia"/>
        </w:rPr>
        <w:t>interven</w:t>
      </w:r>
      <w:ins w:id="145" w:author="." w:date="2025-03-03T13:52:00Z" w16du:dateUtc="2025-03-03T05:52:00Z">
        <w:r w:rsidR="00EB4104" w:rsidRPr="00154FED">
          <w:t xml:space="preserve">ing </w:t>
        </w:r>
      </w:ins>
      <w:del w:id="146" w:author="." w:date="2025-03-03T13:52:00Z" w16du:dateUtc="2025-03-03T05:52:00Z">
        <w:r w:rsidR="00D042F5" w:rsidRPr="00154FED" w:rsidDel="00EB4104">
          <w:rPr>
            <w:rFonts w:hint="eastAsia"/>
          </w:rPr>
          <w:delText xml:space="preserve">tion </w:delText>
        </w:r>
      </w:del>
      <w:r w:rsidR="00D042F5" w:rsidRPr="00154FED">
        <w:rPr>
          <w:rFonts w:hint="eastAsia"/>
        </w:rPr>
        <w:t>role</w:t>
      </w:r>
      <w:r w:rsidR="00BE239E" w:rsidRPr="00154FED">
        <w:t xml:space="preserve"> of platform governance </w:t>
      </w:r>
      <w:del w:id="147" w:author="." w:date="2025-03-04T19:44:00Z" w16du:dateUtc="2025-03-04T11:44:00Z">
        <w:r w:rsidR="00BE239E" w:rsidRPr="00154FED" w:rsidDel="00E174D4">
          <w:delText>o</w:delText>
        </w:r>
      </w:del>
      <w:ins w:id="148" w:author="." w:date="2025-03-04T19:44:00Z" w16du:dateUtc="2025-03-04T11:44:00Z">
        <w:r w:rsidR="00E174D4">
          <w:t>i</w:t>
        </w:r>
      </w:ins>
      <w:r w:rsidR="00BE239E" w:rsidRPr="00154FED">
        <w:t xml:space="preserve">n review manipulation, this paper </w:t>
      </w:r>
      <w:r w:rsidR="00D042F5" w:rsidRPr="00154FED">
        <w:t>intends to examine</w:t>
      </w:r>
      <w:r w:rsidR="00B721FD" w:rsidRPr="00154FED">
        <w:t xml:space="preserve"> three</w:t>
      </w:r>
      <w:r w:rsidR="00D042F5" w:rsidRPr="00154FED">
        <w:t xml:space="preserve"> important research questions</w:t>
      </w:r>
      <w:ins w:id="149" w:author="." w:date="2025-03-03T13:52:00Z" w16du:dateUtc="2025-03-03T05:52:00Z">
        <w:r w:rsidR="00EB4104" w:rsidRPr="00154FED">
          <w:t xml:space="preserve"> (RQs)</w:t>
        </w:r>
      </w:ins>
      <w:r w:rsidR="00D042F5" w:rsidRPr="00154FED">
        <w:t>:</w:t>
      </w:r>
    </w:p>
    <w:p w14:paraId="3C2428C4" w14:textId="7EB0C49B" w:rsidR="00EB4104" w:rsidRPr="00154FED" w:rsidRDefault="00D042F5">
      <w:pPr>
        <w:pStyle w:val="-8"/>
        <w:spacing w:line="360" w:lineRule="auto"/>
        <w:ind w:firstLineChars="0" w:firstLine="0"/>
        <w:rPr>
          <w:ins w:id="150" w:author="." w:date="2025-03-03T13:52:00Z" w16du:dateUtc="2025-03-03T05:52:00Z"/>
          <w:i/>
        </w:rPr>
        <w:pPrChange w:id="151" w:author="." w:date="2025-03-03T13:53:00Z" w16du:dateUtc="2025-03-03T05:53:00Z">
          <w:pPr>
            <w:pStyle w:val="-8"/>
            <w:spacing w:line="480" w:lineRule="auto"/>
          </w:pPr>
        </w:pPrChange>
      </w:pPr>
      <w:del w:id="152" w:author="." w:date="2025-03-03T13:53:00Z" w16du:dateUtc="2025-03-03T05:53:00Z">
        <w:r w:rsidRPr="00154FED" w:rsidDel="00EB4104">
          <w:rPr>
            <w:rFonts w:hint="eastAsia"/>
          </w:rPr>
          <w:delText xml:space="preserve"> </w:delText>
        </w:r>
      </w:del>
      <w:r w:rsidR="00D0108A" w:rsidRPr="00154FED">
        <w:rPr>
          <w:i/>
        </w:rPr>
        <w:t>(1</w:t>
      </w:r>
      <w:r w:rsidR="00BE239E" w:rsidRPr="00154FED">
        <w:rPr>
          <w:i/>
        </w:rPr>
        <w:t>)</w:t>
      </w:r>
      <w:r w:rsidR="00BE239E" w:rsidRPr="00154FED">
        <w:rPr>
          <w:rFonts w:ascii="Microsoft YaHei" w:eastAsia="Microsoft YaHei" w:hAnsi="Microsoft YaHei"/>
          <w:i/>
          <w:color w:val="000000"/>
          <w:shd w:val="clear" w:color="auto" w:fill="FFFFFF"/>
        </w:rPr>
        <w:t xml:space="preserve"> </w:t>
      </w:r>
      <w:r w:rsidR="00B721FD" w:rsidRPr="00154FED">
        <w:rPr>
          <w:i/>
        </w:rPr>
        <w:t>What is the impact of platform governance on the manipulation of competitive firms</w:t>
      </w:r>
      <w:r w:rsidR="00BE239E" w:rsidRPr="00154FED">
        <w:rPr>
          <w:i/>
        </w:rPr>
        <w:t>?</w:t>
      </w:r>
      <w:r w:rsidR="00D0108A" w:rsidRPr="00154FED">
        <w:rPr>
          <w:rFonts w:hint="eastAsia"/>
          <w:i/>
        </w:rPr>
        <w:t xml:space="preserve"> </w:t>
      </w:r>
    </w:p>
    <w:p w14:paraId="45AB7834" w14:textId="77777777" w:rsidR="00EB4104" w:rsidRPr="00154FED" w:rsidRDefault="00D0108A" w:rsidP="008F5698">
      <w:pPr>
        <w:pStyle w:val="-8"/>
        <w:spacing w:line="360" w:lineRule="auto"/>
        <w:ind w:firstLineChars="0" w:firstLine="0"/>
        <w:rPr>
          <w:ins w:id="153" w:author="." w:date="2025-03-03T13:52:00Z" w16du:dateUtc="2025-03-03T05:52:00Z"/>
          <w:i/>
        </w:rPr>
      </w:pPr>
      <w:r w:rsidRPr="00154FED">
        <w:rPr>
          <w:i/>
        </w:rPr>
        <w:t xml:space="preserve">(2) Under the governance of </w:t>
      </w:r>
      <w:del w:id="154" w:author="." w:date="2025-03-03T13:52:00Z" w16du:dateUtc="2025-03-03T05:52:00Z">
        <w:r w:rsidRPr="00154FED" w:rsidDel="00EB4104">
          <w:rPr>
            <w:i/>
          </w:rPr>
          <w:delText xml:space="preserve">the </w:delText>
        </w:r>
      </w:del>
      <w:ins w:id="155" w:author="." w:date="2025-03-03T13:52:00Z" w16du:dateUtc="2025-03-03T05:52:00Z">
        <w:r w:rsidR="00EB4104" w:rsidRPr="00154FED">
          <w:rPr>
            <w:i/>
          </w:rPr>
          <w:t xml:space="preserve">a </w:t>
        </w:r>
      </w:ins>
      <w:r w:rsidRPr="00154FED">
        <w:rPr>
          <w:i/>
        </w:rPr>
        <w:t xml:space="preserve">platform, who can </w:t>
      </w:r>
      <w:r w:rsidR="0057444E" w:rsidRPr="00154FED">
        <w:rPr>
          <w:i/>
        </w:rPr>
        <w:t xml:space="preserve">benefit </w:t>
      </w:r>
      <w:r w:rsidRPr="00154FED">
        <w:rPr>
          <w:i/>
        </w:rPr>
        <w:t>from online review manipulation?</w:t>
      </w:r>
      <w:r w:rsidR="00B721FD" w:rsidRPr="00154FED">
        <w:rPr>
          <w:i/>
        </w:rPr>
        <w:t xml:space="preserve"> </w:t>
      </w:r>
    </w:p>
    <w:p w14:paraId="62B7B863" w14:textId="55C489F5" w:rsidR="00D0108A" w:rsidRPr="00154FED" w:rsidRDefault="00B721FD">
      <w:pPr>
        <w:pStyle w:val="-8"/>
        <w:spacing w:line="360" w:lineRule="auto"/>
        <w:ind w:firstLineChars="0" w:firstLine="0"/>
        <w:pPrChange w:id="156" w:author="." w:date="2025-03-03T13:52:00Z" w16du:dateUtc="2025-03-03T05:52:00Z">
          <w:pPr>
            <w:pStyle w:val="-8"/>
            <w:spacing w:line="480" w:lineRule="auto"/>
          </w:pPr>
        </w:pPrChange>
      </w:pPr>
      <w:r w:rsidRPr="00154FED">
        <w:rPr>
          <w:i/>
        </w:rPr>
        <w:t>(3)</w:t>
      </w:r>
      <w:r w:rsidR="005C06C5" w:rsidRPr="00154FED">
        <w:t xml:space="preserve"> </w:t>
      </w:r>
      <w:r w:rsidR="005C06C5" w:rsidRPr="00154FED">
        <w:rPr>
          <w:i/>
        </w:rPr>
        <w:t xml:space="preserve">When considering long-term impacts, under what circumstances will </w:t>
      </w:r>
      <w:del w:id="157" w:author="." w:date="2025-03-03T13:52:00Z" w16du:dateUtc="2025-03-03T05:52:00Z">
        <w:r w:rsidR="005C06C5" w:rsidRPr="00154FED" w:rsidDel="00EB4104">
          <w:rPr>
            <w:i/>
          </w:rPr>
          <w:delText xml:space="preserve">the </w:delText>
        </w:r>
      </w:del>
      <w:ins w:id="158" w:author="." w:date="2025-03-03T13:52:00Z" w16du:dateUtc="2025-03-03T05:52:00Z">
        <w:r w:rsidR="00EB4104" w:rsidRPr="00154FED">
          <w:rPr>
            <w:i/>
          </w:rPr>
          <w:t xml:space="preserve">a </w:t>
        </w:r>
      </w:ins>
      <w:r w:rsidR="005C06C5" w:rsidRPr="00154FED">
        <w:rPr>
          <w:i/>
        </w:rPr>
        <w:t>platform choose to implement governance?</w:t>
      </w:r>
    </w:p>
    <w:bookmarkEnd w:id="95"/>
    <w:p w14:paraId="135C3664" w14:textId="105D2CF5" w:rsidR="00DE0526" w:rsidRPr="00154FED" w:rsidRDefault="00BE239E" w:rsidP="008F5698">
      <w:pPr>
        <w:pStyle w:val="-8"/>
        <w:spacing w:line="360" w:lineRule="auto"/>
      </w:pPr>
      <w:r w:rsidRPr="00154FED">
        <w:t xml:space="preserve">To address these </w:t>
      </w:r>
      <w:del w:id="159" w:author="." w:date="2025-03-03T13:52:00Z" w16du:dateUtc="2025-03-03T05:52:00Z">
        <w:r w:rsidRPr="00154FED" w:rsidDel="00EB4104">
          <w:delText>research questions</w:delText>
        </w:r>
      </w:del>
      <w:ins w:id="160" w:author="." w:date="2025-03-03T13:52:00Z" w16du:dateUtc="2025-03-03T05:52:00Z">
        <w:r w:rsidR="00EB4104" w:rsidRPr="00154FED">
          <w:t>RQs</w:t>
        </w:r>
      </w:ins>
      <w:r w:rsidRPr="00154FED">
        <w:t>, this paper</w:t>
      </w:r>
      <w:r w:rsidR="00DE0526" w:rsidRPr="00154FED">
        <w:t xml:space="preserve"> develops an analytical model </w:t>
      </w:r>
      <w:del w:id="161" w:author="." w:date="2025-03-03T13:53:00Z" w16du:dateUtc="2025-03-03T05:53:00Z">
        <w:r w:rsidR="00DE0526" w:rsidRPr="00154FED" w:rsidDel="00EB4104">
          <w:delText>where</w:delText>
        </w:r>
        <w:r w:rsidRPr="00154FED" w:rsidDel="00EB4104">
          <w:delText xml:space="preserve"> </w:delText>
        </w:r>
      </w:del>
      <w:ins w:id="162" w:author="." w:date="2025-03-03T13:53:00Z" w16du:dateUtc="2025-03-03T05:53:00Z">
        <w:r w:rsidR="00EB4104" w:rsidRPr="00154FED">
          <w:t xml:space="preserve">in which </w:t>
        </w:r>
      </w:ins>
      <w:r w:rsidR="00DE0526" w:rsidRPr="00154FED">
        <w:t>two asymmetrical firms</w:t>
      </w:r>
      <w:ins w:id="163" w:author="." w:date="2025-03-03T13:53:00Z" w16du:dateUtc="2025-03-03T05:53:00Z">
        <w:r w:rsidR="00EB4104" w:rsidRPr="00154FED">
          <w:t xml:space="preserve"> (</w:t>
        </w:r>
      </w:ins>
      <w:del w:id="164" w:author="." w:date="2025-03-03T13:53:00Z" w16du:dateUtc="2025-03-03T05:53:00Z">
        <w:r w:rsidR="00D20D10" w:rsidRPr="00154FED" w:rsidDel="00EB4104">
          <w:delText xml:space="preserve">, </w:delText>
        </w:r>
      </w:del>
      <w:r w:rsidR="00D20D10" w:rsidRPr="00154FED">
        <w:t>i.e.,</w:t>
      </w:r>
      <w:del w:id="165" w:author="." w:date="2025-03-04T19:44:00Z" w16du:dateUtc="2025-03-04T11:44:00Z">
        <w:r w:rsidR="00D20D10" w:rsidRPr="00154FED" w:rsidDel="00E174D4">
          <w:delText xml:space="preserve"> a</w:delText>
        </w:r>
      </w:del>
      <w:r w:rsidR="00D20D10" w:rsidRPr="00154FED">
        <w:t xml:space="preserve"> superior </w:t>
      </w:r>
      <w:del w:id="166" w:author="." w:date="2025-03-03T13:53:00Z" w16du:dateUtc="2025-03-03T05:53:00Z">
        <w:r w:rsidR="00D20D10" w:rsidRPr="00154FED" w:rsidDel="00EB4104">
          <w:delText xml:space="preserve">firm </w:delText>
        </w:r>
      </w:del>
      <w:r w:rsidR="00D20D10" w:rsidRPr="00154FED">
        <w:t>and</w:t>
      </w:r>
      <w:del w:id="167" w:author="." w:date="2025-03-04T19:44:00Z" w16du:dateUtc="2025-03-04T11:44:00Z">
        <w:r w:rsidR="00D20D10" w:rsidRPr="00154FED" w:rsidDel="00E174D4">
          <w:delText xml:space="preserve"> an</w:delText>
        </w:r>
      </w:del>
      <w:r w:rsidR="00D20D10" w:rsidRPr="00154FED">
        <w:t xml:space="preserve"> inferio</w:t>
      </w:r>
      <w:del w:id="168" w:author="." w:date="2025-03-04T19:44:00Z" w16du:dateUtc="2025-03-04T11:44:00Z">
        <w:r w:rsidR="00D20D10" w:rsidRPr="00154FED" w:rsidDel="00E174D4">
          <w:delText>r fi</w:delText>
        </w:r>
      </w:del>
      <w:r w:rsidR="00D20D10" w:rsidRPr="00154FED">
        <w:t>r</w:t>
      </w:r>
      <w:del w:id="169" w:author="." w:date="2025-03-04T19:44:00Z" w16du:dateUtc="2025-03-04T11:44:00Z">
        <w:r w:rsidR="00D20D10" w:rsidRPr="00154FED" w:rsidDel="00E174D4">
          <w:delText>m</w:delText>
        </w:r>
      </w:del>
      <w:ins w:id="170" w:author="." w:date="2025-03-03T13:53:00Z" w16du:dateUtc="2025-03-03T05:53:00Z">
        <w:r w:rsidR="00EB4104" w:rsidRPr="00154FED">
          <w:t>)</w:t>
        </w:r>
      </w:ins>
      <w:del w:id="171" w:author="." w:date="2025-03-03T13:53:00Z" w16du:dateUtc="2025-03-03T05:53:00Z">
        <w:r w:rsidR="00D20D10" w:rsidRPr="00154FED" w:rsidDel="00EB4104">
          <w:delText>,</w:delText>
        </w:r>
      </w:del>
      <w:r w:rsidR="00DE0526" w:rsidRPr="00154FED">
        <w:t xml:space="preserve"> sell substitutable search products through a common platform. To emphasize the importance of online reviews, this paper assumes that all </w:t>
      </w:r>
      <w:r w:rsidR="00EF767B" w:rsidRPr="00154FED">
        <w:t>consumers</w:t>
      </w:r>
      <w:r w:rsidR="0010046F" w:rsidRPr="00154FED">
        <w:t>’</w:t>
      </w:r>
      <w:r w:rsidR="00DE0526" w:rsidRPr="00154FED">
        <w:t xml:space="preserve"> judgment</w:t>
      </w:r>
      <w:r w:rsidR="00756F33" w:rsidRPr="00154FED">
        <w:t>s</w:t>
      </w:r>
      <w:r w:rsidR="00DE0526" w:rsidRPr="00154FED">
        <w:t xml:space="preserve"> about products are derived from online reviews.</w:t>
      </w:r>
      <w:r w:rsidR="00E42829" w:rsidRPr="00154FED">
        <w:t xml:space="preserve"> </w:t>
      </w:r>
      <w:bookmarkStart w:id="172" w:name="_Hlk167735917"/>
      <w:r w:rsidR="00E42829" w:rsidRPr="00154FED">
        <w:t>These two asymmetric firms sell products of the same actual quality</w:t>
      </w:r>
      <w:ins w:id="173" w:author="." w:date="2025-03-03T13:53:00Z" w16du:dateUtc="2025-03-03T05:53:00Z">
        <w:r w:rsidR="00EB4104" w:rsidRPr="00154FED">
          <w:t xml:space="preserve">; however, the </w:t>
        </w:r>
      </w:ins>
      <w:del w:id="174" w:author="." w:date="2025-03-03T13:53:00Z" w16du:dateUtc="2025-03-03T05:53:00Z">
        <w:r w:rsidR="00E42829" w:rsidRPr="00154FED" w:rsidDel="00EB4104">
          <w:delText xml:space="preserve">, but the </w:delText>
        </w:r>
      </w:del>
      <w:r w:rsidR="00E42829" w:rsidRPr="00154FED">
        <w:t>perceived quality reflected in un</w:t>
      </w:r>
      <w:del w:id="175" w:author="." w:date="2025-03-03T13:53:00Z" w16du:dateUtc="2025-03-03T05:53:00Z">
        <w:r w:rsidR="00965E72" w:rsidRPr="00154FED" w:rsidDel="00EB4104">
          <w:delText>-</w:delText>
        </w:r>
      </w:del>
      <w:r w:rsidR="00E42829" w:rsidRPr="00154FED">
        <w:t>manipulated reviews differs. The firm with higher quality</w:t>
      </w:r>
      <w:ins w:id="176" w:author="." w:date="2025-03-03T13:53:00Z" w16du:dateUtc="2025-03-03T05:53:00Z">
        <w:r w:rsidR="00EB4104" w:rsidRPr="00154FED">
          <w:t xml:space="preserve">, as </w:t>
        </w:r>
      </w:ins>
      <w:del w:id="177" w:author="." w:date="2025-03-03T13:53:00Z" w16du:dateUtc="2025-03-03T05:53:00Z">
        <w:r w:rsidR="00E42829" w:rsidRPr="00154FED" w:rsidDel="00EB4104">
          <w:delText xml:space="preserve"> </w:delText>
        </w:r>
      </w:del>
      <w:r w:rsidR="00E42829" w:rsidRPr="00154FED">
        <w:t>revealed by un</w:t>
      </w:r>
      <w:del w:id="178" w:author="." w:date="2025-03-03T13:53:00Z" w16du:dateUtc="2025-03-03T05:53:00Z">
        <w:r w:rsidR="00965E72" w:rsidRPr="00154FED" w:rsidDel="00EB4104">
          <w:delText>-</w:delText>
        </w:r>
      </w:del>
      <w:r w:rsidR="00E42829" w:rsidRPr="00154FED">
        <w:t>manipulated online reviews</w:t>
      </w:r>
      <w:ins w:id="179" w:author="." w:date="2025-03-03T13:53:00Z" w16du:dateUtc="2025-03-03T05:53:00Z">
        <w:r w:rsidR="00EB4104" w:rsidRPr="00154FED">
          <w:t xml:space="preserve">, </w:t>
        </w:r>
      </w:ins>
      <w:del w:id="180" w:author="." w:date="2025-03-03T13:53:00Z" w16du:dateUtc="2025-03-03T05:53:00Z">
        <w:r w:rsidR="00E42829" w:rsidRPr="00154FED" w:rsidDel="00EB4104">
          <w:delText xml:space="preserve"> </w:delText>
        </w:r>
      </w:del>
      <w:r w:rsidR="00E42829" w:rsidRPr="00154FED">
        <w:t xml:space="preserve">is referred to as the </w:t>
      </w:r>
      <w:ins w:id="181" w:author="." w:date="2025-03-03T13:53:00Z" w16du:dateUtc="2025-03-03T05:53:00Z">
        <w:r w:rsidR="00EB4104" w:rsidRPr="00154FED">
          <w:t>“</w:t>
        </w:r>
      </w:ins>
      <w:r w:rsidR="00E42829" w:rsidRPr="00154FED">
        <w:t>superior firm,</w:t>
      </w:r>
      <w:ins w:id="182" w:author="." w:date="2025-03-03T13:53:00Z" w16du:dateUtc="2025-03-03T05:53:00Z">
        <w:r w:rsidR="00EB4104" w:rsidRPr="00154FED">
          <w:t xml:space="preserve">” while </w:t>
        </w:r>
      </w:ins>
      <w:del w:id="183" w:author="." w:date="2025-03-03T13:53:00Z" w16du:dateUtc="2025-03-03T05:53:00Z">
        <w:r w:rsidR="00E42829" w:rsidRPr="00154FED" w:rsidDel="00EB4104">
          <w:delText xml:space="preserve"> and </w:delText>
        </w:r>
      </w:del>
      <w:r w:rsidR="00E42829" w:rsidRPr="00154FED">
        <w:t xml:space="preserve">the other firm is referred to as the </w:t>
      </w:r>
      <w:ins w:id="184" w:author="." w:date="2025-03-03T13:54:00Z" w16du:dateUtc="2025-03-03T05:54:00Z">
        <w:r w:rsidR="00EB4104" w:rsidRPr="00154FED">
          <w:t>“</w:t>
        </w:r>
      </w:ins>
      <w:r w:rsidR="00E42829" w:rsidRPr="00154FED">
        <w:t>inferior firm.</w:t>
      </w:r>
      <w:ins w:id="185" w:author="." w:date="2025-03-03T13:54:00Z" w16du:dateUtc="2025-03-03T05:54:00Z">
        <w:r w:rsidR="00EB4104" w:rsidRPr="00154FED">
          <w:t>”</w:t>
        </w:r>
      </w:ins>
      <w:r w:rsidR="00E42829" w:rsidRPr="00154FED">
        <w:t xml:space="preserve"> </w:t>
      </w:r>
    </w:p>
    <w:bookmarkEnd w:id="172"/>
    <w:p w14:paraId="782BF393" w14:textId="0813976B" w:rsidR="005C06C5" w:rsidRPr="00154FED" w:rsidRDefault="00E174D4" w:rsidP="008F5698">
      <w:pPr>
        <w:pStyle w:val="-8"/>
        <w:spacing w:line="360" w:lineRule="auto"/>
      </w:pPr>
      <w:ins w:id="186" w:author="." w:date="2025-03-04T19:44:00Z" w16du:dateUtc="2025-03-04T11:44:00Z">
        <w:r>
          <w:t>W</w:t>
        </w:r>
      </w:ins>
      <w:ins w:id="187" w:author="." w:date="2025-03-03T13:55:00Z" w16du:dateUtc="2025-03-03T05:55:00Z">
        <w:r w:rsidR="000858F0" w:rsidRPr="00154FED">
          <w:t xml:space="preserve">e </w:t>
        </w:r>
      </w:ins>
      <w:ins w:id="188" w:author="." w:date="2025-03-04T19:44:00Z" w16du:dateUtc="2025-03-04T11:44:00Z">
        <w:r>
          <w:t>th</w:t>
        </w:r>
      </w:ins>
      <w:ins w:id="189" w:author="." w:date="2025-03-03T13:55:00Z" w16du:dateUtc="2025-03-03T05:55:00Z">
        <w:r w:rsidR="000858F0" w:rsidRPr="00154FED">
          <w:t>e</w:t>
        </w:r>
      </w:ins>
      <w:ins w:id="190" w:author="." w:date="2025-03-04T19:44:00Z" w16du:dateUtc="2025-03-04T11:44:00Z">
        <w:r>
          <w:t>n</w:t>
        </w:r>
      </w:ins>
      <w:ins w:id="191" w:author="." w:date="2025-03-03T13:55:00Z" w16du:dateUtc="2025-03-03T05:55:00Z">
        <w:r w:rsidR="000858F0" w:rsidRPr="00154FED">
          <w:t xml:space="preserve"> </w:t>
        </w:r>
      </w:ins>
      <w:del w:id="192" w:author="." w:date="2025-03-03T13:55:00Z" w16du:dateUtc="2025-03-03T05:55:00Z">
        <w:r w:rsidR="00756F33" w:rsidRPr="00154FED" w:rsidDel="000858F0">
          <w:delText xml:space="preserve">We </w:delText>
        </w:r>
      </w:del>
      <w:r w:rsidR="00756F33" w:rsidRPr="00154FED">
        <w:t>develop</w:t>
      </w:r>
      <w:r w:rsidR="00B04D9A" w:rsidRPr="00154FED">
        <w:t>ed</w:t>
      </w:r>
      <w:r w:rsidR="00756F33" w:rsidRPr="00154FED">
        <w:t xml:space="preserve"> a three-player game model, </w:t>
      </w:r>
      <w:ins w:id="193" w:author="." w:date="2025-03-03T13:55:00Z" w16du:dateUtc="2025-03-03T05:55:00Z">
        <w:r w:rsidR="000858F0" w:rsidRPr="00154FED">
          <w:t xml:space="preserve">which </w:t>
        </w:r>
      </w:ins>
      <w:r w:rsidR="00756F33" w:rsidRPr="00154FED">
        <w:t>involv</w:t>
      </w:r>
      <w:ins w:id="194" w:author="." w:date="2025-03-03T13:55:00Z" w16du:dateUtc="2025-03-03T05:55:00Z">
        <w:r w:rsidR="000858F0" w:rsidRPr="00154FED">
          <w:t xml:space="preserve">ed </w:t>
        </w:r>
      </w:ins>
      <w:del w:id="195" w:author="." w:date="2025-03-03T13:55:00Z" w16du:dateUtc="2025-03-03T05:55:00Z">
        <w:r w:rsidR="00756F33" w:rsidRPr="00154FED" w:rsidDel="000858F0">
          <w:delText xml:space="preserve">ing </w:delText>
        </w:r>
      </w:del>
      <w:r w:rsidR="00756F33" w:rsidRPr="00154FED">
        <w:t>a superior firm, an inferior firm, and a platform, to examine how platform governance affects review manipulation. First, we define</w:t>
      </w:r>
      <w:r w:rsidR="00B04D9A" w:rsidRPr="00154FED">
        <w:t>d</w:t>
      </w:r>
      <w:r w:rsidR="00756F33" w:rsidRPr="00154FED">
        <w:t xml:space="preserve"> the profit functions for the superior firm, the inferior firm, and the platform under different review manipulation scenarios, depending on whether the platform </w:t>
      </w:r>
      <w:ins w:id="196" w:author="." w:date="2025-03-03T13:56:00Z" w16du:dateUtc="2025-03-03T05:56:00Z">
        <w:r w:rsidR="000858F0" w:rsidRPr="00154FED">
          <w:t xml:space="preserve">chose to </w:t>
        </w:r>
      </w:ins>
      <w:r w:rsidR="00756F33" w:rsidRPr="00154FED">
        <w:t>enforce</w:t>
      </w:r>
      <w:del w:id="197" w:author="." w:date="2025-03-03T13:56:00Z" w16du:dateUtc="2025-03-03T05:56:00Z">
        <w:r w:rsidR="00756F33" w:rsidRPr="00154FED" w:rsidDel="000858F0">
          <w:delText xml:space="preserve">s </w:delText>
        </w:r>
      </w:del>
      <w:ins w:id="198" w:author="." w:date="2025-03-03T13:56:00Z" w16du:dateUtc="2025-03-03T05:56:00Z">
        <w:r w:rsidR="000858F0" w:rsidRPr="00154FED">
          <w:t xml:space="preserve"> </w:t>
        </w:r>
      </w:ins>
      <w:r w:rsidR="00756F33" w:rsidRPr="00154FED">
        <w:t>governance.</w:t>
      </w:r>
      <w:r w:rsidR="005E583B" w:rsidRPr="00154FED">
        <w:t xml:space="preserve"> </w:t>
      </w:r>
      <w:r w:rsidR="00756F33" w:rsidRPr="00154FED">
        <w:t>The scenarios include</w:t>
      </w:r>
      <w:r w:rsidR="00B04D9A" w:rsidRPr="00154FED">
        <w:t>d</w:t>
      </w:r>
      <w:r w:rsidR="00756F33" w:rsidRPr="00154FED">
        <w:t xml:space="preserve"> </w:t>
      </w:r>
      <w:ins w:id="199" w:author="." w:date="2025-03-04T17:08:00Z" w16du:dateUtc="2025-03-04T09:08:00Z">
        <w:r w:rsidR="004F41A0" w:rsidRPr="00154FED">
          <w:t>“</w:t>
        </w:r>
      </w:ins>
      <w:del w:id="200" w:author="." w:date="2025-03-04T17:08:00Z" w16du:dateUtc="2025-03-04T09:08:00Z">
        <w:r w:rsidR="00756F33" w:rsidRPr="00154FED" w:rsidDel="004F41A0">
          <w:delText>no man</w:delText>
        </w:r>
      </w:del>
      <w:ins w:id="201" w:author="." w:date="2025-03-04T17:08:00Z" w16du:dateUtc="2025-03-04T09:08:00Z">
        <w:r w:rsidR="004F41A0" w:rsidRPr="00154FED">
          <w:t>no man</w:t>
        </w:r>
      </w:ins>
      <w:r w:rsidR="00756F33" w:rsidRPr="00154FED">
        <w:t>ipulation,</w:t>
      </w:r>
      <w:ins w:id="202" w:author="." w:date="2025-03-03T13:56:00Z" w16du:dateUtc="2025-03-03T05:56:00Z">
        <w:r w:rsidR="000858F0" w:rsidRPr="00154FED">
          <w:t>”</w:t>
        </w:r>
      </w:ins>
      <w:r w:rsidR="00756F33" w:rsidRPr="00154FED">
        <w:t xml:space="preserve"> </w:t>
      </w:r>
      <w:ins w:id="203" w:author="." w:date="2025-03-03T13:56:00Z" w16du:dateUtc="2025-03-03T05:56:00Z">
        <w:r w:rsidR="000858F0" w:rsidRPr="00154FED">
          <w:t>“</w:t>
        </w:r>
      </w:ins>
      <w:r w:rsidR="00756F33" w:rsidRPr="00154FED">
        <w:t>manipulation by the inferior firm alone,</w:t>
      </w:r>
      <w:ins w:id="204" w:author="." w:date="2025-03-03T13:56:00Z" w16du:dateUtc="2025-03-03T05:56:00Z">
        <w:r w:rsidR="000858F0" w:rsidRPr="00154FED">
          <w:t>”</w:t>
        </w:r>
      </w:ins>
      <w:r w:rsidR="00756F33" w:rsidRPr="00154FED">
        <w:t xml:space="preserve"> </w:t>
      </w:r>
      <w:ins w:id="205" w:author="." w:date="2025-03-03T13:56:00Z" w16du:dateUtc="2025-03-03T05:56:00Z">
        <w:r w:rsidR="000858F0" w:rsidRPr="00154FED">
          <w:t>“</w:t>
        </w:r>
      </w:ins>
      <w:r w:rsidR="00756F33" w:rsidRPr="00154FED">
        <w:t>manipulation by the superior firm alone,</w:t>
      </w:r>
      <w:ins w:id="206" w:author="." w:date="2025-03-03T13:56:00Z" w16du:dateUtc="2025-03-03T05:56:00Z">
        <w:r w:rsidR="000858F0" w:rsidRPr="00154FED">
          <w:t>”</w:t>
        </w:r>
      </w:ins>
      <w:r w:rsidR="00756F33" w:rsidRPr="00154FED">
        <w:t xml:space="preserve"> and </w:t>
      </w:r>
      <w:ins w:id="207" w:author="." w:date="2025-03-03T13:56:00Z" w16du:dateUtc="2025-03-03T05:56:00Z">
        <w:r w:rsidR="000858F0" w:rsidRPr="00154FED">
          <w:t>“</w:t>
        </w:r>
      </w:ins>
      <w:r w:rsidR="00756F33" w:rsidRPr="00154FED">
        <w:t>simultaneous manipulation by both firms.</w:t>
      </w:r>
      <w:ins w:id="208" w:author="." w:date="2025-03-03T13:56:00Z" w16du:dateUtc="2025-03-03T05:56:00Z">
        <w:r w:rsidR="000858F0" w:rsidRPr="00154FED">
          <w:t>”</w:t>
        </w:r>
      </w:ins>
      <w:r w:rsidR="00756F33" w:rsidRPr="00154FED">
        <w:t xml:space="preserve"> After deriving the profit functions, we conduct</w:t>
      </w:r>
      <w:r w:rsidR="00B04D9A" w:rsidRPr="00154FED">
        <w:t>ed</w:t>
      </w:r>
      <w:r w:rsidR="00756F33" w:rsidRPr="00154FED">
        <w:t xml:space="preserve"> a comparative analysis of the decisions </w:t>
      </w:r>
      <w:r w:rsidR="00756F33" w:rsidRPr="00154FED">
        <w:lastRenderedPageBreak/>
        <w:t>made by the superior firm, the inferior firm, and the platform under each scenario.</w:t>
      </w:r>
      <w:r w:rsidR="00EF0E4E" w:rsidRPr="00154FED">
        <w:t xml:space="preserve"> </w:t>
      </w:r>
      <w:r w:rsidR="00756F33" w:rsidRPr="00154FED">
        <w:t xml:space="preserve">Our analysis </w:t>
      </w:r>
      <w:r w:rsidR="00B04D9A" w:rsidRPr="00154FED">
        <w:t xml:space="preserve">revealed </w:t>
      </w:r>
      <w:r w:rsidR="00756F33" w:rsidRPr="00154FED">
        <w:t xml:space="preserve">that when </w:t>
      </w:r>
      <w:del w:id="209" w:author="." w:date="2025-03-04T19:44:00Z" w16du:dateUtc="2025-03-04T11:44:00Z">
        <w:r w:rsidR="00756F33" w:rsidRPr="00154FED" w:rsidDel="00E174D4">
          <w:delText>the</w:delText>
        </w:r>
      </w:del>
      <w:ins w:id="210" w:author="." w:date="2025-03-04T19:44:00Z" w16du:dateUtc="2025-03-04T11:44:00Z">
        <w:r>
          <w:t>a</w:t>
        </w:r>
      </w:ins>
      <w:r w:rsidR="00756F33" w:rsidRPr="00154FED">
        <w:t xml:space="preserve"> platform implements governance, a firm may opt not to manipulate, even if its competitor does, without negatively impacting its profits. Governance</w:t>
      </w:r>
      <w:ins w:id="211" w:author="." w:date="2025-03-03T13:57:00Z" w16du:dateUtc="2025-03-03T05:57:00Z">
        <w:r w:rsidR="001223AF" w:rsidRPr="00154FED">
          <w:t xml:space="preserve"> enables </w:t>
        </w:r>
      </w:ins>
      <w:del w:id="212" w:author="." w:date="2025-03-03T13:57:00Z" w16du:dateUtc="2025-03-03T05:57:00Z">
        <w:r w:rsidR="00756F33" w:rsidRPr="00154FED" w:rsidDel="001223AF">
          <w:delText xml:space="preserve"> helps </w:delText>
        </w:r>
      </w:del>
      <w:r w:rsidR="00756F33" w:rsidRPr="00154FED">
        <w:t xml:space="preserve">firms </w:t>
      </w:r>
      <w:ins w:id="213" w:author="." w:date="2025-03-03T13:58:00Z" w16du:dateUtc="2025-03-03T05:58:00Z">
        <w:r w:rsidR="0062367F" w:rsidRPr="00154FED">
          <w:t xml:space="preserve">to </w:t>
        </w:r>
      </w:ins>
      <w:r w:rsidR="00756F33" w:rsidRPr="00154FED">
        <w:t xml:space="preserve">avoid the need to manipulate under competitive pressure. </w:t>
      </w:r>
      <w:bookmarkStart w:id="214" w:name="_Hlk191047473"/>
      <w:r w:rsidR="005C06C5" w:rsidRPr="00154FED">
        <w:t xml:space="preserve">Furthermore, </w:t>
      </w:r>
      <w:del w:id="215" w:author="." w:date="2025-03-03T13:58:00Z" w16du:dateUtc="2025-03-03T05:58:00Z">
        <w:r w:rsidR="005C06C5" w:rsidRPr="00154FED" w:rsidDel="0062367F">
          <w:delText xml:space="preserve">we </w:delText>
        </w:r>
        <w:r w:rsidR="00B04D9A" w:rsidRPr="00154FED" w:rsidDel="0062367F">
          <w:delText xml:space="preserve">found </w:delText>
        </w:r>
      </w:del>
      <w:ins w:id="216" w:author="." w:date="2025-03-03T13:58:00Z" w16du:dateUtc="2025-03-03T05:58:00Z">
        <w:r w:rsidR="0062367F" w:rsidRPr="00154FED">
          <w:t xml:space="preserve">our results revealed that </w:t>
        </w:r>
      </w:ins>
      <w:del w:id="217" w:author="." w:date="2025-03-03T13:58:00Z" w16du:dateUtc="2025-03-03T05:58:00Z">
        <w:r w:rsidR="005C06C5" w:rsidRPr="00154FED" w:rsidDel="0062367F">
          <w:delText xml:space="preserve">that </w:delText>
        </w:r>
      </w:del>
      <w:r w:rsidR="005C06C5" w:rsidRPr="00154FED">
        <w:t>even in the presence of governance, the scenario</w:t>
      </w:r>
      <w:ins w:id="218" w:author="." w:date="2025-03-04T19:44:00Z" w16du:dateUtc="2025-03-04T11:44:00Z">
        <w:r>
          <w:t xml:space="preserve"> in</w:t>
        </w:r>
      </w:ins>
      <w:r w:rsidR="005C06C5" w:rsidRPr="00154FED">
        <w:t xml:space="preserve"> wh</w:t>
      </w:r>
      <w:del w:id="219" w:author="." w:date="2025-03-04T19:44:00Z" w16du:dateUtc="2025-03-04T11:44:00Z">
        <w:r w:rsidR="005C06C5" w:rsidRPr="00154FED" w:rsidDel="00E174D4">
          <w:delText>ere</w:delText>
        </w:r>
      </w:del>
      <w:ins w:id="220" w:author="." w:date="2025-03-04T19:44:00Z" w16du:dateUtc="2025-03-04T11:44:00Z">
        <w:r>
          <w:t>ich</w:t>
        </w:r>
      </w:ins>
      <w:r w:rsidR="005C06C5" w:rsidRPr="00154FED">
        <w:t xml:space="preserve"> both firms engage in manipulation is not always the globally optimal solution; instead, </w:t>
      </w:r>
      <w:commentRangeStart w:id="221"/>
      <w:ins w:id="222" w:author="." w:date="2025-03-03T13:58:00Z" w16du:dateUtc="2025-03-03T05:58:00Z">
        <w:r w:rsidR="0062367F" w:rsidRPr="00154FED">
          <w:t>this scenario</w:t>
        </w:r>
      </w:ins>
      <w:del w:id="223" w:author="." w:date="2025-03-03T13:58:00Z" w16du:dateUtc="2025-03-03T05:58:00Z">
        <w:r w:rsidR="005C06C5" w:rsidRPr="00154FED" w:rsidDel="0062367F">
          <w:delText>it</w:delText>
        </w:r>
      </w:del>
      <w:r w:rsidR="001515E1" w:rsidRPr="00154FED">
        <w:t xml:space="preserve"> </w:t>
      </w:r>
      <w:commentRangeEnd w:id="221"/>
      <w:r w:rsidR="0062367F" w:rsidRPr="00154FED">
        <w:rPr>
          <w:rStyle w:val="CommentReference"/>
          <w:rFonts w:asciiTheme="minorHAnsi" w:eastAsiaTheme="minorEastAsia" w:hAnsiTheme="minorHAnsi"/>
        </w:rPr>
        <w:commentReference w:id="221"/>
      </w:r>
      <w:r w:rsidR="001515E1" w:rsidRPr="00154FED">
        <w:t>(i.e.</w:t>
      </w:r>
      <w:ins w:id="224" w:author="." w:date="2025-03-03T13:58:00Z" w16du:dateUtc="2025-03-03T05:58:00Z">
        <w:r w:rsidR="0062367F" w:rsidRPr="00154FED">
          <w:t xml:space="preserve">, </w:t>
        </w:r>
      </w:ins>
      <w:del w:id="225" w:author="." w:date="2025-03-03T13:58:00Z" w16du:dateUtc="2025-03-03T05:58:00Z">
        <w:r w:rsidR="001515E1" w:rsidRPr="00154FED" w:rsidDel="0062367F">
          <w:delText xml:space="preserve"> </w:delText>
        </w:r>
      </w:del>
      <w:r w:rsidR="001515E1" w:rsidRPr="00154FED">
        <w:t>both firms choose to manipulate)</w:t>
      </w:r>
      <w:r w:rsidR="005C06C5" w:rsidRPr="00154FED">
        <w:t xml:space="preserve"> can lead them into a prisoner</w:t>
      </w:r>
      <w:r w:rsidR="0010046F" w:rsidRPr="00154FED">
        <w:t>’</w:t>
      </w:r>
      <w:r w:rsidR="005C06C5" w:rsidRPr="00154FED">
        <w:t xml:space="preserve">s dilemma. </w:t>
      </w:r>
      <w:bookmarkEnd w:id="214"/>
      <w:r w:rsidR="005C06C5" w:rsidRPr="00154FED">
        <w:t xml:space="preserve">Finally, by considering the long-term effects of governance on the platform, we discover that governance may not always represent the optimal solution for </w:t>
      </w:r>
      <w:del w:id="226" w:author="." w:date="2025-03-03T13:59:00Z" w16du:dateUtc="2025-03-03T05:59:00Z">
        <w:r w:rsidR="005C06C5" w:rsidRPr="00154FED" w:rsidDel="0062367F">
          <w:delText>the platform</w:delText>
        </w:r>
      </w:del>
      <w:ins w:id="227" w:author="." w:date="2025-03-03T13:59:00Z" w16du:dateUtc="2025-03-03T05:59:00Z">
        <w:r w:rsidR="0062367F" w:rsidRPr="00154FED">
          <w:t>it</w:t>
        </w:r>
      </w:ins>
      <w:r w:rsidR="005C06C5" w:rsidRPr="00154FED">
        <w:t xml:space="preserve">. </w:t>
      </w:r>
      <w:del w:id="228" w:author="." w:date="2025-03-03T13:59:00Z" w16du:dateUtc="2025-03-03T05:59:00Z">
        <w:r w:rsidR="00756F33" w:rsidRPr="00154FED" w:rsidDel="0062367F">
          <w:delText>Besides</w:delText>
        </w:r>
      </w:del>
      <w:ins w:id="229" w:author="." w:date="2025-03-03T13:59:00Z" w16du:dateUtc="2025-03-03T05:59:00Z">
        <w:r w:rsidR="0062367F" w:rsidRPr="00154FED">
          <w:t>Furthermore</w:t>
        </w:r>
      </w:ins>
      <w:r w:rsidR="005C06C5" w:rsidRPr="00154FED">
        <w:t>, the benefits derived from governance tend to level off</w:t>
      </w:r>
      <w:r w:rsidR="00756F33" w:rsidRPr="00154FED">
        <w:t xml:space="preserve"> over time</w:t>
      </w:r>
      <w:r w:rsidR="005C06C5" w:rsidRPr="00154FED">
        <w:t>.</w:t>
      </w:r>
    </w:p>
    <w:p w14:paraId="07112B99" w14:textId="6286EBC1" w:rsidR="0062367F" w:rsidRPr="00154FED" w:rsidRDefault="00756F33" w:rsidP="008F5698">
      <w:pPr>
        <w:pStyle w:val="-8"/>
        <w:spacing w:line="360" w:lineRule="auto"/>
        <w:rPr>
          <w:ins w:id="230" w:author="." w:date="2025-03-03T14:00:00Z" w16du:dateUtc="2025-03-03T06:00:00Z"/>
          <w:rStyle w:val="text-dst"/>
        </w:rPr>
      </w:pPr>
      <w:r w:rsidRPr="00154FED">
        <w:rPr>
          <w:rStyle w:val="text-dst"/>
        </w:rPr>
        <w:t>This paper makes three significant contributions</w:t>
      </w:r>
      <w:ins w:id="231" w:author="." w:date="2025-03-03T13:59:00Z" w16du:dateUtc="2025-03-03T05:59:00Z">
        <w:r w:rsidR="0062367F" w:rsidRPr="00154FED">
          <w:rPr>
            <w:rStyle w:val="text-dst"/>
          </w:rPr>
          <w:t xml:space="preserve"> </w:t>
        </w:r>
        <w:commentRangeStart w:id="232"/>
        <w:r w:rsidR="0062367F" w:rsidRPr="00154FED">
          <w:rPr>
            <w:rStyle w:val="text-dst"/>
          </w:rPr>
          <w:t>to the literature.</w:t>
        </w:r>
        <w:commentRangeEnd w:id="232"/>
        <w:r w:rsidR="0062367F" w:rsidRPr="00154FED">
          <w:rPr>
            <w:rStyle w:val="CommentReference"/>
            <w:rFonts w:asciiTheme="minorHAnsi" w:eastAsiaTheme="minorEastAsia" w:hAnsiTheme="minorHAnsi"/>
          </w:rPr>
          <w:commentReference w:id="232"/>
        </w:r>
      </w:ins>
      <w:del w:id="233" w:author="." w:date="2025-03-03T13:59:00Z" w16du:dateUtc="2025-03-03T05:59:00Z">
        <w:r w:rsidRPr="00154FED" w:rsidDel="0062367F">
          <w:rPr>
            <w:rStyle w:val="text-dst"/>
          </w:rPr>
          <w:delText>.</w:delText>
        </w:r>
      </w:del>
      <w:r w:rsidRPr="00154FED">
        <w:rPr>
          <w:rStyle w:val="text-dst"/>
        </w:rPr>
        <w:t xml:space="preserve"> First, </w:t>
      </w:r>
      <w:r w:rsidR="00B04D9A" w:rsidRPr="00154FED">
        <w:rPr>
          <w:rStyle w:val="text-dst"/>
        </w:rPr>
        <w:t>it</w:t>
      </w:r>
      <w:r w:rsidRPr="00154FED">
        <w:rPr>
          <w:rStyle w:val="text-dst"/>
        </w:rPr>
        <w:t xml:space="preserve"> constructs a three-party game model to systematically explore the impact of platform governance on the manipulation of online reviews by asymmetric</w:t>
      </w:r>
      <w:ins w:id="234" w:author="." w:date="2025-03-03T13:59:00Z" w16du:dateUtc="2025-03-03T05:59:00Z">
        <w:r w:rsidR="0062367F" w:rsidRPr="00154FED">
          <w:rPr>
            <w:rStyle w:val="text-dst"/>
          </w:rPr>
          <w:t>al</w:t>
        </w:r>
      </w:ins>
      <w:r w:rsidRPr="00154FED">
        <w:rPr>
          <w:rStyle w:val="text-dst"/>
        </w:rPr>
        <w:t xml:space="preserve"> firms, </w:t>
      </w:r>
      <w:ins w:id="235" w:author="." w:date="2025-03-03T13:59:00Z" w16du:dateUtc="2025-03-03T05:59:00Z">
        <w:r w:rsidR="0062367F" w:rsidRPr="00154FED">
          <w:rPr>
            <w:rStyle w:val="text-dst"/>
          </w:rPr>
          <w:t xml:space="preserve">thus </w:t>
        </w:r>
      </w:ins>
      <w:r w:rsidRPr="00154FED">
        <w:rPr>
          <w:rStyle w:val="text-dst"/>
        </w:rPr>
        <w:t>addressing a gap in the existing literature regarding</w:t>
      </w:r>
      <w:del w:id="236" w:author="." w:date="2025-03-04T19:44:00Z" w16du:dateUtc="2025-03-04T11:44:00Z">
        <w:r w:rsidRPr="00154FED" w:rsidDel="00E174D4">
          <w:rPr>
            <w:rStyle w:val="text-dst"/>
          </w:rPr>
          <w:delText xml:space="preserve"> the</w:delText>
        </w:r>
      </w:del>
      <w:r w:rsidRPr="00154FED">
        <w:rPr>
          <w:rStyle w:val="text-dst"/>
        </w:rPr>
        <w:t xml:space="preserve"> governance effects from the perspective of platform</w:t>
      </w:r>
      <w:ins w:id="237" w:author="." w:date="2025-03-03T14:00:00Z" w16du:dateUtc="2025-03-03T06:00:00Z">
        <w:r w:rsidR="0062367F" w:rsidRPr="00154FED">
          <w:rPr>
            <w:rStyle w:val="text-dst"/>
          </w:rPr>
          <w:t>s’</w:t>
        </w:r>
      </w:ins>
      <w:r w:rsidRPr="00154FED">
        <w:rPr>
          <w:rStyle w:val="text-dst"/>
        </w:rPr>
        <w:t xml:space="preserve"> economic interests. By incorporating the platform into the game model, this research not only analyzes competitive behavior between firms but also reveals how the platform</w:t>
      </w:r>
      <w:ins w:id="238" w:author="." w:date="2025-03-03T14:00:00Z" w16du:dateUtc="2025-03-03T06:00:00Z">
        <w:r w:rsidR="0062367F" w:rsidRPr="00154FED">
          <w:rPr>
            <w:rStyle w:val="text-dst"/>
          </w:rPr>
          <w:t>—</w:t>
        </w:r>
      </w:ins>
      <w:del w:id="239" w:author="." w:date="2025-03-03T14:00:00Z" w16du:dateUtc="2025-03-03T06:00:00Z">
        <w:r w:rsidRPr="00154FED" w:rsidDel="0062367F">
          <w:rPr>
            <w:rStyle w:val="text-dst"/>
          </w:rPr>
          <w:delText xml:space="preserve">, </w:delText>
        </w:r>
      </w:del>
      <w:r w:rsidRPr="00154FED">
        <w:rPr>
          <w:rStyle w:val="text-dst"/>
        </w:rPr>
        <w:t>as a strategic participant</w:t>
      </w:r>
      <w:ins w:id="240" w:author="." w:date="2025-03-03T14:00:00Z" w16du:dateUtc="2025-03-03T06:00:00Z">
        <w:r w:rsidR="0062367F" w:rsidRPr="00154FED">
          <w:rPr>
            <w:rStyle w:val="text-dst"/>
          </w:rPr>
          <w:t>—</w:t>
        </w:r>
      </w:ins>
      <w:del w:id="241" w:author="." w:date="2025-03-03T14:00:00Z" w16du:dateUtc="2025-03-03T06:00:00Z">
        <w:r w:rsidRPr="00154FED" w:rsidDel="0062367F">
          <w:rPr>
            <w:rStyle w:val="text-dst"/>
          </w:rPr>
          <w:delText xml:space="preserve">, </w:delText>
        </w:r>
      </w:del>
      <w:r w:rsidRPr="00154FED">
        <w:rPr>
          <w:rStyle w:val="text-dst"/>
        </w:rPr>
        <w:t xml:space="preserve">can maximize its interests by formulating appropriate governance strategies. This </w:t>
      </w:r>
      <w:ins w:id="242" w:author="." w:date="2025-03-03T14:00:00Z" w16du:dateUtc="2025-03-03T06:00:00Z">
        <w:r w:rsidR="0062367F" w:rsidRPr="00154FED">
          <w:rPr>
            <w:rStyle w:val="text-dst"/>
          </w:rPr>
          <w:t xml:space="preserve">finding </w:t>
        </w:r>
      </w:ins>
      <w:r w:rsidRPr="00154FED">
        <w:rPr>
          <w:rStyle w:val="text-dst"/>
        </w:rPr>
        <w:t xml:space="preserve">contrasts with previous studies that predominantly focus on </w:t>
      </w:r>
      <w:del w:id="243" w:author="." w:date="2025-03-03T14:00:00Z" w16du:dateUtc="2025-03-03T06:00:00Z">
        <w:r w:rsidRPr="00154FED" w:rsidDel="0062367F">
          <w:rPr>
            <w:rStyle w:val="text-dst"/>
          </w:rPr>
          <w:delText xml:space="preserve">the </w:delText>
        </w:r>
      </w:del>
      <w:ins w:id="244" w:author="." w:date="2025-03-03T14:00:00Z" w16du:dateUtc="2025-03-03T06:00:00Z">
        <w:r w:rsidR="0062367F" w:rsidRPr="00154FED">
          <w:rPr>
            <w:rStyle w:val="text-dst"/>
          </w:rPr>
          <w:t xml:space="preserve">firms’ </w:t>
        </w:r>
      </w:ins>
      <w:r w:rsidRPr="00154FED">
        <w:rPr>
          <w:rStyle w:val="text-dst"/>
        </w:rPr>
        <w:t xml:space="preserve">profits </w:t>
      </w:r>
      <w:del w:id="245" w:author="." w:date="2025-03-03T14:00:00Z" w16du:dateUtc="2025-03-03T06:00:00Z">
        <w:r w:rsidRPr="00154FED" w:rsidDel="0062367F">
          <w:rPr>
            <w:rStyle w:val="text-dst"/>
          </w:rPr>
          <w:delText xml:space="preserve">of firms </w:delText>
        </w:r>
      </w:del>
      <w:r w:rsidRPr="00154FED">
        <w:rPr>
          <w:rStyle w:val="text-dst"/>
        </w:rPr>
        <w:t xml:space="preserve">or </w:t>
      </w:r>
      <w:ins w:id="246" w:author="." w:date="2025-03-03T14:00:00Z" w16du:dateUtc="2025-03-03T06:00:00Z">
        <w:r w:rsidR="0062367F" w:rsidRPr="00154FED">
          <w:rPr>
            <w:rStyle w:val="text-dst"/>
          </w:rPr>
          <w:t xml:space="preserve">those of </w:t>
        </w:r>
      </w:ins>
      <w:r w:rsidRPr="00154FED">
        <w:rPr>
          <w:rStyle w:val="text-dst"/>
        </w:rPr>
        <w:t>their competitors</w:t>
      </w:r>
      <w:r w:rsidRPr="00154FED">
        <w:rPr>
          <w:rStyle w:val="text-dst"/>
          <w:szCs w:val="21"/>
        </w:rPr>
        <w:t xml:space="preserve"> </w:t>
      </w:r>
      <w:r w:rsidRPr="00154FED">
        <w:rPr>
          <w:rStyle w:val="text-dst"/>
          <w:szCs w:val="21"/>
        </w:rPr>
        <w:fldChar w:fldCharType="begin"/>
      </w:r>
      <w:r w:rsidR="001D600F" w:rsidRPr="00154FED">
        <w:rPr>
          <w:rStyle w:val="text-dst"/>
          <w:szCs w:val="21"/>
        </w:rPr>
        <w:instrText xml:space="preserve"> ADDIN ZOTERO_ITEM CSL_CITATION {"citationID":"pFIyxI13","properties":{"formattedCitation":"[3,6,7]","plainCitation":"[3,6,7]","noteIndex":0},"citationItems":[{"id":156,"uris":["http://zotero.org/users/local/NlrNCHla/items/F3J2XGDC"],"itemData":{"id":156,"type":"article-journal","abstract":"Online reviews have a significant influence on consumers, and consequently firms are motivated to manipulate online reviews to promote their own products. This paper develops an analytical model to systematically explore the impact of online review manipulation on asymmetrical firms who sell substitutable search products in a competing market. Results show that a firm’s manipulation of online reviews is not necessary to hurt its competitor’s profit. In addition, if firms are free to choose whether to manipulate online reviews, both firms will always choose to manipulate online reviews. Moreover, there exists a prisoner’s dilemma in which online reviews are overmanipulated.","container-title":"Information &amp; Management","DOI":"10.1016/j.im.2019.103244","ISSN":"0378-7206","issue":"6","journalAbbreviation":"Information &amp; Management","language":"en","page":"103244","source":"ScienceDirect","title":"Online review manipulation by asymmetrical firms: Is a firm’s manipulation of online reviews always detrimental to its competitor?","title-short":"Online review manipulation by asymmetrical firms","volume":"57","author":[{"family":"Cao","given":"Huanhuan"}],"issued":{"date-parts":[["2020",9,1]]}}},{"id":184,"uris":["http://zotero.org/users/local/NlrNCHla/items/L8LSET93"],"itemData":{"id":184,"type":"article-journal","abstract":"There is growing evidence that consumers are influenced by Internet-based opinion forums before making a variety of purchase decisions. Firms whose products are being discussed in such forums are therefore tempted to manipulate consumer perceptions by posting costly anonymous messages that praise their products. This paper offers a theoretical analysis of the impact of such behavior on firm profits and consumer surplus. There are three main results. First, if every firm’s manipulation strategy is a monotonically increasing (decreasing) function of that firm’s true quality, strategic manipulation of online forums increases (decreases) the information value of a forum to consumers. This result implies the existence of settings where online forum manipulation benefits consumers. Second, equilibria where strategies are monotonically increasing (decreasing) functions of a firm’s true quality exist in settings where the firm’s net payoff function, inclusive of the cost of manipulation, is supermodular (submodular) in the firm’s quality and manipulation action. Third, in a broad class of settings, if the precision of honest consumer opinions that firms manipulate is sufficiently high, firms of all types, as well as society, would be strictly better off if manipulation of online forums was not possible. Nonetheless, firms are locked into a “rat race” and forced to spend resources on such profit-reducing activities; if they don’t, consumer perceptions will be biased against them. The social cost of online manipulation can be reduced by developing “filtering” technologies that make it costlier for firms to manipulate. Interestingly, as the amount of user-contributed online content increases, it is firms, and not consumers, that have most to gain from the development of such technologies.","container-title":"Management Science","DOI":"10.1287/mnsc.1060.0567","ISSN":"0025-1909, 1526-5501","issue":"10","journalAbbreviation":"Management Science","language":"en","page":"1577-1593","source":"DOI.org (Crossref)","title":"Strategic Manipulation of Internet Opinion Forums: Implications for Consumers and Firms","title-short":"Strategic Manipulation of Internet Opinion Forums","volume":"52","author":[{"family":"Dellarocas","given":"Chrysanthos"}],"issued":{"date-parts":[["2006",10]]}}},{"id":1542,"uris":["http://zotero.org/users/local/NlrNCHla/items/RV83MX6D"],"itemData":{"id":1542,"type":"article-journal","container-title":"Management Information Systems Quarterly","ISSN":"ISSN 0276-7783/ISSN 2162-9730","issue":"3","page":"1573-1602","title":"Competing with the Sharing Economy: Incumbents’ Reaction on Review Manipulation","title-short":"Competing with the Sharing Economy","volume":"46","author":[{"family":"Nie","given":"Cheng"},{"family":"Zheng","given":"Zhiqiang (Eric)"},{"family":"Sarkar","given":"Sumit"}],"issued":{"date-parts":[["2022",9,1]]}}}],"schema":"https://github.com/citation-style-language/schema/raw/master/csl-citation.json"} </w:instrText>
      </w:r>
      <w:r w:rsidRPr="00154FED">
        <w:rPr>
          <w:rStyle w:val="text-dst"/>
          <w:szCs w:val="21"/>
        </w:rPr>
        <w:fldChar w:fldCharType="separate"/>
      </w:r>
      <w:r w:rsidR="001D600F" w:rsidRPr="00154FED">
        <w:rPr>
          <w:rFonts w:cs="Times New Roman"/>
        </w:rPr>
        <w:t>[3,6,7]</w:t>
      </w:r>
      <w:r w:rsidRPr="00154FED">
        <w:rPr>
          <w:rStyle w:val="text-dst"/>
          <w:szCs w:val="21"/>
        </w:rPr>
        <w:fldChar w:fldCharType="end"/>
      </w:r>
      <w:r w:rsidRPr="00154FED">
        <w:rPr>
          <w:rStyle w:val="text-dst"/>
        </w:rPr>
        <w:t xml:space="preserve">. </w:t>
      </w:r>
    </w:p>
    <w:p w14:paraId="1D84D548" w14:textId="1B03BCB9" w:rsidR="003008F4" w:rsidRPr="00154FED" w:rsidRDefault="00756F33" w:rsidP="008F5698">
      <w:pPr>
        <w:pStyle w:val="-8"/>
        <w:spacing w:line="360" w:lineRule="auto"/>
        <w:rPr>
          <w:ins w:id="247" w:author="." w:date="2025-03-03T14:02:00Z" w16du:dateUtc="2025-03-03T06:02:00Z"/>
          <w:rStyle w:val="text-dst"/>
        </w:rPr>
      </w:pPr>
      <w:r w:rsidRPr="00154FED">
        <w:rPr>
          <w:rStyle w:val="text-dst"/>
        </w:rPr>
        <w:t xml:space="preserve">Second, </w:t>
      </w:r>
      <w:del w:id="248" w:author="." w:date="2025-03-03T14:00:00Z" w16du:dateUtc="2025-03-03T06:00:00Z">
        <w:r w:rsidRPr="00154FED" w:rsidDel="0062367F">
          <w:rPr>
            <w:rStyle w:val="text-dst"/>
          </w:rPr>
          <w:delText xml:space="preserve">this </w:delText>
        </w:r>
      </w:del>
      <w:ins w:id="249" w:author="." w:date="2025-03-03T14:00:00Z" w16du:dateUtc="2025-03-03T06:00:00Z">
        <w:r w:rsidR="0062367F" w:rsidRPr="00154FED">
          <w:rPr>
            <w:rStyle w:val="text-dst"/>
          </w:rPr>
          <w:t xml:space="preserve">the present </w:t>
        </w:r>
      </w:ins>
      <w:r w:rsidRPr="00154FED">
        <w:rPr>
          <w:rStyle w:val="text-dst"/>
        </w:rPr>
        <w:t xml:space="preserve">study reveals that </w:t>
      </w:r>
      <w:del w:id="250" w:author="." w:date="2025-03-03T14:00:00Z" w16du:dateUtc="2025-03-03T06:00:00Z">
        <w:r w:rsidRPr="00154FED" w:rsidDel="0062367F">
          <w:rPr>
            <w:rStyle w:val="text-dst"/>
          </w:rPr>
          <w:delText xml:space="preserve">the </w:delText>
        </w:r>
      </w:del>
      <w:ins w:id="251" w:author="." w:date="2025-03-03T14:00:00Z" w16du:dateUtc="2025-03-03T06:00:00Z">
        <w:r w:rsidR="0062367F" w:rsidRPr="00154FED">
          <w:rPr>
            <w:rStyle w:val="text-dst"/>
          </w:rPr>
          <w:t xml:space="preserve">firms’ review </w:t>
        </w:r>
      </w:ins>
      <w:r w:rsidRPr="00154FED">
        <w:rPr>
          <w:rStyle w:val="text-dst"/>
        </w:rPr>
        <w:t xml:space="preserve">manipulation </w:t>
      </w:r>
      <w:del w:id="252" w:author="." w:date="2025-03-03T14:00:00Z" w16du:dateUtc="2025-03-03T06:00:00Z">
        <w:r w:rsidRPr="00154FED" w:rsidDel="0062367F">
          <w:rPr>
            <w:rStyle w:val="text-dst"/>
          </w:rPr>
          <w:delText xml:space="preserve">of reviews by firms </w:delText>
        </w:r>
      </w:del>
      <w:r w:rsidRPr="00154FED">
        <w:rPr>
          <w:rStyle w:val="text-dst"/>
        </w:rPr>
        <w:t xml:space="preserve">does not necessarily harm the profits of </w:t>
      </w:r>
      <w:ins w:id="253" w:author="." w:date="2025-03-03T14:01:00Z" w16du:dateUtc="2025-03-03T06:01:00Z">
        <w:r w:rsidR="0062367F" w:rsidRPr="00154FED">
          <w:rPr>
            <w:rStyle w:val="text-dst"/>
          </w:rPr>
          <w:t xml:space="preserve">a </w:t>
        </w:r>
      </w:ins>
      <w:del w:id="254" w:author="." w:date="2025-03-03T14:01:00Z" w16du:dateUtc="2025-03-03T06:01:00Z">
        <w:r w:rsidRPr="00154FED" w:rsidDel="0062367F">
          <w:rPr>
            <w:rStyle w:val="text-dst"/>
          </w:rPr>
          <w:delText xml:space="preserve">the </w:delText>
        </w:r>
      </w:del>
      <w:r w:rsidRPr="00154FED">
        <w:rPr>
          <w:rStyle w:val="text-dst"/>
        </w:rPr>
        <w:t>platform</w:t>
      </w:r>
      <w:del w:id="255" w:author="." w:date="2025-03-03T14:01:00Z" w16du:dateUtc="2025-03-03T06:01:00Z">
        <w:r w:rsidRPr="00154FED" w:rsidDel="0062367F">
          <w:rPr>
            <w:rStyle w:val="text-dst"/>
          </w:rPr>
          <w:delText xml:space="preserve"> and </w:delText>
        </w:r>
      </w:del>
      <w:ins w:id="256" w:author="." w:date="2025-03-03T14:01:00Z" w16du:dateUtc="2025-03-03T06:01:00Z">
        <w:r w:rsidR="0062367F" w:rsidRPr="00154FED">
          <w:rPr>
            <w:rStyle w:val="text-dst"/>
          </w:rPr>
          <w:t xml:space="preserve"> and its </w:t>
        </w:r>
      </w:ins>
      <w:r w:rsidRPr="00154FED">
        <w:rPr>
          <w:rStyle w:val="text-dst"/>
        </w:rPr>
        <w:t>competitors. Through quantitative analysis, we demonstrate the platform</w:t>
      </w:r>
      <w:r w:rsidR="0010046F" w:rsidRPr="00154FED">
        <w:rPr>
          <w:rStyle w:val="text-dst"/>
        </w:rPr>
        <w:t>’</w:t>
      </w:r>
      <w:r w:rsidRPr="00154FED">
        <w:rPr>
          <w:rStyle w:val="text-dst"/>
        </w:rPr>
        <w:t xml:space="preserve">s profits in different scenarios, proving that </w:t>
      </w:r>
      <w:del w:id="257" w:author="." w:date="2025-03-03T14:01:00Z" w16du:dateUtc="2025-03-03T06:01:00Z">
        <w:r w:rsidRPr="00154FED" w:rsidDel="0062367F">
          <w:rPr>
            <w:rStyle w:val="text-dst"/>
          </w:rPr>
          <w:delText>the platform</w:delText>
        </w:r>
      </w:del>
      <w:ins w:id="258" w:author="." w:date="2025-03-03T14:01:00Z" w16du:dateUtc="2025-03-03T06:01:00Z">
        <w:r w:rsidR="0062367F" w:rsidRPr="00154FED">
          <w:rPr>
            <w:rStyle w:val="text-dst"/>
          </w:rPr>
          <w:t>it</w:t>
        </w:r>
      </w:ins>
      <w:r w:rsidRPr="00154FED">
        <w:rPr>
          <w:rStyle w:val="text-dst"/>
        </w:rPr>
        <w:t xml:space="preserve"> can find a</w:t>
      </w:r>
      <w:ins w:id="259" w:author="." w:date="2025-03-03T14:01:00Z" w16du:dateUtc="2025-03-03T06:01:00Z">
        <w:r w:rsidR="003008F4" w:rsidRPr="00154FED">
          <w:rPr>
            <w:rStyle w:val="text-dst"/>
          </w:rPr>
          <w:t>n appropriate</w:t>
        </w:r>
      </w:ins>
      <w:del w:id="260" w:author="." w:date="2025-03-03T14:01:00Z" w16du:dateUtc="2025-03-03T06:01:00Z">
        <w:r w:rsidRPr="00154FED" w:rsidDel="003008F4">
          <w:rPr>
            <w:rStyle w:val="text-dst"/>
          </w:rPr>
          <w:delText xml:space="preserve"> </w:delText>
        </w:r>
      </w:del>
      <w:ins w:id="261" w:author="." w:date="2025-03-03T14:01:00Z" w16du:dateUtc="2025-03-03T06:01:00Z">
        <w:r w:rsidR="003008F4" w:rsidRPr="00154FED">
          <w:rPr>
            <w:rStyle w:val="text-dst"/>
          </w:rPr>
          <w:t xml:space="preserve"> “</w:t>
        </w:r>
      </w:ins>
      <w:del w:id="262" w:author="." w:date="2025-03-03T14:01:00Z" w16du:dateUtc="2025-03-03T06:01:00Z">
        <w:r w:rsidRPr="00154FED" w:rsidDel="003008F4">
          <w:rPr>
            <w:rStyle w:val="text-dst"/>
          </w:rPr>
          <w:delText>"</w:delText>
        </w:r>
      </w:del>
      <w:r w:rsidRPr="00154FED">
        <w:rPr>
          <w:rStyle w:val="text-dst"/>
        </w:rPr>
        <w:t>profit maximization governance</w:t>
      </w:r>
      <w:ins w:id="263" w:author="." w:date="2025-03-03T14:01:00Z" w16du:dateUtc="2025-03-03T06:01:00Z">
        <w:r w:rsidR="003008F4" w:rsidRPr="00154FED">
          <w:rPr>
            <w:rStyle w:val="text-dst"/>
          </w:rPr>
          <w:t>”</w:t>
        </w:r>
      </w:ins>
      <w:del w:id="264" w:author="." w:date="2025-03-03T14:01:00Z" w16du:dateUtc="2025-03-03T06:01:00Z">
        <w:r w:rsidRPr="00154FED" w:rsidDel="003008F4">
          <w:rPr>
            <w:rStyle w:val="text-dst"/>
          </w:rPr>
          <w:delText>"</w:delText>
        </w:r>
      </w:del>
      <w:r w:rsidRPr="00154FED">
        <w:rPr>
          <w:rStyle w:val="text-dst"/>
        </w:rPr>
        <w:t xml:space="preserve"> strategy by balancing governance costs and benefits. </w:t>
      </w:r>
      <w:del w:id="265" w:author="." w:date="2025-03-03T14:01:00Z" w16du:dateUtc="2025-03-03T06:01:00Z">
        <w:r w:rsidRPr="00154FED" w:rsidDel="003008F4">
          <w:rPr>
            <w:rStyle w:val="text-dst"/>
          </w:rPr>
          <w:delText>Besides</w:delText>
        </w:r>
      </w:del>
      <w:ins w:id="266" w:author="." w:date="2025-03-03T14:01:00Z" w16du:dateUtc="2025-03-03T06:01:00Z">
        <w:r w:rsidR="003008F4" w:rsidRPr="00154FED">
          <w:rPr>
            <w:rStyle w:val="text-dst"/>
          </w:rPr>
          <w:t>Furthermore</w:t>
        </w:r>
      </w:ins>
      <w:r w:rsidRPr="00154FED">
        <w:rPr>
          <w:rStyle w:val="text-dst"/>
        </w:rPr>
        <w:t xml:space="preserve">, </w:t>
      </w:r>
      <w:del w:id="267" w:author="." w:date="2025-03-04T19:45:00Z" w16du:dateUtc="2025-03-04T11:45:00Z">
        <w:r w:rsidRPr="00154FED" w:rsidDel="00E174D4">
          <w:rPr>
            <w:rStyle w:val="text-dst"/>
          </w:rPr>
          <w:delText>w</w:delText>
        </w:r>
      </w:del>
      <w:r w:rsidRPr="00154FED">
        <w:rPr>
          <w:rStyle w:val="text-dst"/>
        </w:rPr>
        <w:t>i</w:t>
      </w:r>
      <w:del w:id="268" w:author="." w:date="2025-03-04T19:45:00Z" w16du:dateUtc="2025-03-04T11:45:00Z">
        <w:r w:rsidRPr="00154FED" w:rsidDel="00E174D4">
          <w:rPr>
            <w:rStyle w:val="text-dst"/>
          </w:rPr>
          <w:delText>th</w:delText>
        </w:r>
      </w:del>
      <w:ins w:id="269" w:author="." w:date="2025-03-04T19:45:00Z" w16du:dateUtc="2025-03-04T11:45:00Z">
        <w:r w:rsidR="00E174D4">
          <w:rPr>
            <w:rStyle w:val="text-dst"/>
          </w:rPr>
          <w:t>n</w:t>
        </w:r>
      </w:ins>
      <w:r w:rsidRPr="00154FED">
        <w:rPr>
          <w:rStyle w:val="text-dst"/>
        </w:rPr>
        <w:t xml:space="preserve"> the presence of platform governance, a</w:t>
      </w:r>
      <w:ins w:id="270" w:author="." w:date="2025-03-03T14:01:00Z" w16du:dateUtc="2025-03-03T06:01:00Z">
        <w:r w:rsidR="003008F4" w:rsidRPr="00154FED">
          <w:rPr>
            <w:rStyle w:val="text-dst"/>
          </w:rPr>
          <w:t xml:space="preserve"> </w:t>
        </w:r>
      </w:ins>
      <w:del w:id="271" w:author="." w:date="2025-03-03T14:01:00Z" w16du:dateUtc="2025-03-03T06:01:00Z">
        <w:r w:rsidRPr="00154FED" w:rsidDel="003008F4">
          <w:rPr>
            <w:rStyle w:val="text-dst"/>
          </w:rPr>
          <w:delText xml:space="preserve"> </w:delText>
        </w:r>
      </w:del>
      <w:r w:rsidRPr="00154FED">
        <w:rPr>
          <w:rStyle w:val="text-dst"/>
        </w:rPr>
        <w:t xml:space="preserve">firm does not need to continuously engage in manipulation to </w:t>
      </w:r>
      <w:r w:rsidR="00DD278F" w:rsidRPr="00154FED">
        <w:t xml:space="preserve">increase </w:t>
      </w:r>
      <w:r w:rsidRPr="00154FED">
        <w:rPr>
          <w:rStyle w:val="text-dst"/>
        </w:rPr>
        <w:t xml:space="preserve">its profit, even when its competitor is </w:t>
      </w:r>
      <w:ins w:id="272" w:author="." w:date="2025-03-03T14:02:00Z" w16du:dateUtc="2025-03-03T06:02:00Z">
        <w:r w:rsidR="003008F4" w:rsidRPr="00154FED">
          <w:rPr>
            <w:rStyle w:val="text-dst"/>
          </w:rPr>
          <w:t xml:space="preserve">engaged in review </w:t>
        </w:r>
      </w:ins>
      <w:del w:id="273" w:author="." w:date="2025-03-03T14:02:00Z" w16du:dateUtc="2025-03-03T06:02:00Z">
        <w:r w:rsidRPr="00154FED" w:rsidDel="003008F4">
          <w:rPr>
            <w:rStyle w:val="text-dst"/>
          </w:rPr>
          <w:delText xml:space="preserve">manipulating </w:delText>
        </w:r>
      </w:del>
      <w:ins w:id="274" w:author="." w:date="2025-03-03T14:02:00Z" w16du:dateUtc="2025-03-03T06:02:00Z">
        <w:r w:rsidR="003008F4" w:rsidRPr="00154FED">
          <w:rPr>
            <w:rStyle w:val="text-dst"/>
          </w:rPr>
          <w:t xml:space="preserve">manipulation. </w:t>
        </w:r>
      </w:ins>
      <w:del w:id="275" w:author="." w:date="2025-03-03T14:02:00Z" w16du:dateUtc="2025-03-03T06:02:00Z">
        <w:r w:rsidRPr="00154FED" w:rsidDel="003008F4">
          <w:rPr>
            <w:rStyle w:val="text-dst"/>
          </w:rPr>
          <w:delText xml:space="preserve">reviews. </w:delText>
        </w:r>
      </w:del>
    </w:p>
    <w:p w14:paraId="0A606A11" w14:textId="03C23FC5" w:rsidR="00756F33" w:rsidRPr="00154FED" w:rsidRDefault="00756F33" w:rsidP="008F5698">
      <w:pPr>
        <w:pStyle w:val="-8"/>
        <w:spacing w:line="360" w:lineRule="auto"/>
        <w:rPr>
          <w:rStyle w:val="text-dst"/>
        </w:rPr>
      </w:pPr>
      <w:commentRangeStart w:id="276"/>
      <w:r w:rsidRPr="00154FED">
        <w:rPr>
          <w:rStyle w:val="text-dst"/>
        </w:rPr>
        <w:t>Finally</w:t>
      </w:r>
      <w:commentRangeEnd w:id="276"/>
      <w:r w:rsidR="003008F4" w:rsidRPr="00154FED">
        <w:rPr>
          <w:rStyle w:val="CommentReference"/>
          <w:rFonts w:asciiTheme="minorHAnsi" w:eastAsiaTheme="minorEastAsia" w:hAnsiTheme="minorHAnsi"/>
        </w:rPr>
        <w:commentReference w:id="276"/>
      </w:r>
      <w:r w:rsidRPr="00154FED">
        <w:rPr>
          <w:rStyle w:val="text-dst"/>
        </w:rPr>
        <w:t>, by analyzing the long-term effects of varying governance intensit</w:t>
      </w:r>
      <w:ins w:id="277" w:author="." w:date="2025-03-03T14:06:00Z" w16du:dateUtc="2025-03-03T06:06:00Z">
        <w:r w:rsidR="008A1333" w:rsidRPr="00154FED">
          <w:rPr>
            <w:rStyle w:val="text-dst"/>
          </w:rPr>
          <w:t xml:space="preserve">ies and </w:t>
        </w:r>
      </w:ins>
      <w:del w:id="278" w:author="." w:date="2025-03-03T14:06:00Z" w16du:dateUtc="2025-03-03T06:06:00Z">
        <w:r w:rsidRPr="00154FED" w:rsidDel="008A1333">
          <w:rPr>
            <w:rStyle w:val="text-dst"/>
          </w:rPr>
          <w:delText xml:space="preserve">y and </w:delText>
        </w:r>
      </w:del>
      <w:r w:rsidRPr="00154FED">
        <w:rPr>
          <w:rStyle w:val="text-dst"/>
        </w:rPr>
        <w:t>time on</w:t>
      </w:r>
      <w:del w:id="279" w:author="." w:date="2025-03-04T19:45:00Z" w16du:dateUtc="2025-03-04T11:45:00Z">
        <w:r w:rsidRPr="00154FED" w:rsidDel="00E174D4">
          <w:rPr>
            <w:rStyle w:val="text-dst"/>
          </w:rPr>
          <w:delText xml:space="preserve"> both</w:delText>
        </w:r>
      </w:del>
      <w:r w:rsidRPr="00154FED">
        <w:rPr>
          <w:rStyle w:val="text-dst"/>
        </w:rPr>
        <w:t xml:space="preserve"> platform and firm behavior, </w:t>
      </w:r>
      <w:ins w:id="280" w:author="." w:date="2025-03-03T14:07:00Z" w16du:dateUtc="2025-03-03T06:07:00Z">
        <w:r w:rsidR="008A1333" w:rsidRPr="00154FED">
          <w:rPr>
            <w:rStyle w:val="text-dst"/>
          </w:rPr>
          <w:t>the present study reveals that</w:t>
        </w:r>
      </w:ins>
      <w:del w:id="281" w:author="." w:date="2025-03-03T14:07:00Z" w16du:dateUtc="2025-03-03T06:07:00Z">
        <w:r w:rsidRPr="00154FED" w:rsidDel="008A1333">
          <w:rPr>
            <w:rStyle w:val="text-dst"/>
          </w:rPr>
          <w:delText xml:space="preserve">it shows that </w:delText>
        </w:r>
      </w:del>
      <w:ins w:id="282" w:author="." w:date="2025-03-03T14:07:00Z" w16du:dateUtc="2025-03-03T06:07:00Z">
        <w:r w:rsidR="008A1333" w:rsidRPr="00154FED">
          <w:rPr>
            <w:rStyle w:val="text-dst"/>
          </w:rPr>
          <w:t xml:space="preserve"> </w:t>
        </w:r>
      </w:ins>
      <w:r w:rsidRPr="00154FED">
        <w:rPr>
          <w:rStyle w:val="text-dst"/>
        </w:rPr>
        <w:t xml:space="preserve">the platform may not implement governance measures from the outset. </w:t>
      </w:r>
      <w:del w:id="283" w:author="." w:date="2025-03-03T14:07:00Z" w16du:dateUtc="2025-03-03T06:07:00Z">
        <w:r w:rsidRPr="00154FED" w:rsidDel="008A1333">
          <w:rPr>
            <w:rStyle w:val="text-dst"/>
          </w:rPr>
          <w:delText>In addition</w:delText>
        </w:r>
      </w:del>
      <w:ins w:id="284" w:author="." w:date="2025-03-03T14:07:00Z" w16du:dateUtc="2025-03-03T06:07:00Z">
        <w:r w:rsidR="008A1333" w:rsidRPr="00154FED">
          <w:rPr>
            <w:rStyle w:val="text-dst"/>
          </w:rPr>
          <w:t>Furthermore</w:t>
        </w:r>
      </w:ins>
      <w:r w:rsidRPr="00154FED">
        <w:rPr>
          <w:rStyle w:val="text-dst"/>
        </w:rPr>
        <w:t xml:space="preserve">, as time progresses, the intensity of governance tends to increase, and </w:t>
      </w:r>
      <w:r w:rsidRPr="00154FED">
        <w:t>the additional benefit</w:t>
      </w:r>
      <w:ins w:id="285" w:author="." w:date="2025-03-04T19:45:00Z" w16du:dateUtc="2025-03-04T11:45:00Z">
        <w:r w:rsidR="00E174D4">
          <w:t>s</w:t>
        </w:r>
      </w:ins>
      <w:r w:rsidRPr="00154FED">
        <w:t xml:space="preserve"> brought by governance to the platform </w:t>
      </w:r>
      <w:r w:rsidRPr="00154FED">
        <w:lastRenderedPageBreak/>
        <w:t>will not grow indefinitely. Instead, the platform</w:t>
      </w:r>
      <w:r w:rsidR="0010046F" w:rsidRPr="00154FED">
        <w:t>’</w:t>
      </w:r>
      <w:r w:rsidRPr="00154FED">
        <w:t>s profit</w:t>
      </w:r>
      <w:ins w:id="286" w:author="." w:date="2025-03-04T19:45:00Z" w16du:dateUtc="2025-03-04T11:45:00Z">
        <w:r w:rsidR="00E174D4">
          <w:t>s</w:t>
        </w:r>
      </w:ins>
      <w:r w:rsidRPr="00154FED">
        <w:t xml:space="preserve"> will </w:t>
      </w:r>
      <w:del w:id="287" w:author="." w:date="2025-03-03T14:07:00Z" w16du:dateUtc="2025-03-03T06:07:00Z">
        <w:r w:rsidRPr="00154FED" w:rsidDel="008A1333">
          <w:delText xml:space="preserve">tend to </w:delText>
        </w:r>
      </w:del>
      <w:r w:rsidRPr="00154FED">
        <w:t>stabilize.</w:t>
      </w:r>
      <w:r w:rsidRPr="00154FED">
        <w:rPr>
          <w:rStyle w:val="text-dst"/>
        </w:rPr>
        <w:t xml:space="preserve"> This finding provides practical insights for e-commerce platforms in </w:t>
      </w:r>
      <w:ins w:id="288" w:author="." w:date="2025-03-03T14:07:00Z" w16du:dateUtc="2025-03-03T06:07:00Z">
        <w:r w:rsidR="008A1333" w:rsidRPr="00154FED">
          <w:rPr>
            <w:rStyle w:val="text-dst"/>
          </w:rPr>
          <w:t xml:space="preserve">terms of </w:t>
        </w:r>
      </w:ins>
      <w:r w:rsidRPr="00154FED">
        <w:rPr>
          <w:rStyle w:val="text-dst"/>
        </w:rPr>
        <w:t xml:space="preserve">addressing review manipulation issues, </w:t>
      </w:r>
      <w:del w:id="289" w:author="." w:date="2025-03-03T14:07:00Z" w16du:dateUtc="2025-03-03T06:07:00Z">
        <w:r w:rsidRPr="00154FED" w:rsidDel="008A1333">
          <w:rPr>
            <w:rStyle w:val="text-dst"/>
          </w:rPr>
          <w:delText xml:space="preserve">helping </w:delText>
        </w:r>
      </w:del>
      <w:ins w:id="290" w:author="." w:date="2025-03-03T14:07:00Z" w16du:dateUtc="2025-03-03T06:07:00Z">
        <w:r w:rsidR="008A1333" w:rsidRPr="00154FED">
          <w:rPr>
            <w:rStyle w:val="text-dst"/>
          </w:rPr>
          <w:t xml:space="preserve">enabling </w:t>
        </w:r>
      </w:ins>
      <w:r w:rsidRPr="00154FED">
        <w:rPr>
          <w:rStyle w:val="text-dst"/>
        </w:rPr>
        <w:t>them to develop more effective long-term governance strategies.</w:t>
      </w:r>
    </w:p>
    <w:p w14:paraId="2DA6DAA1" w14:textId="7D1B242D" w:rsidR="00BE239E" w:rsidRPr="00154FED" w:rsidRDefault="00BE239E" w:rsidP="008F5698">
      <w:pPr>
        <w:pStyle w:val="-8"/>
        <w:spacing w:line="360" w:lineRule="auto"/>
      </w:pPr>
      <w:r w:rsidRPr="00154FED">
        <w:t>The re</w:t>
      </w:r>
      <w:ins w:id="291" w:author="." w:date="2025-03-03T14:07:00Z" w16du:dateUtc="2025-03-03T06:07:00Z">
        <w:r w:rsidR="008A1333" w:rsidRPr="00154FED">
          <w:t>mai</w:t>
        </w:r>
      </w:ins>
      <w:ins w:id="292" w:author="." w:date="2025-03-03T14:08:00Z" w16du:dateUtc="2025-03-03T06:08:00Z">
        <w:r w:rsidR="008A1333" w:rsidRPr="00154FED">
          <w:t xml:space="preserve">nder of the </w:t>
        </w:r>
      </w:ins>
      <w:del w:id="293" w:author="." w:date="2025-03-03T14:08:00Z" w16du:dateUtc="2025-03-03T06:08:00Z">
        <w:r w:rsidRPr="00154FED" w:rsidDel="008A1333">
          <w:delText xml:space="preserve">st of the </w:delText>
        </w:r>
      </w:del>
      <w:r w:rsidRPr="00154FED">
        <w:t xml:space="preserve">paper is organized </w:t>
      </w:r>
      <w:del w:id="294" w:author="." w:date="2025-03-03T14:08:00Z" w16du:dateUtc="2025-03-03T06:08:00Z">
        <w:r w:rsidRPr="00154FED" w:rsidDel="008A1333">
          <w:delText>as follows</w:delText>
        </w:r>
      </w:del>
      <w:ins w:id="295" w:author="." w:date="2025-03-03T14:08:00Z" w16du:dateUtc="2025-03-03T06:08:00Z">
        <w:r w:rsidR="008A1333" w:rsidRPr="00154FED">
          <w:t>into sections</w:t>
        </w:r>
      </w:ins>
      <w:r w:rsidRPr="00154FED">
        <w:t xml:space="preserve">. Section 2 presents </w:t>
      </w:r>
      <w:del w:id="296" w:author="." w:date="2025-03-04T19:45:00Z" w16du:dateUtc="2025-03-04T11:45:00Z">
        <w:r w:rsidRPr="00154FED" w:rsidDel="00E174D4">
          <w:delText>the</w:delText>
        </w:r>
      </w:del>
      <w:ins w:id="297" w:author="." w:date="2025-03-04T19:45:00Z" w16du:dateUtc="2025-03-04T11:45:00Z">
        <w:r w:rsidR="00E174D4">
          <w:t>a</w:t>
        </w:r>
      </w:ins>
      <w:r w:rsidRPr="00154FED">
        <w:t xml:space="preserve"> </w:t>
      </w:r>
      <w:ins w:id="298" w:author="." w:date="2025-03-03T14:08:00Z" w16du:dateUtc="2025-03-03T06:08:00Z">
        <w:r w:rsidR="008A1333" w:rsidRPr="00154FED">
          <w:t>review of</w:t>
        </w:r>
      </w:ins>
      <w:ins w:id="299" w:author="." w:date="2025-03-04T19:45:00Z" w16du:dateUtc="2025-03-04T11:45:00Z">
        <w:r w:rsidR="00E174D4">
          <w:t xml:space="preserve"> the</w:t>
        </w:r>
      </w:ins>
      <w:ins w:id="300" w:author="." w:date="2025-03-03T14:08:00Z" w16du:dateUtc="2025-03-03T06:08:00Z">
        <w:r w:rsidR="008A1333" w:rsidRPr="00154FED">
          <w:t xml:space="preserve"> </w:t>
        </w:r>
      </w:ins>
      <w:r w:rsidRPr="00154FED">
        <w:t xml:space="preserve">literature </w:t>
      </w:r>
      <w:del w:id="301" w:author="." w:date="2025-03-03T14:08:00Z" w16du:dateUtc="2025-03-03T06:08:00Z">
        <w:r w:rsidRPr="00154FED" w:rsidDel="008A1333">
          <w:delText>review</w:delText>
        </w:r>
        <w:r w:rsidR="00193FAB" w:rsidRPr="00154FED" w:rsidDel="008A1333">
          <w:rPr>
            <w:rFonts w:hint="eastAsia"/>
          </w:rPr>
          <w:delText xml:space="preserve"> </w:delText>
        </w:r>
      </w:del>
      <w:r w:rsidR="00193FAB" w:rsidRPr="00154FED">
        <w:rPr>
          <w:rFonts w:hint="eastAsia"/>
        </w:rPr>
        <w:t>related to review manipulation and</w:t>
      </w:r>
      <w:r w:rsidRPr="00154FED">
        <w:rPr>
          <w:rFonts w:hint="eastAsia"/>
        </w:rPr>
        <w:t xml:space="preserve"> platform </w:t>
      </w:r>
      <w:r w:rsidRPr="00154FED">
        <w:t>governance</w:t>
      </w:r>
      <w:r w:rsidRPr="00154FED">
        <w:rPr>
          <w:rFonts w:hint="eastAsia"/>
        </w:rPr>
        <w:t>.</w:t>
      </w:r>
      <w:r w:rsidRPr="00154FED">
        <w:t xml:space="preserve"> Section 3 </w:t>
      </w:r>
      <w:r w:rsidR="00193FAB" w:rsidRPr="00154FED">
        <w:rPr>
          <w:rFonts w:hint="eastAsia"/>
        </w:rPr>
        <w:t>describe</w:t>
      </w:r>
      <w:r w:rsidRPr="00154FED">
        <w:t xml:space="preserve">s the model used in this paper. Section 4 </w:t>
      </w:r>
      <w:r w:rsidR="0036141A" w:rsidRPr="00154FED">
        <w:t xml:space="preserve">develops the </w:t>
      </w:r>
      <w:r w:rsidR="006C0AA6" w:rsidRPr="00154FED">
        <w:t>profit</w:t>
      </w:r>
      <w:r w:rsidR="0036141A" w:rsidRPr="00154FED">
        <w:t xml:space="preserve"> function of </w:t>
      </w:r>
      <w:ins w:id="302" w:author="." w:date="2025-03-03T14:08:00Z" w16du:dateUtc="2025-03-03T06:08:00Z">
        <w:r w:rsidR="008A1333" w:rsidRPr="00154FED">
          <w:t xml:space="preserve">the two </w:t>
        </w:r>
      </w:ins>
      <w:r w:rsidR="0036141A" w:rsidRPr="00154FED">
        <w:t>firms and the platform</w:t>
      </w:r>
      <w:ins w:id="303" w:author="." w:date="2025-03-03T14:08:00Z" w16du:dateUtc="2025-03-03T06:08:00Z">
        <w:r w:rsidR="008A1333" w:rsidRPr="00154FED">
          <w:t xml:space="preserve"> a</w:t>
        </w:r>
      </w:ins>
      <w:ins w:id="304" w:author="." w:date="2025-03-04T19:45:00Z" w16du:dateUtc="2025-03-04T11:45:00Z">
        <w:r w:rsidR="00E174D4">
          <w:t>nd</w:t>
        </w:r>
      </w:ins>
      <w:del w:id="305" w:author="." w:date="2025-03-03T14:08:00Z" w16du:dateUtc="2025-03-03T06:08:00Z">
        <w:r w:rsidR="0036141A" w:rsidRPr="00154FED" w:rsidDel="008A1333">
          <w:delText xml:space="preserve"> and</w:delText>
        </w:r>
      </w:del>
      <w:r w:rsidR="0036141A" w:rsidRPr="00154FED">
        <w:t xml:space="preserve"> analyzes the effect of manipulation </w:t>
      </w:r>
      <w:r w:rsidR="004442F8" w:rsidRPr="00154FED">
        <w:t xml:space="preserve">under </w:t>
      </w:r>
      <w:r w:rsidR="0036141A" w:rsidRPr="00154FED">
        <w:t>different scenarios</w:t>
      </w:r>
      <w:r w:rsidRPr="00154FED">
        <w:t>. Section 5 concludes the paper.</w:t>
      </w:r>
    </w:p>
    <w:p w14:paraId="14F0427B" w14:textId="6BEA62FF" w:rsidR="00253840" w:rsidRPr="00154FED" w:rsidRDefault="00EB775C" w:rsidP="008F5698">
      <w:pPr>
        <w:pStyle w:val="-1"/>
        <w:spacing w:line="360" w:lineRule="auto"/>
      </w:pPr>
      <w:bookmarkStart w:id="306" w:name="_Hlk178617509"/>
      <w:r w:rsidRPr="00154FED">
        <w:t>Literature review</w:t>
      </w:r>
    </w:p>
    <w:p w14:paraId="2775E2FD" w14:textId="5B574B9B" w:rsidR="00EB775C" w:rsidRPr="00154FED" w:rsidRDefault="00D14324" w:rsidP="008F5698">
      <w:pPr>
        <w:pStyle w:val="-2"/>
        <w:spacing w:line="360" w:lineRule="auto"/>
      </w:pPr>
      <w:r w:rsidRPr="00154FED">
        <w:t>O</w:t>
      </w:r>
      <w:r w:rsidRPr="00154FED">
        <w:rPr>
          <w:rFonts w:hint="eastAsia"/>
        </w:rPr>
        <w:t>nli</w:t>
      </w:r>
      <w:r w:rsidRPr="00154FED">
        <w:t>ne review manipulation</w:t>
      </w:r>
    </w:p>
    <w:p w14:paraId="7F4A1D16" w14:textId="0EFF214E" w:rsidR="00A67DEB" w:rsidRPr="00154FED" w:rsidRDefault="00A67DEB" w:rsidP="008F5698">
      <w:pPr>
        <w:pStyle w:val="-8"/>
        <w:spacing w:line="360" w:lineRule="auto"/>
      </w:pPr>
      <w:del w:id="307" w:author="." w:date="2025-03-03T14:09:00Z" w16du:dateUtc="2025-03-03T06:09:00Z">
        <w:r w:rsidRPr="00154FED" w:rsidDel="008A1333">
          <w:delText xml:space="preserve">The lure of </w:delText>
        </w:r>
      </w:del>
      <w:ins w:id="308" w:author="." w:date="2025-03-03T14:09:00Z" w16du:dateUtc="2025-03-03T06:09:00Z">
        <w:r w:rsidR="008A1333" w:rsidRPr="00154FED">
          <w:t>C</w:t>
        </w:r>
      </w:ins>
      <w:del w:id="309" w:author="." w:date="2025-03-03T14:09:00Z" w16du:dateUtc="2025-03-03T06:09:00Z">
        <w:r w:rsidRPr="00154FED" w:rsidDel="008A1333">
          <w:delText>c</w:delText>
        </w:r>
      </w:del>
      <w:r w:rsidRPr="00154FED">
        <w:t>ompetitive advantages and increased profits through online review manipulation motivate</w:t>
      </w:r>
      <w:del w:id="310" w:author="." w:date="2025-03-03T14:09:00Z" w16du:dateUtc="2025-03-03T06:09:00Z">
        <w:r w:rsidRPr="00154FED" w:rsidDel="008A1333">
          <w:delText xml:space="preserve">s </w:delText>
        </w:r>
      </w:del>
      <w:ins w:id="311" w:author="." w:date="2025-03-03T14:09:00Z" w16du:dateUtc="2025-03-03T06:09:00Z">
        <w:r w:rsidR="008A1333" w:rsidRPr="00154FED">
          <w:t xml:space="preserve"> </w:t>
        </w:r>
      </w:ins>
      <w:r w:rsidRPr="00154FED">
        <w:t xml:space="preserve">firms to engage in such practices. </w:t>
      </w:r>
      <w:del w:id="312" w:author="." w:date="2025-03-03T14:09:00Z" w16du:dateUtc="2025-03-03T06:09:00Z">
        <w:r w:rsidRPr="00154FED" w:rsidDel="008A1333">
          <w:delText>Existing s</w:delText>
        </w:r>
      </w:del>
      <w:ins w:id="313" w:author="." w:date="2025-03-03T14:09:00Z" w16du:dateUtc="2025-03-03T06:09:00Z">
        <w:r w:rsidR="008A1333" w:rsidRPr="00154FED">
          <w:t>S</w:t>
        </w:r>
      </w:ins>
      <w:r w:rsidRPr="00154FED">
        <w:t xml:space="preserve">tudies have shed light on the impact of review manipulation on firms. </w:t>
      </w:r>
      <w:commentRangeStart w:id="314"/>
      <w:ins w:id="315" w:author="." w:date="2025-03-03T14:09:00Z" w16du:dateUtc="2025-03-03T06:09:00Z">
        <w:r w:rsidR="008A1333" w:rsidRPr="00154FED">
          <w:t xml:space="preserve">For example, </w:t>
        </w:r>
        <w:commentRangeEnd w:id="314"/>
        <w:r w:rsidR="008A1333" w:rsidRPr="00154FED">
          <w:rPr>
            <w:rStyle w:val="CommentReference"/>
            <w:rFonts w:asciiTheme="minorHAnsi" w:eastAsiaTheme="minorEastAsia" w:hAnsiTheme="minorHAnsi"/>
          </w:rPr>
          <w:commentReference w:id="314"/>
        </w:r>
      </w:ins>
      <w:r w:rsidRPr="00154FED">
        <w:t xml:space="preserve">Luca and Zervas </w:t>
      </w:r>
      <w:r w:rsidRPr="00154FED">
        <w:fldChar w:fldCharType="begin"/>
      </w:r>
      <w:r w:rsidR="001D600F" w:rsidRPr="00154FED">
        <w:instrText xml:space="preserve"> ADDIN ZOTERO_ITEM CSL_CITATION {"citationID":"MUUhUAT3","properties":{"formattedCitation":"[8]","plainCitation":"[8]","noteIndex":0},"citationItems":[{"id":1214,"uris":["http://zotero.org/users/local/NlrNCHla/items/W5Z5NQY8"],"itemData":{"id":1214,"type":"article-journal","abstract":"Consumer reviews are now part of everyday decision making. Yet the credibility of these reviews is fundamentally undermined when businesses commit review fraud, creating fake reviews for themselves or their competitors. We investigate the economic incentives to commit review fraud on the popular review platform Yelp, using two complementary approaches and data sets. We begin by analyzing restaurant reviews that are identified by Yelp’s filtering algorithm as suspicious, or fake—and treat these as a proxy for review fraud (an assumption we provide evidence for). We present four main findings. First, roughly 16% of restaurant reviews on Yelp are filtered. These reviews tend to be more extreme (favorable or unfavorable) than other reviews, and the prevalence of suspicious reviews has grown significantly over time. Second, a restaurant is more likely to commit review fraud when its reputation is weak, i.e., when it has few reviews or it has recently received bad reviews. Third, chain restaurants—which benefit less from Yelp—are also less likely to commit review fraud. Fourth, when restaurants face increased competition, they become more likely to receive unfavorable fake reviews. Using a separate data set, we analyze businesses that were caught soliciting fake reviews through a sting conducted by Yelp. These data support our main results and shed further light on the economic incentives behind a business’s decision to leave fake reviews.\n\nThis paper was accepted by Lorin Hitt, information systems.","container-title":"Management Science","DOI":"10.1287/mnsc.2015.2304","ISSN":"0025-1909","issue":"12","note":"publisher: INFORMS","page":"3412-3427","source":"pubsonline.informs.org (Atypon)","title":"Fake It Till You Make It: Reputation, Competition, and Yelp Review Fraud","title-short":"Fake It Till You Make It","volume":"62","author":[{"family":"Luca","given":"Michael"},{"family":"Zervas","given":"Georgios"}],"issued":{"date-parts":[["2016",12]]}}}],"schema":"https://github.com/citation-style-language/schema/raw/master/csl-citation.json"} </w:instrText>
      </w:r>
      <w:r w:rsidRPr="00154FED">
        <w:fldChar w:fldCharType="separate"/>
      </w:r>
      <w:r w:rsidR="001D600F" w:rsidRPr="00154FED">
        <w:rPr>
          <w:rFonts w:cs="Times New Roman"/>
        </w:rPr>
        <w:t>[8]</w:t>
      </w:r>
      <w:r w:rsidRPr="00154FED">
        <w:fldChar w:fldCharType="end"/>
      </w:r>
      <w:r w:rsidRPr="00154FED">
        <w:t xml:space="preserve"> examined online reviews on the Yelp platform and revealed that restaurants with weaker reputations or those facing heightened competition were more prone to engage in review fraud. Guo et al. </w:t>
      </w:r>
      <w:r w:rsidRPr="00154FED">
        <w:fldChar w:fldCharType="begin"/>
      </w:r>
      <w:r w:rsidR="001D600F" w:rsidRPr="00154FED">
        <w:instrText xml:space="preserve"> ADDIN ZOTERO_ITEM CSL_CITATION {"citationID":"H78VSnX1","properties":{"formattedCitation":"[9]","plainCitation":"[9]","noteIndex":0},"citationItems":[{"id":186,"uris":["http://zotero.org/users/local/NlrNCHla/items/X5WWGD6H"],"itemData":{"id":186,"type":"article-journal","abstract":"Online reviews normally come from two distinct sources: first-party reviews are reviews published (by consumers) on a firm's own platform, and third-party reviews are ratings and feedback generated on a third-party website (e.g., a social media profile). Manipulations of first-party reviews could affect their credibility. We consider a two-period monopoly dynamic pricing problem with dual-channel social learning (SL) and truncated review manipulations (i.e., a firm may delete extremely low and high ratings). We propose a critical measure for SL outcome (SLO) that gauges consumers’ quality evaluation through SL and drives equilibrium outcomes. We first consider the case of a firm with myopic consumers. Without manipulations, we find that the optimal policy typically consists of increasing and decreasing prices regarding a threshold structure of SLO. The optimal price, expected profit and consumer surplus are monotone in SLO. More accurate dual-channel reviews benefit the firm and its consumers. With manipulations, we characterize the optimal price path in closed form using a novel index of manipulated SLO. Manipulations yield a higher expected profit increasing with manipulated SLO, but can induce three outcomes: benefiting all consumers, or benefiting some but hurting the others, or hurting all. More first-party reviews always facilitate the firm, but can benefit consumers only under weak manipulations. However, more third-party reviews can be detrimental for the firm but conducive for consumers under strong manipulations. We also discuss the robustness of our main qualitative insights and some extensions with additional salient features. Research implications and future directions are discussed finally.","container-title":"Omega","DOI":"10.1016/j.omega.2022.102592","ISSN":"0305-0483","journalAbbreviation":"Omega","language":"en","page":"102592","source":"ScienceDirect","title":"Dynamic pricing of new experience products with dual-channel social learning and online review manipulations","volume":"109","author":[{"family":"Guo","given":"Qiaozhen"},{"family":"Chen","given":"Ying-Ju"},{"family":"Huang","given":"Wei"}],"issued":{"date-parts":[["2022",6,1]]}}}],"schema":"https://github.com/citation-style-language/schema/raw/master/csl-citation.json"} </w:instrText>
      </w:r>
      <w:r w:rsidRPr="00154FED">
        <w:fldChar w:fldCharType="separate"/>
      </w:r>
      <w:r w:rsidR="001D600F" w:rsidRPr="00154FED">
        <w:rPr>
          <w:rFonts w:cs="Times New Roman"/>
        </w:rPr>
        <w:t>[9]</w:t>
      </w:r>
      <w:r w:rsidRPr="00154FED">
        <w:fldChar w:fldCharType="end"/>
      </w:r>
      <w:r w:rsidRPr="00154FED">
        <w:t xml:space="preserve"> demonstrated that manipulated first-party reviews </w:t>
      </w:r>
      <w:del w:id="316" w:author="." w:date="2025-03-03T14:09:00Z" w16du:dateUtc="2025-03-03T06:09:00Z">
        <w:r w:rsidRPr="00154FED" w:rsidDel="008A1333">
          <w:delText>have a</w:delText>
        </w:r>
      </w:del>
      <w:ins w:id="317" w:author="." w:date="2025-03-03T14:09:00Z" w16du:dateUtc="2025-03-03T06:09:00Z">
        <w:r w:rsidR="008A1333" w:rsidRPr="00154FED">
          <w:t>had a</w:t>
        </w:r>
      </w:ins>
      <w:r w:rsidRPr="00154FED">
        <w:t xml:space="preserve"> positive impact on firm</w:t>
      </w:r>
      <w:r w:rsidRPr="00154FED">
        <w:rPr>
          <w:rFonts w:hint="eastAsia"/>
        </w:rPr>
        <w:t>s</w:t>
      </w:r>
      <w:r w:rsidRPr="00154FED">
        <w:t xml:space="preserve">, whereas third-party reviews can be detrimental. </w:t>
      </w:r>
    </w:p>
    <w:p w14:paraId="74D51117" w14:textId="3DE5B510" w:rsidR="00135C0E" w:rsidRPr="00154FED" w:rsidRDefault="008A1333" w:rsidP="008F5698">
      <w:pPr>
        <w:pStyle w:val="-8"/>
        <w:spacing w:line="360" w:lineRule="auto"/>
        <w:rPr>
          <w:ins w:id="318" w:author="." w:date="2025-03-03T14:12:00Z" w16du:dateUtc="2025-03-03T06:12:00Z"/>
        </w:rPr>
      </w:pPr>
      <w:commentRangeStart w:id="319"/>
      <w:ins w:id="320" w:author="." w:date="2025-03-03T14:10:00Z" w16du:dateUtc="2025-03-03T06:10:00Z">
        <w:r w:rsidRPr="00154FED">
          <w:t xml:space="preserve">Researchers have also </w:t>
        </w:r>
      </w:ins>
      <w:del w:id="321" w:author="." w:date="2025-03-03T14:09:00Z" w16du:dateUtc="2025-03-03T06:09:00Z">
        <w:r w:rsidR="00A67DEB" w:rsidRPr="00154FED" w:rsidDel="008A1333">
          <w:delText>In addition to</w:delText>
        </w:r>
        <w:r w:rsidR="00A67DEB" w:rsidRPr="00154FED" w:rsidDel="008A1333">
          <w:rPr>
            <w:rFonts w:hint="eastAsia"/>
          </w:rPr>
          <w:delText xml:space="preserve"> the </w:delText>
        </w:r>
      </w:del>
      <w:del w:id="322" w:author="." w:date="2025-03-03T14:10:00Z" w16du:dateUtc="2025-03-03T06:10:00Z">
        <w:r w:rsidR="00A67DEB" w:rsidRPr="00154FED" w:rsidDel="008A1333">
          <w:delText xml:space="preserve">impact </w:delText>
        </w:r>
        <w:r w:rsidR="00A67DEB" w:rsidRPr="00154FED" w:rsidDel="008A1333">
          <w:rPr>
            <w:rFonts w:hint="eastAsia"/>
          </w:rPr>
          <w:delText xml:space="preserve">of </w:delText>
        </w:r>
        <w:r w:rsidR="00A67DEB" w:rsidRPr="00154FED" w:rsidDel="008A1333">
          <w:delText>firm</w:delText>
        </w:r>
        <w:r w:rsidR="00A67DEB" w:rsidRPr="00154FED" w:rsidDel="008A1333">
          <w:rPr>
            <w:rFonts w:hint="eastAsia"/>
          </w:rPr>
          <w:delText>s</w:delText>
        </w:r>
        <w:r w:rsidR="00A67DEB" w:rsidRPr="00154FED" w:rsidDel="008A1333">
          <w:delText>’</w:delText>
        </w:r>
        <w:r w:rsidR="00A67DEB" w:rsidRPr="00154FED" w:rsidDel="008A1333">
          <w:rPr>
            <w:rFonts w:hint="eastAsia"/>
          </w:rPr>
          <w:delText xml:space="preserve"> review manipulation on </w:delText>
        </w:r>
        <w:r w:rsidR="00A67DEB" w:rsidRPr="00154FED" w:rsidDel="008A1333">
          <w:delText>themselves</w:delText>
        </w:r>
        <w:r w:rsidR="00A67DEB" w:rsidRPr="00154FED" w:rsidDel="008A1333">
          <w:rPr>
            <w:rFonts w:hint="eastAsia"/>
          </w:rPr>
          <w:delText xml:space="preserve">, </w:delText>
        </w:r>
        <w:r w:rsidR="00A67DEB" w:rsidRPr="00154FED" w:rsidDel="008A1333">
          <w:delText xml:space="preserve">existing researchers also delve into its </w:delText>
        </w:r>
      </w:del>
      <w:ins w:id="323" w:author="." w:date="2025-03-03T14:10:00Z" w16du:dateUtc="2025-03-03T06:10:00Z">
        <w:r w:rsidRPr="00154FED">
          <w:t xml:space="preserve">examined the </w:t>
        </w:r>
      </w:ins>
      <w:r w:rsidR="00A67DEB" w:rsidRPr="00154FED">
        <w:t>effects o</w:t>
      </w:r>
      <w:ins w:id="324" w:author="." w:date="2025-03-03T14:10:00Z" w16du:dateUtc="2025-03-03T06:10:00Z">
        <w:r w:rsidRPr="00154FED">
          <w:t>f firm</w:t>
        </w:r>
        <w:r w:rsidRPr="00154FED">
          <w:rPr>
            <w:rFonts w:hint="eastAsia"/>
          </w:rPr>
          <w:t>s</w:t>
        </w:r>
        <w:r w:rsidRPr="00154FED">
          <w:t>’</w:t>
        </w:r>
        <w:r w:rsidRPr="00154FED">
          <w:rPr>
            <w:rFonts w:hint="eastAsia"/>
          </w:rPr>
          <w:t xml:space="preserve"> review manipulation </w:t>
        </w:r>
        <w:r w:rsidRPr="00154FED">
          <w:t xml:space="preserve">on </w:t>
        </w:r>
      </w:ins>
      <w:del w:id="325" w:author="." w:date="2025-03-03T14:10:00Z" w16du:dateUtc="2025-03-03T06:10:00Z">
        <w:r w:rsidR="00A67DEB" w:rsidRPr="00154FED" w:rsidDel="008A1333">
          <w:delText xml:space="preserve">n </w:delText>
        </w:r>
      </w:del>
      <w:r w:rsidR="00A67DEB" w:rsidRPr="00154FED">
        <w:t>their competitors</w:t>
      </w:r>
      <w:ins w:id="326" w:author="." w:date="2025-03-04T19:45:00Z" w16du:dateUtc="2025-03-04T11:45:00Z">
        <w:r w:rsidR="00E174D4">
          <w:t>,</w:t>
        </w:r>
      </w:ins>
      <w:ins w:id="327" w:author="." w:date="2025-03-03T14:10:00Z" w16du:dateUtc="2025-03-03T06:10:00Z">
        <w:r w:rsidRPr="00154FED">
          <w:t xml:space="preserve"> apart from its impact on the firms themselves</w:t>
        </w:r>
      </w:ins>
      <w:r w:rsidR="00A67DEB" w:rsidRPr="00154FED">
        <w:t xml:space="preserve">. </w:t>
      </w:r>
      <w:commentRangeEnd w:id="319"/>
      <w:r w:rsidRPr="00154FED">
        <w:rPr>
          <w:rStyle w:val="CommentReference"/>
          <w:rFonts w:asciiTheme="minorHAnsi" w:eastAsiaTheme="minorEastAsia" w:hAnsiTheme="minorHAnsi"/>
        </w:rPr>
        <w:commentReference w:id="319"/>
      </w:r>
      <w:r w:rsidR="00A67DEB" w:rsidRPr="00154FED">
        <w:t xml:space="preserve">Lappas et al. </w:t>
      </w:r>
      <w:r w:rsidR="00A67DEB" w:rsidRPr="00154FED">
        <w:fldChar w:fldCharType="begin"/>
      </w:r>
      <w:r w:rsidR="001D600F" w:rsidRPr="00154FED">
        <w:instrText xml:space="preserve"> ADDIN ZOTERO_ITEM CSL_CITATION {"citationID":"M5XuvEDS","properties":{"formattedCitation":"[10]","plainCitation":"[10]","noteIndex":0},"citationItems":[{"id":194,"uris":["http://zotero.org/users/local/NlrNCHla/items/ZZXBARAL"],"itemData":{"id":194,"type":"article-journal","abstract":"Extant research has focused on the detection of fake reviews on online review platforms, motivated by the well-documented impact of customer reviews on the users’ purchase decisions. The problem is typically approached from the perspective of protecting the credibility of review platforms, as well as the reputation and revenue of the reviewed firms. However, there is little examination of the vulnerability of individual businesses to fake review attacks. This study focuses on formalizing the visibility of a business to the customer base and on evaluating its vulnerability to fake review attacks. We operationalize visibility as a function of the features that a business can cover and its position in the platform’s review-based ranking. Using data from over 2.3 million reviews of 4,709 hotels from 17 cities, we study how visibility can be impacted by different attack strategies. We find that even limited injections of fake reviews can have a significant effect and explore the factors that contribute to this vulnerable state. Specifically, we find that, in certain markets, 50 fake reviews are sufficient for an attacker to surpass any of its competitors in terms of visibility. We also compare the strategy of self-injecting positive reviews with that of injecting competitors with negative reviews and find that each approach can be as much as 40% more effective than the other across different settings. We empirically explore response strategies for an attacked hotel, ranging from the enhancement of its own features to detecting and disputing fake reviews. In general, our measure of visibility and our modeling approach regarding attack and response strategies shed light on how businesses that are targeted by fake reviews can detect and tackle such attacks.","container-title":"Information Systems Research","DOI":"10.1287/isre.2016.0674","ISSN":"1047-7047, 1526-5536","issue":"4","journalAbbreviation":"Information Systems Research","language":"en","page":"940-961","source":"DOI.org (Crossref)","title":"The Impact of Fake Reviews on Online Visibility: A Vulnerability Assessment of the Hotel Industry","title-short":"The Impact of Fake Reviews on Online Visibility","volume":"27","author":[{"family":"Lappas","given":"Theodoros"},{"family":"Sabnis","given":"Gaurav"},{"family":"Valkanas","given":"Georgios"}],"issued":{"date-parts":[["2016",12]]}}}],"schema":"https://github.com/citation-style-language/schema/raw/master/csl-citation.json"} </w:instrText>
      </w:r>
      <w:r w:rsidR="00A67DEB" w:rsidRPr="00154FED">
        <w:fldChar w:fldCharType="separate"/>
      </w:r>
      <w:r w:rsidR="001D600F" w:rsidRPr="00154FED">
        <w:rPr>
          <w:rFonts w:cs="Times New Roman"/>
        </w:rPr>
        <w:t>[10]</w:t>
      </w:r>
      <w:r w:rsidR="00A67DEB" w:rsidRPr="00154FED">
        <w:fldChar w:fldCharType="end"/>
      </w:r>
      <w:r w:rsidR="00A67DEB" w:rsidRPr="00154FED">
        <w:t xml:space="preserve"> found that as few as 50 fraudulent reviews can enable</w:t>
      </w:r>
      <w:r w:rsidR="00A67DEB" w:rsidRPr="00154FED">
        <w:rPr>
          <w:rFonts w:hint="eastAsia"/>
        </w:rPr>
        <w:t xml:space="preserve"> a </w:t>
      </w:r>
      <w:r w:rsidR="00A67DEB" w:rsidRPr="00154FED">
        <w:t>firm</w:t>
      </w:r>
      <w:r w:rsidR="00A67DEB" w:rsidRPr="00154FED">
        <w:rPr>
          <w:rFonts w:hint="eastAsia"/>
        </w:rPr>
        <w:t xml:space="preserve"> to surpass any of its competitors in e</w:t>
      </w:r>
      <w:r w:rsidR="00A67DEB" w:rsidRPr="00154FED">
        <w:t>lectronic word-of-mouth communication</w:t>
      </w:r>
      <w:r w:rsidR="00A67DEB" w:rsidRPr="00154FED">
        <w:rPr>
          <w:rFonts w:hint="eastAsia"/>
        </w:rPr>
        <w:t>.</w:t>
      </w:r>
      <w:r w:rsidR="00A67DEB" w:rsidRPr="00154FED">
        <w:t xml:space="preserve"> Li et al. </w:t>
      </w:r>
      <w:r w:rsidR="00A67DEB" w:rsidRPr="00154FED">
        <w:fldChar w:fldCharType="begin"/>
      </w:r>
      <w:r w:rsidR="001D600F" w:rsidRPr="00154FED">
        <w:instrText xml:space="preserve"> ADDIN ZOTERO_ITEM CSL_CITATION {"citationID":"rQLTAKhy","properties":{"formattedCitation":"[11]","plainCitation":"[11]","noteIndex":0},"citationItems":[{"id":204,"uris":["http://zotero.org/users/local/NlrNCHla/items/CJ8LDZD9"],"itemData":{"id":204,"type":"article-journal","container-title":"International Transactions in Operational Research","DOI":"10.1111/itor.12749","ISSN":"0969-6016, 1475-3995","issue":"2","journalAbbreviation":"Intl. Trans. in Op. Res.","language":"en","page":"784-808","source":"DOI.</w:instrText>
      </w:r>
      <w:r w:rsidR="001D600F" w:rsidRPr="00154FED">
        <w:rPr>
          <w:rFonts w:hint="eastAsia"/>
        </w:rPr>
        <w:instrText>org (Crossref)","title":"Product design crowdsourcing in a dual</w:instrText>
      </w:r>
      <w:r w:rsidR="001D600F" w:rsidRPr="00154FED">
        <w:rPr>
          <w:rFonts w:hint="eastAsia"/>
        </w:rPr>
        <w:instrText>‐</w:instrText>
      </w:r>
      <w:r w:rsidR="001D600F" w:rsidRPr="00154FED">
        <w:rPr>
          <w:rFonts w:hint="eastAsia"/>
        </w:rPr>
        <w:instrText>channel supply chain: joint reviews from manufacturer and consumers","title-short":"Product design crowdsourcing in a dual</w:instrText>
      </w:r>
      <w:r w:rsidR="001D600F" w:rsidRPr="00154FED">
        <w:rPr>
          <w:rFonts w:hint="eastAsia"/>
        </w:rPr>
        <w:instrText>‐</w:instrText>
      </w:r>
      <w:r w:rsidR="001D600F" w:rsidRPr="00154FED">
        <w:rPr>
          <w:rFonts w:hint="eastAsia"/>
        </w:rPr>
        <w:instrText>channel supply chain","volume":"28","author":[{"family":"Li","given"</w:instrText>
      </w:r>
      <w:r w:rsidR="001D600F" w:rsidRPr="00154FED">
        <w:instrText xml:space="preserve">:"Jizi"},{"family":"Yu","given":"Yue"},{"family":"Liu","given":"Chunling"}],"issued":{"date-parts":[["2021",3]]}}}],"schema":"https://github.com/citation-style-language/schema/raw/master/csl-citation.json"} </w:instrText>
      </w:r>
      <w:r w:rsidR="00A67DEB" w:rsidRPr="00154FED">
        <w:fldChar w:fldCharType="separate"/>
      </w:r>
      <w:r w:rsidR="001D600F" w:rsidRPr="00154FED">
        <w:rPr>
          <w:rFonts w:cs="Times New Roman"/>
        </w:rPr>
        <w:t>[11]</w:t>
      </w:r>
      <w:r w:rsidR="00A67DEB" w:rsidRPr="00154FED">
        <w:fldChar w:fldCharType="end"/>
      </w:r>
      <w:r w:rsidR="00A67DEB" w:rsidRPr="00154FED">
        <w:t xml:space="preserve"> demonstrated that a firm</w:t>
      </w:r>
      <w:r w:rsidR="0010046F" w:rsidRPr="00154FED">
        <w:t>’</w:t>
      </w:r>
      <w:r w:rsidR="00A67DEB" w:rsidRPr="00154FED">
        <w:t>s manipulation strategy, either covert or overt,</w:t>
      </w:r>
      <w:r w:rsidR="00A67DEB" w:rsidRPr="00154FED">
        <w:rPr>
          <w:rFonts w:hint="eastAsia"/>
        </w:rPr>
        <w:t xml:space="preserve"> could </w:t>
      </w:r>
      <w:r w:rsidR="00A67DEB" w:rsidRPr="00154FED">
        <w:t>harm</w:t>
      </w:r>
      <w:r w:rsidR="00A67DEB" w:rsidRPr="00154FED">
        <w:rPr>
          <w:rFonts w:hint="eastAsia"/>
        </w:rPr>
        <w:t xml:space="preserve"> the</w:t>
      </w:r>
      <w:r w:rsidR="00A67DEB" w:rsidRPr="00154FED">
        <w:t xml:space="preserve"> interests of its competitors in two distinct ways</w:t>
      </w:r>
      <w:r w:rsidR="00A67DEB" w:rsidRPr="00154FED">
        <w:rPr>
          <w:rFonts w:hint="eastAsia"/>
        </w:rPr>
        <w:t xml:space="preserve">. </w:t>
      </w:r>
      <w:r w:rsidR="00A67DEB" w:rsidRPr="00154FED">
        <w:t>However</w:t>
      </w:r>
      <w:r w:rsidR="00A67DEB" w:rsidRPr="00154FED">
        <w:rPr>
          <w:rFonts w:hint="eastAsia"/>
        </w:rPr>
        <w:t xml:space="preserve">, </w:t>
      </w:r>
      <w:ins w:id="328" w:author="." w:date="2025-03-03T14:11:00Z" w16du:dateUtc="2025-03-03T06:11:00Z">
        <w:r w:rsidRPr="00154FED">
          <w:t xml:space="preserve">competitors’ </w:t>
        </w:r>
      </w:ins>
      <w:del w:id="329" w:author="." w:date="2025-03-03T14:11:00Z" w16du:dateUtc="2025-03-03T06:11:00Z">
        <w:r w:rsidR="00A67DEB" w:rsidRPr="00154FED" w:rsidDel="008A1333">
          <w:delText xml:space="preserve">the </w:delText>
        </w:r>
      </w:del>
      <w:r w:rsidR="00A67DEB" w:rsidRPr="00154FED">
        <w:t xml:space="preserve">retaliation </w:t>
      </w:r>
      <w:del w:id="330" w:author="." w:date="2025-03-03T14:11:00Z" w16du:dateUtc="2025-03-03T06:11:00Z">
        <w:r w:rsidR="00A67DEB" w:rsidRPr="00154FED" w:rsidDel="008A1333">
          <w:delText xml:space="preserve">of competitors </w:delText>
        </w:r>
      </w:del>
      <w:r w:rsidR="00A67DEB" w:rsidRPr="00154FED">
        <w:t xml:space="preserve">may impede </w:t>
      </w:r>
      <w:del w:id="331" w:author="." w:date="2025-03-04T19:45:00Z" w16du:dateUtc="2025-03-04T11:45:00Z">
        <w:r w:rsidR="00A67DEB" w:rsidRPr="00154FED" w:rsidDel="00E174D4">
          <w:delText>the</w:delText>
        </w:r>
      </w:del>
      <w:ins w:id="332" w:author="." w:date="2025-03-04T19:45:00Z" w16du:dateUtc="2025-03-04T11:45:00Z">
        <w:r w:rsidR="00E174D4">
          <w:t>a</w:t>
        </w:r>
      </w:ins>
      <w:r w:rsidR="00A67DEB" w:rsidRPr="00154FED">
        <w:t xml:space="preserve"> firm</w:t>
      </w:r>
      <w:r w:rsidR="0010046F" w:rsidRPr="00154FED">
        <w:t>’</w:t>
      </w:r>
      <w:r w:rsidR="00A67DEB" w:rsidRPr="00154FED">
        <w:t xml:space="preserve">s ability to manipulate reviews, ultimately boosting </w:t>
      </w:r>
      <w:del w:id="333" w:author="." w:date="2025-03-03T14:11:00Z" w16du:dateUtc="2025-03-03T06:11:00Z">
        <w:r w:rsidR="00A67DEB" w:rsidRPr="00154FED" w:rsidDel="00135C0E">
          <w:delText>the profits of these</w:delText>
        </w:r>
      </w:del>
      <w:ins w:id="334" w:author="." w:date="2025-03-03T14:11:00Z" w16du:dateUtc="2025-03-03T06:11:00Z">
        <w:r w:rsidR="00135C0E" w:rsidRPr="00154FED">
          <w:t>these</w:t>
        </w:r>
      </w:ins>
      <w:r w:rsidR="00A67DEB" w:rsidRPr="00154FED">
        <w:t xml:space="preserve"> competitors</w:t>
      </w:r>
      <w:ins w:id="335" w:author="." w:date="2025-03-03T14:11:00Z" w16du:dateUtc="2025-03-03T06:11:00Z">
        <w:r w:rsidR="00135C0E" w:rsidRPr="00154FED">
          <w:t>’ profits</w:t>
        </w:r>
      </w:ins>
      <w:r w:rsidR="00A67DEB" w:rsidRPr="00154FED">
        <w:t>.</w:t>
      </w:r>
      <w:r w:rsidR="00A67DEB" w:rsidRPr="00154FED">
        <w:rPr>
          <w:rFonts w:hint="eastAsia"/>
        </w:rPr>
        <w:t xml:space="preserve"> </w:t>
      </w:r>
      <w:r w:rsidR="00A67DEB" w:rsidRPr="00154FED">
        <w:t>Furthermore</w:t>
      </w:r>
      <w:r w:rsidR="00A67DEB" w:rsidRPr="00154FED">
        <w:rPr>
          <w:rFonts w:hint="eastAsia"/>
        </w:rPr>
        <w:t>, i</w:t>
      </w:r>
      <w:r w:rsidR="00A67DEB" w:rsidRPr="00154FED">
        <w:t>n a competitive market</w:t>
      </w:r>
      <w:r w:rsidR="00A67DEB" w:rsidRPr="00154FED">
        <w:rPr>
          <w:rFonts w:hint="eastAsia"/>
        </w:rPr>
        <w:t xml:space="preserve">, superior and inferior </w:t>
      </w:r>
      <w:r w:rsidR="00A67DEB" w:rsidRPr="00154FED">
        <w:t>firm</w:t>
      </w:r>
      <w:r w:rsidR="00A67DEB" w:rsidRPr="00154FED">
        <w:rPr>
          <w:rFonts w:hint="eastAsia"/>
        </w:rPr>
        <w:t xml:space="preserve">s may </w:t>
      </w:r>
      <w:r w:rsidR="00A67DEB" w:rsidRPr="00154FED">
        <w:t>adopt</w:t>
      </w:r>
      <w:r w:rsidR="00A67DEB" w:rsidRPr="00154FED">
        <w:rPr>
          <w:rFonts w:hint="eastAsia"/>
        </w:rPr>
        <w:t xml:space="preserve"> different strategies</w:t>
      </w:r>
      <w:r w:rsidR="00A67DEB" w:rsidRPr="00154FED">
        <w:t xml:space="preserve"> for </w:t>
      </w:r>
      <w:r w:rsidR="00A67DEB" w:rsidRPr="00154FED">
        <w:rPr>
          <w:rFonts w:hint="eastAsia"/>
        </w:rPr>
        <w:t>review manipulation.</w:t>
      </w:r>
      <w:r w:rsidR="00A67DEB" w:rsidRPr="00154FED">
        <w:t xml:space="preserve"> </w:t>
      </w:r>
      <w:del w:id="336" w:author="." w:date="2025-03-04T19:45:00Z" w16du:dateUtc="2025-03-04T11:45:00Z">
        <w:r w:rsidR="00A67DEB" w:rsidRPr="00154FED" w:rsidDel="00E174D4">
          <w:delText>In c</w:delText>
        </w:r>
      </w:del>
      <w:ins w:id="337" w:author="." w:date="2025-03-04T19:45:00Z" w16du:dateUtc="2025-03-04T11:45:00Z">
        <w:r w:rsidR="00E174D4">
          <w:t>C</w:t>
        </w:r>
      </w:ins>
      <w:r w:rsidR="00A67DEB" w:rsidRPr="00154FED">
        <w:t>ompar</w:t>
      </w:r>
      <w:del w:id="338" w:author="." w:date="2025-03-04T19:45:00Z" w16du:dateUtc="2025-03-04T11:45:00Z">
        <w:r w:rsidR="00A67DEB" w:rsidRPr="00154FED" w:rsidDel="00E174D4">
          <w:delText>ison</w:delText>
        </w:r>
      </w:del>
      <w:ins w:id="339" w:author="." w:date="2025-03-04T19:45:00Z" w16du:dateUtc="2025-03-04T11:45:00Z">
        <w:r w:rsidR="00E174D4">
          <w:t>ed</w:t>
        </w:r>
      </w:ins>
      <w:r w:rsidR="00A67DEB" w:rsidRPr="00154FED">
        <w:t xml:space="preserve"> to</w:t>
      </w:r>
      <w:r w:rsidR="00A67DEB" w:rsidRPr="00154FED">
        <w:rPr>
          <w:rFonts w:hint="eastAsia"/>
        </w:rPr>
        <w:t xml:space="preserve"> superior</w:t>
      </w:r>
      <w:r w:rsidR="00A67DEB" w:rsidRPr="00154FED" w:rsidDel="00A04C71">
        <w:rPr>
          <w:rFonts w:hint="eastAsia"/>
        </w:rPr>
        <w:t xml:space="preserve"> </w:t>
      </w:r>
      <w:r w:rsidR="00A67DEB" w:rsidRPr="00154FED">
        <w:t>firms</w:t>
      </w:r>
      <w:r w:rsidR="00A67DEB" w:rsidRPr="00154FED">
        <w:rPr>
          <w:rFonts w:hint="eastAsia"/>
        </w:rPr>
        <w:t xml:space="preserve">, </w:t>
      </w:r>
      <w:r w:rsidR="00A67DEB" w:rsidRPr="00154FED">
        <w:t xml:space="preserve">those with lower </w:t>
      </w:r>
      <w:r w:rsidR="00A67DEB" w:rsidRPr="00154FED">
        <w:rPr>
          <w:rFonts w:hint="eastAsia"/>
        </w:rPr>
        <w:t>average ratings and inferior</w:t>
      </w:r>
      <w:r w:rsidR="00A67DEB" w:rsidRPr="00154FED">
        <w:t xml:space="preserve"> market positions are </w:t>
      </w:r>
      <w:r w:rsidR="00A67DEB" w:rsidRPr="00154FED">
        <w:rPr>
          <w:rFonts w:hint="eastAsia"/>
        </w:rPr>
        <w:t>more</w:t>
      </w:r>
      <w:r w:rsidR="00A67DEB" w:rsidRPr="00154FED">
        <w:t xml:space="preserve"> inclined </w:t>
      </w:r>
      <w:r w:rsidR="00A67DEB" w:rsidRPr="00154FED">
        <w:rPr>
          <w:rFonts w:hint="eastAsia"/>
        </w:rPr>
        <w:t xml:space="preserve">to </w:t>
      </w:r>
      <w:r w:rsidR="00A67DEB" w:rsidRPr="00154FED">
        <w:t xml:space="preserve">engage in </w:t>
      </w:r>
      <w:r w:rsidR="00A67DEB" w:rsidRPr="00154FED">
        <w:rPr>
          <w:rFonts w:hint="eastAsia"/>
        </w:rPr>
        <w:t>manipulate</w:t>
      </w:r>
      <w:r w:rsidR="00A67DEB" w:rsidRPr="00154FED">
        <w:t xml:space="preserve">d reviews </w:t>
      </w:r>
      <w:r w:rsidR="00A67DEB" w:rsidRPr="00154FED">
        <w:fldChar w:fldCharType="begin"/>
      </w:r>
      <w:r w:rsidR="001D600F" w:rsidRPr="00154FED">
        <w:instrText xml:space="preserve"> ADDIN ZOTERO_ITEM CSL_CITATION {"citationID":"Rs3G0i7C","properties":{"formattedCitation":"[1,7,12]","plainCitation":"[1,7,12]","noteIndex":0},"citationItems":[{"id":165,"uris":["http://zotero.org/users/local/NlrNCHla/items/ZQNESJNG"],"itemData":{"id":165,"type":"article-journal","abstract":"Built upon the discretionary accrual-based earnings management framework, our paper develops a discretionary manipulation proxy to study the management of online reviews. We reveal that fraudulent review manipulation is a serious problem for 1) non-bestseller books; 2) books whose reviews are classified as not very helpful; 3) books that experience greater variability in the helpfulness of their online reviews; and 4) popular books as well as high-priced books. We also show that review management decreases with the passage of time. Just like fraudulent earnings management, manipulated online reviews reflect inauthentic information from which consumers might derive wrong valuation especially for books with the above characteristics and be persuaded to purchase the wrong item. The findings from this research sound a note of caution for all consumers that make use of online reviews of books for making purchases and encourage them to delve deeper into the reviews without getting trapped in their fraudulent manipulation.","collection-title":"On quantitative methods for detection of financial fraud","container-title":"Decision Support Systems","DOI":"10.1016/j.dss.2010.08.013","ISSN":"0167-9236","issue":"3","journalAbbreviation":"Decision Support Systems","language":"en","page":"627-635","source":"ScienceDirect","title":"Manipulation in digital word-of-mouth: A reality check for book reviews","title-short":"Manipulation in digital word-of-mouth","volume":"50","author":[{"family":"Hu","given":"Nan"},{"family":"Bose","given":"Indranil"},{"family":"Gao","given":"Yunjun"},{"family":"Liu","given":"Ling"}],"issued":{"date-parts":[["2011",2,1]]}}},{"id":1542,"uris":["http://zotero.org/users/local/NlrNCHla/items/RV83MX6D"],"itemData":{"id":1542,"type":"article-journal","container-title":"Management Information Systems Quarterly","ISSN":"ISSN 0276-7783/ISSN 2162-9730","issue":"3","page":"1573-1602","title":"Competing with the Sharing Economy: Incumbents’ Reaction on Review Manipulation","title-short":"Competing with the Sharing Economy","volume":"46","author":[{"family":"Nie","given":"Cheng"},{"family":"Zheng","given":"Zhiqiang (Eric)"},{"family":"Sarkar","given":"Sumit"}],"issued":{"date-parts":[["2022",9,1]]}}},{"id":84,"uris":["http://zotero.org/users/local/NlrNCHla/items/5RXQKDCR"],"itemData":{"id":84,"type":"article-journal","abstract":"Fake online reviews in e-commerce significantly affect online consumers, merchants, and, as a result, market efficiency. Despite scholarly efforts to examine fake reviews, there still lacks a survey that can systematically analyze and summarize its antecedents and consequences. This study proposes an antecedent–consequence–intervention conceptual framework to develop an initial research agenda for investigating fake reviews. Based on a review of the extant literature on this issue, we identify 20 future research questions and suggest 18 propositions. Notably, research on fake reviews is often limited by lack of high-quality datasets. To alleviate this problem, we comprehensively compile and summarize the existing fake reviews-related public datasets. We conclude by presenting the theoretical and practical implications of the current research.","container-title":"Decision Support Systems","DOI":"10.1016/j.dss.2020.113280","ISSN":"0167-9236","journalAbbreviation":"Decision Support Systems","language":"en","page":"113280","source":"ScienceDirect","title":"Fake online reviews: Literature review, synthesis, and directions for future research","title-short":"Fake online reviews","volume":"132","author":[{"family":"Wu","given":"Yuanyuan"},{"family":"Ngai","given":"Eric W. T."},{"family":"Wu","given":"Pengkun"},{"family":"Wu","given":"Chong"}],"issued":{"date-parts":[["2020",5,1]]}}}],"schema":"https://github.com/citation-style-language/schema/raw/master/csl-citation.json"} </w:instrText>
      </w:r>
      <w:r w:rsidR="00A67DEB" w:rsidRPr="00154FED">
        <w:fldChar w:fldCharType="separate"/>
      </w:r>
      <w:r w:rsidR="001D600F" w:rsidRPr="00154FED">
        <w:rPr>
          <w:rFonts w:cs="Times New Roman"/>
        </w:rPr>
        <w:t>[1,7,12]</w:t>
      </w:r>
      <w:r w:rsidR="00A67DEB" w:rsidRPr="00154FED">
        <w:fldChar w:fldCharType="end"/>
      </w:r>
      <w:r w:rsidR="00A67DEB" w:rsidRPr="00154FED">
        <w:rPr>
          <w:rFonts w:hint="eastAsia"/>
        </w:rPr>
        <w:t>.</w:t>
      </w:r>
      <w:r w:rsidR="00A67DEB" w:rsidRPr="00154FED">
        <w:t xml:space="preserve"> </w:t>
      </w:r>
    </w:p>
    <w:p w14:paraId="594ADC9C" w14:textId="301156E6" w:rsidR="00A67DEB" w:rsidRPr="00154FED" w:rsidRDefault="00135C0E" w:rsidP="008F5698">
      <w:pPr>
        <w:pStyle w:val="-8"/>
        <w:spacing w:line="360" w:lineRule="auto"/>
      </w:pPr>
      <w:ins w:id="340" w:author="." w:date="2025-03-03T14:12:00Z" w16du:dateUtc="2025-03-03T06:12:00Z">
        <w:r w:rsidRPr="00154FED">
          <w:t xml:space="preserve">Thus far, </w:t>
        </w:r>
      </w:ins>
      <w:del w:id="341" w:author="." w:date="2025-03-03T14:12:00Z" w16du:dateUtc="2025-03-03T06:12:00Z">
        <w:r w:rsidR="00A67DEB" w:rsidRPr="00154FED" w:rsidDel="00135C0E">
          <w:delText>E</w:delText>
        </w:r>
      </w:del>
      <w:ins w:id="342" w:author="." w:date="2025-03-03T14:12:00Z" w16du:dateUtc="2025-03-03T06:12:00Z">
        <w:r w:rsidRPr="00154FED">
          <w:t>e</w:t>
        </w:r>
      </w:ins>
      <w:r w:rsidR="00A67DEB" w:rsidRPr="00154FED">
        <w:t xml:space="preserve">xisting research </w:t>
      </w:r>
      <w:ins w:id="343" w:author="." w:date="2025-03-03T14:11:00Z" w16du:dateUtc="2025-03-03T06:11:00Z">
        <w:r w:rsidRPr="00154FED">
          <w:t>ha</w:t>
        </w:r>
      </w:ins>
      <w:ins w:id="344" w:author="." w:date="2025-03-04T19:45:00Z" w16du:dateUtc="2025-03-04T11:45:00Z">
        <w:r w:rsidR="00E174D4">
          <w:t>s</w:t>
        </w:r>
      </w:ins>
      <w:ins w:id="345" w:author="." w:date="2025-03-03T14:11:00Z" w16du:dateUtc="2025-03-03T06:11:00Z">
        <w:r w:rsidRPr="00154FED">
          <w:t xml:space="preserve"> </w:t>
        </w:r>
      </w:ins>
      <w:r w:rsidR="00A67DEB" w:rsidRPr="00154FED">
        <w:t xml:space="preserve">not only </w:t>
      </w:r>
      <w:del w:id="346" w:author="." w:date="2025-03-03T14:11:00Z" w16du:dateUtc="2025-03-03T06:11:00Z">
        <w:r w:rsidR="00A67DEB" w:rsidRPr="00154FED" w:rsidDel="00135C0E">
          <w:delText xml:space="preserve">analyzes </w:delText>
        </w:r>
      </w:del>
      <w:ins w:id="347" w:author="." w:date="2025-03-03T14:11:00Z" w16du:dateUtc="2025-03-03T06:11:00Z">
        <w:r w:rsidRPr="00154FED">
          <w:t xml:space="preserve">analyzed </w:t>
        </w:r>
      </w:ins>
      <w:r w:rsidR="00A67DEB" w:rsidRPr="00154FED">
        <w:t>the impact of manipulation on the firms themselves and their competitors but</w:t>
      </w:r>
      <w:ins w:id="348" w:author="." w:date="2025-03-04T19:45:00Z" w16du:dateUtc="2025-03-04T11:45:00Z">
        <w:r w:rsidR="00E174D4">
          <w:t xml:space="preserve"> has</w:t>
        </w:r>
      </w:ins>
      <w:r w:rsidR="00A67DEB" w:rsidRPr="00154FED">
        <w:t xml:space="preserve"> also </w:t>
      </w:r>
      <w:del w:id="349" w:author="." w:date="2025-03-03T14:11:00Z" w16du:dateUtc="2025-03-03T06:11:00Z">
        <w:r w:rsidR="00A67DEB" w:rsidRPr="00154FED" w:rsidDel="00135C0E">
          <w:delText xml:space="preserve">examines </w:delText>
        </w:r>
      </w:del>
      <w:ins w:id="350" w:author="." w:date="2025-03-03T14:11:00Z" w16du:dateUtc="2025-03-03T06:11:00Z">
        <w:r w:rsidRPr="00154FED">
          <w:t xml:space="preserve">examined </w:t>
        </w:r>
      </w:ins>
      <w:r w:rsidR="00A67DEB" w:rsidRPr="00154FED">
        <w:t xml:space="preserve">its effects on </w:t>
      </w:r>
      <w:r w:rsidR="00EF767B" w:rsidRPr="00154FED">
        <w:t>consumers</w:t>
      </w:r>
      <w:r w:rsidR="00A67DEB" w:rsidRPr="00154FED">
        <w:t xml:space="preserve"> and the </w:t>
      </w:r>
      <w:r w:rsidR="00A67DEB" w:rsidRPr="00154FED">
        <w:lastRenderedPageBreak/>
        <w:t xml:space="preserve">platform. </w:t>
      </w:r>
      <w:ins w:id="351" w:author="." w:date="2025-03-03T14:12:00Z" w16du:dateUtc="2025-03-03T06:12:00Z">
        <w:r w:rsidRPr="00154FED">
          <w:t xml:space="preserve">For instance, </w:t>
        </w:r>
      </w:ins>
      <w:r w:rsidR="00A67DEB" w:rsidRPr="00154FED">
        <w:t xml:space="preserve">Chen et al. </w:t>
      </w:r>
      <w:r w:rsidR="00A67DEB" w:rsidRPr="00154FED">
        <w:fldChar w:fldCharType="begin"/>
      </w:r>
      <w:r w:rsidR="001D600F" w:rsidRPr="00154FED">
        <w:instrText xml:space="preserve"> ADDIN ZOTERO_ITEM CSL_CITATION {"citationID":"tFPeh6vM","properties":{"formattedCitation":"[13]","plainCitation":"[13]","noteIndex":0},"citationItems":[{"id":1222,"uris":["http://zotero.org/users/local/NlrNCHla/items/TU8ZQTSJ"],"itemData":{"id":1222,"type":"article-journal","abstract":"Strategic sellers on some online selling platforms have recently been using a conditional-rebate strategy to manipulate product reviews under which only purchasing consumers who post positive reviews online are eligible to redeem the rebate. A key concern for the conditional rebate is that it can easily induce fake reviews, which might be harmful to consumers and society. We develop a microbehavioral model capturing consumers’ review-sharing beneﬁt, review-posting cost, and moral cost of lying to examine the seller’s optimal pricing and rebate decisions. We derive three equilibria: the no-rebate, organic-review equilibrium; the low-rebate, boosted-authentic-review equilibrium; and the high-rebate, partially-fake-review equilibrium. We ﬁnd that the seller’s optimal price and rebate decisions critically depend on both the review-posting and moral costs. The seller adopts the no-rebate strategy when the review-posting cost is low but the moral cost is high, the low-rebate strategy when the review-posting cost is high or when the reviewposting cost is intermediate and the moral cost is high, and the high-rebate strategy when the review-posting cost is not too high and the moral cost is low. Our results suggest that it is not always proﬁtable for strategic sellers to adopt the conditional-rebate strategy. Even if the conditional-rebate strategy is adopted, it does not always result in fake reviews. Furthermore, we ﬁnd that, compared with the benchmark of no rebate, conditional rebates do not always hurt consumer surplus or social welfare. When a low (high) rebate is offered, if the review-posting cost is not too low (not very high), the conditional-rebate strategy can even lead to higher consumer surplus and social welfare. Our ﬁndings shed new light on the platform-policy debate about the fake-review phenomenon induced by conditional rebates.","container-title":"Information Systems Research","DOI":"10.1287/isre.2021.1048","ISSN":"1047-7047, 1526-5536","issue":"1","journalAbbreviation":"Information Systems Research","language":"en","page":"224-243","source":"DOI.org (Crossref)","title":"An Economic Analysis of Rebates Conditional on Positive Reviews","volume":"33","author":[{"family":"Chen","given":"Jianqing"},{"family":"Guo","given":"Zhiling"},{"family":"Huang","given":"Jian"}],"issued":{"date-parts":[["2022",3]]}}}],"schema":"https://github.com/citation-style-language/schema/raw/master/csl-citation.json"} </w:instrText>
      </w:r>
      <w:r w:rsidR="00A67DEB" w:rsidRPr="00154FED">
        <w:fldChar w:fldCharType="separate"/>
      </w:r>
      <w:r w:rsidR="001D600F" w:rsidRPr="00154FED">
        <w:rPr>
          <w:rFonts w:cs="Times New Roman"/>
        </w:rPr>
        <w:t>[13]</w:t>
      </w:r>
      <w:r w:rsidR="00A67DEB" w:rsidRPr="00154FED">
        <w:fldChar w:fldCharType="end"/>
      </w:r>
      <w:r w:rsidR="00A67DEB" w:rsidRPr="00154FED">
        <w:t xml:space="preserve"> developed a micro</w:t>
      </w:r>
      <w:del w:id="352" w:author="." w:date="2025-03-04T19:46:00Z" w16du:dateUtc="2025-03-04T11:46:00Z">
        <w:r w:rsidR="00A67DEB" w:rsidRPr="00154FED" w:rsidDel="00E174D4">
          <w:delText xml:space="preserve"> </w:delText>
        </w:r>
      </w:del>
      <w:ins w:id="353" w:author="." w:date="2025-03-04T19:46:00Z" w16du:dateUtc="2025-03-04T11:46:00Z">
        <w:r w:rsidR="00E174D4">
          <w:t>-</w:t>
        </w:r>
      </w:ins>
      <w:r w:rsidR="00A67DEB" w:rsidRPr="00154FED">
        <w:t>behavioral model to analyze the conditional-rebate strategy on sellers. Th</w:t>
      </w:r>
      <w:ins w:id="354" w:author="." w:date="2025-03-03T14:12:00Z" w16du:dateUtc="2025-03-03T06:12:00Z">
        <w:r w:rsidRPr="00154FED">
          <w:t xml:space="preserve">eir results revealed that </w:t>
        </w:r>
      </w:ins>
      <w:del w:id="355" w:author="." w:date="2025-03-03T14:12:00Z" w16du:dateUtc="2025-03-03T06:12:00Z">
        <w:r w:rsidR="00A67DEB" w:rsidRPr="00154FED" w:rsidDel="00135C0E">
          <w:delText xml:space="preserve">ey found that </w:delText>
        </w:r>
      </w:del>
      <w:r w:rsidR="00A67DEB" w:rsidRPr="00154FED">
        <w:t xml:space="preserve">although conditional rebate strategies may lead to fake reviews, this is not always the case. In certain situations, such strategies can even increase consumer surplus and social welfare. Mostagir and Siderius </w:t>
      </w:r>
      <w:r w:rsidR="00A67DEB" w:rsidRPr="00154FED">
        <w:fldChar w:fldCharType="begin"/>
      </w:r>
      <w:r w:rsidR="001D600F" w:rsidRPr="00154FED">
        <w:instrText xml:space="preserve"> ADDIN ZOTERO_ITEM CSL_CITATION {"citationID":"vGCP2WFu","properties":{"formattedCitation":"[14]","plainCitation":"[14]","noteIndex":0},"citationItems":[{"id":1225,"uris":["http://zotero.org/users/local/NlrNCHla/items/WKP9WVBN"],"itemData":{"id":1225,"type":"article-journal","abstract":"The impact of product reviews on consumer purchasing behavior is empirically well documented. This can create perverse incentives for ﬁrms to offer reviewers side payments (”bribes”) in exchange for biased reviews for their products. The presence of bribes distorts the information in reviews away from its ﬁrst-best levels, and consequently leads to detrimental effects on consumer utility. This paper builds a dynamic two-sided reputation model where a reviewer can inﬂate her reviews in exchange for bribes. The problem the reviewer faces is the following: if she accepts bribes and misrepresents her reviews, then she builds her reputation as an inaccurate reviewer and eventually makes consumers less likely to follow her recommendations, which in turn makes ﬁrms no longer interested in offering her a bribe. Can the reviewer retain inﬂuence over consumers’ purchasing decisions while simultaneously accepting bribes and misrepresenting her reviews? We provide a characterization of the environments that allow this kind of manipulation, and show that regulatory policies that aim to reduce bribes can lead to undesirable outcomes. Finally, we show that the absence of bribes can sometimes lead to the lowest possible consumer utility, and that the introduction of bribes in these environments can restore some of that utility via implementing second-best information transmission.","container-title":"Management Science","DOI":"10.1287/mnsc.2022.4376","ISSN":"0025-1909, 1526-5501","issue":"2","journalAbbreviation":"Management Science","language":"en","page":"904-921","source":"DOI.org (Crossref)","title":"Strategic Reviews","volume":"69","author":[{"family":"Mostagir","given":"Mohamed"},{"family":"Siderius","given":"James"}],"issued":{"date-parts":[["2023",2]]}}}],"schema":"https://github.com/citation-style-language/schema/raw/master/csl-citation.json"} </w:instrText>
      </w:r>
      <w:r w:rsidR="00A67DEB" w:rsidRPr="00154FED">
        <w:fldChar w:fldCharType="separate"/>
      </w:r>
      <w:r w:rsidR="001D600F" w:rsidRPr="00154FED">
        <w:rPr>
          <w:rFonts w:cs="Times New Roman"/>
        </w:rPr>
        <w:t>[14]</w:t>
      </w:r>
      <w:r w:rsidR="00A67DEB" w:rsidRPr="00154FED">
        <w:fldChar w:fldCharType="end"/>
      </w:r>
      <w:r w:rsidR="00A67DEB" w:rsidRPr="00154FED">
        <w:t xml:space="preserve"> proposed a dynamic two-sided reputation model to explore the impact of bribes on </w:t>
      </w:r>
      <w:del w:id="356" w:author="." w:date="2025-03-03T14:12:00Z" w16du:dateUtc="2025-03-03T06:12:00Z">
        <w:r w:rsidR="00A67DEB" w:rsidRPr="00154FED" w:rsidDel="00135C0E">
          <w:delText xml:space="preserve">the credibility of </w:delText>
        </w:r>
      </w:del>
      <w:r w:rsidR="00A67DEB" w:rsidRPr="00154FED">
        <w:t>reviewers</w:t>
      </w:r>
      <w:ins w:id="357" w:author="." w:date="2025-03-03T14:12:00Z" w16du:dateUtc="2025-03-03T06:12:00Z">
        <w:r w:rsidRPr="00154FED">
          <w:t>’ credibility</w:t>
        </w:r>
      </w:ins>
      <w:r w:rsidR="00A67DEB" w:rsidRPr="00154FED">
        <w:t xml:space="preserve">. </w:t>
      </w:r>
      <w:del w:id="358" w:author="." w:date="2025-03-03T14:12:00Z" w16du:dateUtc="2025-03-03T06:12:00Z">
        <w:r w:rsidR="00A67DEB" w:rsidRPr="00154FED" w:rsidDel="00135C0E">
          <w:delText xml:space="preserve">The </w:delText>
        </w:r>
      </w:del>
      <w:ins w:id="359" w:author="." w:date="2025-03-03T14:12:00Z" w16du:dateUtc="2025-03-03T06:12:00Z">
        <w:r w:rsidRPr="00154FED">
          <w:t>Furthermore</w:t>
        </w:r>
      </w:ins>
      <w:ins w:id="360" w:author="." w:date="2025-03-03T14:13:00Z" w16du:dateUtc="2025-03-03T06:13:00Z">
        <w:r w:rsidRPr="00154FED">
          <w:t xml:space="preserve">, they found that </w:t>
        </w:r>
      </w:ins>
      <w:del w:id="361" w:author="." w:date="2025-03-03T14:13:00Z" w16du:dateUtc="2025-03-03T06:13:00Z">
        <w:r w:rsidR="00A67DEB" w:rsidRPr="00154FED" w:rsidDel="00135C0E">
          <w:delText xml:space="preserve">research found that </w:delText>
        </w:r>
      </w:del>
      <w:r w:rsidR="00A67DEB" w:rsidRPr="00154FED">
        <w:t xml:space="preserve">simply reducing bribery through regulatory policies may lead to adverse outcomes because, in certain cases, appropriate bribes can enhance consumer utility through </w:t>
      </w:r>
      <w:ins w:id="362" w:author="." w:date="2025-03-03T14:13:00Z" w16du:dateUtc="2025-03-03T06:13:00Z">
        <w:r w:rsidR="004976E6" w:rsidRPr="00154FED">
          <w:t xml:space="preserve">the </w:t>
        </w:r>
      </w:ins>
      <w:del w:id="363" w:author="." w:date="2025-03-03T14:13:00Z" w16du:dateUtc="2025-03-03T06:13:00Z">
        <w:r w:rsidR="00A67DEB" w:rsidRPr="00154FED" w:rsidDel="004976E6">
          <w:delText xml:space="preserve">implementing </w:delText>
        </w:r>
      </w:del>
      <w:ins w:id="364" w:author="." w:date="2025-03-03T14:13:00Z" w16du:dateUtc="2025-03-03T06:13:00Z">
        <w:r w:rsidR="004976E6" w:rsidRPr="00154FED">
          <w:t xml:space="preserve">implementation of </w:t>
        </w:r>
      </w:ins>
      <w:r w:rsidR="00A67DEB" w:rsidRPr="00154FED">
        <w:t>second-best information transmission.</w:t>
      </w:r>
    </w:p>
    <w:p w14:paraId="27FE442F" w14:textId="2C85282E" w:rsidR="00A67DEB" w:rsidRPr="00154FED" w:rsidRDefault="00A67DEB" w:rsidP="008F5698">
      <w:pPr>
        <w:pStyle w:val="-8"/>
        <w:spacing w:line="360" w:lineRule="auto"/>
      </w:pPr>
      <w:r w:rsidRPr="00154FED">
        <w:t xml:space="preserve">Although existing studies have made significant advancements in understanding the effects of online review manipulation </w:t>
      </w:r>
      <w:r w:rsidRPr="00154FED">
        <w:rPr>
          <w:rFonts w:hint="eastAsia"/>
        </w:rPr>
        <w:t xml:space="preserve">on </w:t>
      </w:r>
      <w:r w:rsidRPr="00154FED">
        <w:t xml:space="preserve">firms, </w:t>
      </w:r>
      <w:del w:id="365" w:author="." w:date="2025-03-03T14:13:00Z" w16du:dateUtc="2025-03-03T06:13:00Z">
        <w:r w:rsidRPr="00154FED" w:rsidDel="004976E6">
          <w:rPr>
            <w:rFonts w:hint="eastAsia"/>
          </w:rPr>
          <w:delText>the</w:delText>
        </w:r>
        <w:r w:rsidRPr="00154FED" w:rsidDel="004976E6">
          <w:delText xml:space="preserve"> </w:delText>
        </w:r>
      </w:del>
      <w:ins w:id="366" w:author="." w:date="2025-03-03T14:13:00Z" w16du:dateUtc="2025-03-03T06:13:00Z">
        <w:r w:rsidR="004976E6" w:rsidRPr="00154FED">
          <w:t xml:space="preserve">platforms’ </w:t>
        </w:r>
      </w:ins>
      <w:r w:rsidRPr="00154FED">
        <w:t xml:space="preserve">regulatory role </w:t>
      </w:r>
      <w:del w:id="367" w:author="." w:date="2025-03-03T14:13:00Z" w16du:dateUtc="2025-03-03T06:13:00Z">
        <w:r w:rsidRPr="00154FED" w:rsidDel="004976E6">
          <w:delText xml:space="preserve">of platforms </w:delText>
        </w:r>
      </w:del>
      <w:r w:rsidRPr="00154FED">
        <w:t xml:space="preserve">in </w:t>
      </w:r>
      <w:del w:id="368" w:author="." w:date="2025-03-03T14:13:00Z" w16du:dateUtc="2025-03-03T06:13:00Z">
        <w:r w:rsidRPr="00154FED" w:rsidDel="004976E6">
          <w:delText xml:space="preserve">the </w:delText>
        </w:r>
      </w:del>
      <w:ins w:id="369" w:author="." w:date="2025-03-03T14:13:00Z" w16du:dateUtc="2025-03-03T06:13:00Z">
        <w:r w:rsidR="004976E6" w:rsidRPr="00154FED">
          <w:t xml:space="preserve">review </w:t>
        </w:r>
      </w:ins>
      <w:r w:rsidRPr="00154FED">
        <w:t xml:space="preserve">manipulation </w:t>
      </w:r>
      <w:del w:id="370" w:author="." w:date="2025-03-03T14:13:00Z" w16du:dateUtc="2025-03-03T06:13:00Z">
        <w:r w:rsidRPr="00154FED" w:rsidDel="004976E6">
          <w:delText xml:space="preserve">of reviews </w:delText>
        </w:r>
      </w:del>
      <w:r w:rsidRPr="00154FED">
        <w:t xml:space="preserve">has often been ignored. </w:t>
      </w:r>
      <w:del w:id="371" w:author="." w:date="2025-03-03T14:13:00Z" w16du:dateUtc="2025-03-03T06:13:00Z">
        <w:r w:rsidRPr="00154FED" w:rsidDel="004976E6">
          <w:delText xml:space="preserve">In </w:delText>
        </w:r>
      </w:del>
      <w:ins w:id="372" w:author="." w:date="2025-03-03T14:13:00Z" w16du:dateUtc="2025-03-03T06:13:00Z">
        <w:r w:rsidR="004976E6" w:rsidRPr="00154FED">
          <w:t>Given that</w:t>
        </w:r>
      </w:ins>
      <w:del w:id="373" w:author="." w:date="2025-03-03T14:14:00Z" w16du:dateUtc="2025-03-03T06:14:00Z">
        <w:r w:rsidRPr="00154FED" w:rsidDel="004976E6">
          <w:delText xml:space="preserve">real-life scenarios, </w:delText>
        </w:r>
      </w:del>
      <w:ins w:id="374" w:author="." w:date="2025-03-03T14:14:00Z" w16du:dateUtc="2025-03-03T06:14:00Z">
        <w:r w:rsidR="004976E6" w:rsidRPr="00154FED">
          <w:t xml:space="preserve"> </w:t>
        </w:r>
      </w:ins>
      <w:r w:rsidRPr="00154FED">
        <w:t>platform governance interventions may alter merchant behavior strategies</w:t>
      </w:r>
      <w:ins w:id="375" w:author="." w:date="2025-03-03T14:14:00Z" w16du:dateUtc="2025-03-03T06:14:00Z">
        <w:r w:rsidR="004976E6" w:rsidRPr="00154FED">
          <w:t xml:space="preserve"> in real-life scenarios, th</w:t>
        </w:r>
      </w:ins>
      <w:del w:id="376" w:author="." w:date="2025-03-03T14:14:00Z" w16du:dateUtc="2025-03-03T06:14:00Z">
        <w:r w:rsidRPr="00154FED" w:rsidDel="004976E6">
          <w:delText xml:space="preserve">. </w:delText>
        </w:r>
      </w:del>
      <w:del w:id="377" w:author="." w:date="2025-03-03T14:13:00Z" w16du:dateUtc="2025-03-03T06:13:00Z">
        <w:r w:rsidRPr="00154FED" w:rsidDel="004976E6">
          <w:delText>Th</w:delText>
        </w:r>
      </w:del>
      <w:ins w:id="378" w:author="." w:date="2025-03-03T14:14:00Z" w16du:dateUtc="2025-03-03T06:14:00Z">
        <w:r w:rsidR="004976E6" w:rsidRPr="00154FED">
          <w:t>e current</w:t>
        </w:r>
      </w:ins>
      <w:del w:id="379" w:author="." w:date="2025-03-03T14:14:00Z" w16du:dateUtc="2025-03-03T06:14:00Z">
        <w:r w:rsidRPr="00154FED" w:rsidDel="004976E6">
          <w:delText>is</w:delText>
        </w:r>
      </w:del>
      <w:r w:rsidRPr="00154FED">
        <w:t xml:space="preserve"> paper </w:t>
      </w:r>
      <w:del w:id="380" w:author="." w:date="2025-03-03T14:14:00Z" w16du:dateUtc="2025-03-03T06:14:00Z">
        <w:r w:rsidRPr="00154FED" w:rsidDel="004976E6">
          <w:delText>delve</w:delText>
        </w:r>
        <w:r w:rsidR="00474A1F" w:rsidRPr="00154FED" w:rsidDel="004976E6">
          <w:delText>s</w:delText>
        </w:r>
      </w:del>
      <w:ins w:id="381" w:author="." w:date="2025-03-03T14:14:00Z" w16du:dateUtc="2025-03-03T06:14:00Z">
        <w:r w:rsidR="004976E6" w:rsidRPr="00154FED">
          <w:t xml:space="preserve">investigates </w:t>
        </w:r>
      </w:ins>
      <w:del w:id="382" w:author="." w:date="2025-03-03T14:14:00Z" w16du:dateUtc="2025-03-03T06:14:00Z">
        <w:r w:rsidRPr="00154FED" w:rsidDel="004976E6">
          <w:delText xml:space="preserve"> into </w:delText>
        </w:r>
      </w:del>
      <w:r w:rsidRPr="00154FED">
        <w:t xml:space="preserve">the impact of platform governance on firms’ review manipulation. </w:t>
      </w:r>
      <w:ins w:id="383" w:author="." w:date="2025-03-03T14:14:00Z" w16du:dateUtc="2025-03-03T06:14:00Z">
        <w:r w:rsidR="004976E6" w:rsidRPr="00154FED">
          <w:t xml:space="preserve">In doing so, this work </w:t>
        </w:r>
      </w:ins>
      <w:del w:id="384" w:author="." w:date="2025-03-03T14:14:00Z" w16du:dateUtc="2025-03-03T06:14:00Z">
        <w:r w:rsidRPr="00154FED" w:rsidDel="004976E6">
          <w:delText xml:space="preserve">It </w:delText>
        </w:r>
      </w:del>
      <w:r w:rsidRPr="00154FED">
        <w:t>provides new insights and theoretical support for understanding the interactive relationship between firm review manipulation and platform governance.</w:t>
      </w:r>
    </w:p>
    <w:p w14:paraId="71C2F6F2" w14:textId="412B9400" w:rsidR="00EB775C" w:rsidRPr="00154FED" w:rsidRDefault="00D14324" w:rsidP="008F5698">
      <w:pPr>
        <w:pStyle w:val="-2"/>
        <w:spacing w:line="360" w:lineRule="auto"/>
      </w:pPr>
      <w:r w:rsidRPr="00154FED">
        <w:t>Platform governance</w:t>
      </w:r>
      <w:r w:rsidR="0012347A" w:rsidRPr="00154FED">
        <w:rPr>
          <w:rFonts w:hint="eastAsia"/>
        </w:rPr>
        <w:t xml:space="preserve"> of review manipulation</w:t>
      </w:r>
    </w:p>
    <w:p w14:paraId="77751577" w14:textId="585FB363" w:rsidR="00CF3C5C" w:rsidRPr="00154FED" w:rsidRDefault="00CF3C5C" w:rsidP="008F5698">
      <w:pPr>
        <w:pStyle w:val="-8"/>
        <w:spacing w:line="360" w:lineRule="auto"/>
        <w:rPr>
          <w:rStyle w:val="text-dst"/>
          <w:b/>
          <w:bCs/>
          <w:sz w:val="24"/>
        </w:rPr>
      </w:pPr>
      <w:bookmarkStart w:id="385" w:name="_Hlk167731312"/>
      <w:r w:rsidRPr="00154FED">
        <w:t xml:space="preserve">The governance imposed by e-commerce platforms has proved effective in counteracting online review manipulation. In the realm of e-commerce, </w:t>
      </w:r>
      <w:del w:id="386" w:author="." w:date="2025-03-03T14:15:00Z" w16du:dateUtc="2025-03-03T06:15:00Z">
        <w:r w:rsidRPr="00154FED" w:rsidDel="00F4320A">
          <w:delText xml:space="preserve">the </w:delText>
        </w:r>
      </w:del>
      <w:r w:rsidRPr="00154FED">
        <w:t>platform</w:t>
      </w:r>
      <w:ins w:id="387" w:author="." w:date="2025-03-03T14:15:00Z" w16du:dateUtc="2025-03-03T06:15:00Z">
        <w:r w:rsidR="00F4320A" w:rsidRPr="00154FED">
          <w:t xml:space="preserve">s are </w:t>
        </w:r>
      </w:ins>
      <w:del w:id="388" w:author="." w:date="2025-03-03T14:15:00Z" w16du:dateUtc="2025-03-03T06:15:00Z">
        <w:r w:rsidRPr="00154FED" w:rsidDel="00F4320A">
          <w:delText xml:space="preserve"> becomes a </w:delText>
        </w:r>
      </w:del>
      <w:r w:rsidRPr="00154FED">
        <w:t>necess</w:t>
      </w:r>
      <w:del w:id="389" w:author="." w:date="2025-03-04T19:46:00Z" w16du:dateUtc="2025-03-04T11:46:00Z">
        <w:r w:rsidRPr="00154FED" w:rsidDel="00E174D4">
          <w:delText>it</w:delText>
        </w:r>
      </w:del>
      <w:ins w:id="390" w:author="." w:date="2025-03-04T19:46:00Z" w16du:dateUtc="2025-03-04T11:46:00Z">
        <w:r w:rsidR="00E174D4">
          <w:t>ar</w:t>
        </w:r>
      </w:ins>
      <w:r w:rsidRPr="00154FED">
        <w:t>y to regulate firms</w:t>
      </w:r>
      <w:r w:rsidR="0010046F" w:rsidRPr="00154FED">
        <w:t>’</w:t>
      </w:r>
      <w:r w:rsidRPr="00154FED">
        <w:t xml:space="preserve"> manipulative behavior</w:t>
      </w:r>
      <w:ins w:id="391" w:author="." w:date="2025-03-03T14:15:00Z" w16du:dateUtc="2025-03-03T06:15:00Z">
        <w:r w:rsidR="00F4320A" w:rsidRPr="00154FED">
          <w:t>s</w:t>
        </w:r>
      </w:ins>
      <w:r w:rsidRPr="00154FED">
        <w:t xml:space="preserve">, as review manipulation would hurt </w:t>
      </w:r>
      <w:del w:id="392" w:author="." w:date="2025-03-03T14:15:00Z" w16du:dateUtc="2025-03-03T06:15:00Z">
        <w:r w:rsidRPr="00154FED" w:rsidDel="00F4320A">
          <w:delText xml:space="preserve">the </w:delText>
        </w:r>
      </w:del>
      <w:ins w:id="393" w:author="." w:date="2025-03-03T14:15:00Z" w16du:dateUtc="2025-03-03T06:15:00Z">
        <w:r w:rsidR="00F4320A" w:rsidRPr="00154FED">
          <w:t xml:space="preserve">platforms’ </w:t>
        </w:r>
      </w:ins>
      <w:r w:rsidRPr="00154FED">
        <w:t xml:space="preserve">revenue </w:t>
      </w:r>
      <w:ins w:id="394" w:author="." w:date="2025-03-03T14:15:00Z" w16du:dateUtc="2025-03-03T06:15:00Z">
        <w:r w:rsidR="00F4320A" w:rsidRPr="00154FED">
          <w:t>b</w:t>
        </w:r>
      </w:ins>
      <w:del w:id="395" w:author="." w:date="2025-03-03T14:15:00Z" w16du:dateUtc="2025-03-03T06:15:00Z">
        <w:r w:rsidRPr="00154FED" w:rsidDel="00F4320A">
          <w:delText>of the platform b</w:delText>
        </w:r>
      </w:del>
      <w:r w:rsidRPr="00154FED">
        <w:t xml:space="preserve">y exacerbating the information asymmetry between online firms and potential consumers </w:t>
      </w:r>
      <w:r w:rsidRPr="00154FED">
        <w:fldChar w:fldCharType="begin"/>
      </w:r>
      <w:r w:rsidR="001D600F" w:rsidRPr="00154FED">
        <w:instrText xml:space="preserve"> ADDIN ZOTERO_ITEM CSL_CITATION {"citationID":"VxIK4WKZ","properties":{"formattedCitation":"[15\\uc0\\u8211{}17]","plainCitation":"[15–17]","noteIndex":0},"citationItems":[{"id":200,"uris":["http://zotero.org/users/local/NlrNCHla/items/KXWLJDKI"],"itemData":{"id":200,"type":"paper-conference","abstract":"Online platforms are prone to abuse and manipulations from strategic parties. For example, social media and review websites suffer from sentiment manipulations, manifested in the form of opinion spam and fake reviews. The consequence of such manipulations is the deterioration of information quality as well as loss in consumer welfare. Applying the economic concept of rational expectation equilibrium (REE), we explore the impact of manipulation on consumer welfare in a Twitter-like environment. We argue that the REE outcome can be decomposed into a firm-centric effect and a rational expectation effect, and the relative strengths of these effects determine the final level of manipulation. Our preliminary empirical study on movie tweets sheds light on the reliability of sentiment analysis, and contributes to our understanding of strategic manipulation. We argue that appropriate verification strategies increase the cost to manipulate, and can consequently dissuade firms from engaging in strategic manipulations.","container-title":"2015 48th Hawaii International Conference on System Sciences","DOI":"10.1109/HICSS.2015.577","event-title":"2015 48th Hawaii International Conference on System Sciences","note":"ISSN: 1530-1605","page":"4864-4873","source":"IEEE Xplore","title":"The Perils of Online Manipulation","author":[{"family":"Lee","given":"Shun-Yang"},{"family":"Qiu","given":"Liangfei"},{"family":"Whinston","given":"Andrew"}],"issued":{"date-parts":[["2015",1]]}}},{"id":15,"uris":["http://zotero.org/users/local/NlrNCHla/items/X2EYGMBI"],"itemData":{"id":15,"type":"article-journal","abstract":"Evidence discussed in this article indicates that consumers rely heavily upon consumer reviews when making decisions about which products and services to purchase online. Sellers and their marketeers are aware of this, and as a result, some of them succumb to the temptation to generate fake consumer reviews. This article argues that policymakers and regulators need to take fake reviews seriously. This is because they undermine a (potentially) effective and efficient mechanism for overcoming information asymmetry between online sellers and buyers. Consumer reviews also offer a powerful mechanism for regulating the marketplace. Sellers who sell sub-standard products or engage in sub-standard selling practices risk reputational damage. Genuine consumer reviews can therefore moderate bad seller behaviour and assist in improving the quality and efficiency of the marketplace. Although there are laws in many jurisdictions that prohibit misleading and deceptive conduct, detecting fake reviews is complex and difficult. This article proposes that one way of increasing the effectiveness of regulatory oversight is for regulators to add an “alliance approach” to their existing arsenal of regulatory systems and mechanisms.","container-title":"Journal of Consumer Policy","DOI":"10.1007/s10603-012-9216-7","ISSN":"0168-7034, 1573-0700","issue":"2","journalAbbreviation":"J Consum Policy","language":"en","page":"139-157","source":"DOI.org (Crossref)","title":"Taking Fake Online Consumer Reviews Seriously","volume":"36","author":[{"family":"Malbon","given":"Justin"}],"issued":{"date-parts":[["2013",6]]}}},{"id":122,"uris":["http://zotero.org/users/local/NlrNCHla/items/SA33NZ7T"],"itemData":{"id":122,"type":"article-journal","abstract":"The review system is a core component of the online market as it provides user-generated content to support consumer purchase decisions. We investigate the welfare-based effects of review information features, i.e., the amounts of quality information and match information, and the accuracy of quality information, on the sellers and consumers, and discuss their implications for the online selling platform owner. We find that the amount of review information positively influences social welfare, but quality information and match information play different roles in the process of welfare enhancement. Quality information reduces the sellers’ profits but significantly increases consumer welfare, while match information benefits the sellers more than it hurts the consumers. The inaccuracy of quality information negatively affects the welfare enhancement function of review information. Considering the sellers’ quality information manipulation, we derive the conditions of inaccuracy information controlling and find that a higher manipulation cost coefficient eases the prisoner's dilemma for the sellers and increases consumer welfare. We discuss the implications and also note some counterintuitive insights for review system management.","container-title":"International Journal of Production Economics","DOI":"10.1016/j.ijpe.2016.10.017","ISSN":"0925-5273","journalAbbreviation":"International Journal of Production Economics","language":"en","page":"69-79","source":"ScienceDirect","title":"Welfare economics of review information: Implications for the online selling platform owner","title-short":"Welfare economics of review information","volume":"184","author":[{"family":"Zhang","given":"Tao"},{"family":"Li","given":"Gang"},{"family":"Cheng","given":"T. C. E."},{"family":"Lai","given":"Kin Keung"}],"issued":{"date-parts":[["2017",2,1]]}}}],"schema":"https://github.com/citation-style-language/schema/raw/master/csl-citation.json"} </w:instrText>
      </w:r>
      <w:r w:rsidRPr="00154FED">
        <w:fldChar w:fldCharType="separate"/>
      </w:r>
      <w:r w:rsidR="001D600F" w:rsidRPr="00154FED">
        <w:rPr>
          <w:rFonts w:cs="Times New Roman"/>
          <w:kern w:val="0"/>
          <w:szCs w:val="24"/>
        </w:rPr>
        <w:t>[15–17]</w:t>
      </w:r>
      <w:r w:rsidRPr="00154FED">
        <w:fldChar w:fldCharType="end"/>
      </w:r>
      <w:r w:rsidRPr="00154FED">
        <w:rPr>
          <w:rStyle w:val="text-dst"/>
          <w:rFonts w:hint="eastAsia"/>
        </w:rPr>
        <w:t>.</w:t>
      </w:r>
      <w:r w:rsidRPr="00154FED">
        <w:rPr>
          <w:rStyle w:val="text-dst"/>
        </w:rPr>
        <w:t xml:space="preserve"> </w:t>
      </w:r>
    </w:p>
    <w:p w14:paraId="61C55EC1" w14:textId="07642A2B" w:rsidR="00CF3C5C" w:rsidRPr="00154FED" w:rsidRDefault="00CF3C5C" w:rsidP="008F5698">
      <w:pPr>
        <w:pStyle w:val="-8"/>
        <w:spacing w:line="360" w:lineRule="auto"/>
        <w:rPr>
          <w:rStyle w:val="text-dst"/>
        </w:rPr>
      </w:pPr>
      <w:r w:rsidRPr="00154FED">
        <w:rPr>
          <w:rFonts w:hint="eastAsia"/>
        </w:rPr>
        <w:t xml:space="preserve">To </w:t>
      </w:r>
      <w:r w:rsidRPr="00154FED">
        <w:t>combat</w:t>
      </w:r>
      <w:r w:rsidRPr="00154FED">
        <w:rPr>
          <w:rFonts w:hint="eastAsia"/>
        </w:rPr>
        <w:t xml:space="preserve"> review manipulation, platforms</w:t>
      </w:r>
      <w:ins w:id="396" w:author="." w:date="2025-03-03T14:15:00Z" w16du:dateUtc="2025-03-03T06:15:00Z">
        <w:r w:rsidR="00F4320A" w:rsidRPr="00154FED">
          <w:t xml:space="preserve"> have</w:t>
        </w:r>
      </w:ins>
      <w:r w:rsidRPr="00154FED">
        <w:rPr>
          <w:rFonts w:hint="eastAsia"/>
        </w:rPr>
        <w:t xml:space="preserve"> develop</w:t>
      </w:r>
      <w:ins w:id="397" w:author="." w:date="2025-03-03T14:15:00Z" w16du:dateUtc="2025-03-03T06:15:00Z">
        <w:r w:rsidR="000E0F13" w:rsidRPr="00154FED">
          <w:t>ed</w:t>
        </w:r>
      </w:ins>
      <w:r w:rsidRPr="00154FED">
        <w:t xml:space="preserve"> </w:t>
      </w:r>
      <w:ins w:id="398" w:author="." w:date="2025-03-03T14:15:00Z" w16du:dateUtc="2025-03-03T06:15:00Z">
        <w:r w:rsidR="00F4320A" w:rsidRPr="00154FED">
          <w:t xml:space="preserve">various </w:t>
        </w:r>
      </w:ins>
      <w:r w:rsidRPr="00154FED">
        <w:t>governance measures</w:t>
      </w:r>
      <w:ins w:id="399" w:author="." w:date="2025-03-03T14:15:00Z" w16du:dateUtc="2025-03-03T06:15:00Z">
        <w:r w:rsidR="000E0F13" w:rsidRPr="00154FED">
          <w:t xml:space="preserve">, </w:t>
        </w:r>
      </w:ins>
      <w:del w:id="400" w:author="." w:date="2025-03-03T14:15:00Z" w16du:dateUtc="2025-03-03T06:15:00Z">
        <w:r w:rsidRPr="00154FED" w:rsidDel="000E0F13">
          <w:delText xml:space="preserve"> </w:delText>
        </w:r>
      </w:del>
      <w:r w:rsidRPr="00154FED">
        <w:t xml:space="preserve">such as </w:t>
      </w:r>
      <w:r w:rsidRPr="00154FED">
        <w:rPr>
          <w:rFonts w:hint="eastAsia"/>
        </w:rPr>
        <w:t>internal</w:t>
      </w:r>
      <w:r w:rsidRPr="00154FED">
        <w:t xml:space="preserve"> filtering algorithms</w:t>
      </w:r>
      <w:ins w:id="401" w:author="." w:date="2025-03-03T14:15:00Z" w16du:dateUtc="2025-03-03T06:15:00Z">
        <w:r w:rsidR="000E0F13" w:rsidRPr="00154FED">
          <w:t xml:space="preserve">, </w:t>
        </w:r>
      </w:ins>
      <w:del w:id="402" w:author="." w:date="2025-03-03T14:15:00Z" w16du:dateUtc="2025-03-03T06:15:00Z">
        <w:r w:rsidRPr="00154FED" w:rsidDel="000E0F13">
          <w:delText xml:space="preserve"> </w:delText>
        </w:r>
      </w:del>
      <w:r w:rsidRPr="00154FED">
        <w:rPr>
          <w:rFonts w:hint="eastAsia"/>
        </w:rPr>
        <w:t xml:space="preserve">and </w:t>
      </w:r>
      <w:r w:rsidRPr="00154FED">
        <w:rPr>
          <w:rStyle w:val="text-dst"/>
          <w:rFonts w:hint="eastAsia"/>
        </w:rPr>
        <w:t>impose</w:t>
      </w:r>
      <w:ins w:id="403" w:author="." w:date="2025-03-04T19:46:00Z" w16du:dateUtc="2025-03-04T11:46:00Z">
        <w:r w:rsidR="00E174D4">
          <w:rPr>
            <w:rStyle w:val="text-dst"/>
          </w:rPr>
          <w:t>d</w:t>
        </w:r>
      </w:ins>
      <w:r w:rsidRPr="00154FED">
        <w:rPr>
          <w:rStyle w:val="text-dst"/>
          <w:rFonts w:hint="eastAsia"/>
        </w:rPr>
        <w:t xml:space="preserve"> penalt</w:t>
      </w:r>
      <w:r w:rsidRPr="00154FED">
        <w:rPr>
          <w:rStyle w:val="text-dst"/>
        </w:rPr>
        <w:t>ies</w:t>
      </w:r>
      <w:r w:rsidRPr="00154FED">
        <w:rPr>
          <w:rStyle w:val="text-dst"/>
          <w:rFonts w:hint="eastAsia"/>
        </w:rPr>
        <w:t xml:space="preserve"> </w:t>
      </w:r>
      <w:r w:rsidRPr="00154FED">
        <w:rPr>
          <w:rStyle w:val="text-dst"/>
        </w:rPr>
        <w:t>on firms that</w:t>
      </w:r>
      <w:r w:rsidRPr="00154FED">
        <w:rPr>
          <w:rStyle w:val="text-dst"/>
          <w:rFonts w:hint="eastAsia"/>
        </w:rPr>
        <w:t xml:space="preserve"> engage in review manipulation</w:t>
      </w:r>
      <w:r w:rsidRPr="00154FED">
        <w:t>. On the one hand, these</w:t>
      </w:r>
      <w:r w:rsidRPr="00154FED">
        <w:rPr>
          <w:rFonts w:hint="eastAsia"/>
        </w:rPr>
        <w:t xml:space="preserve"> internal</w:t>
      </w:r>
      <w:r w:rsidRPr="00154FED">
        <w:t xml:space="preserve"> filtering algorithms have been</w:t>
      </w:r>
      <w:r w:rsidRPr="00154FED">
        <w:rPr>
          <w:rFonts w:hint="eastAsia"/>
        </w:rPr>
        <w:t xml:space="preserve"> verified as effective tool</w:t>
      </w:r>
      <w:r w:rsidRPr="00154FED">
        <w:t>s</w:t>
      </w:r>
      <w:r w:rsidRPr="00154FED">
        <w:rPr>
          <w:rFonts w:hint="eastAsia"/>
        </w:rPr>
        <w:t xml:space="preserve"> </w:t>
      </w:r>
      <w:r w:rsidRPr="00154FED">
        <w:t>for</w:t>
      </w:r>
      <w:r w:rsidRPr="00154FED">
        <w:rPr>
          <w:rFonts w:hint="eastAsia"/>
        </w:rPr>
        <w:t xml:space="preserve"> address</w:t>
      </w:r>
      <w:r w:rsidRPr="00154FED">
        <w:t>ing</w:t>
      </w:r>
      <w:r w:rsidRPr="00154FED">
        <w:rPr>
          <w:rFonts w:hint="eastAsia"/>
        </w:rPr>
        <w:t xml:space="preserve"> </w:t>
      </w:r>
      <w:r w:rsidRPr="00154FED">
        <w:t xml:space="preserve">the challenge of review manipulation. </w:t>
      </w:r>
      <w:commentRangeStart w:id="404"/>
      <w:r w:rsidRPr="00154FED">
        <w:t xml:space="preserve">For example, Amazon deployed robust technological tools and algorithms to </w:t>
      </w:r>
      <w:r w:rsidRPr="00154FED">
        <w:rPr>
          <w:rFonts w:hint="eastAsia"/>
        </w:rPr>
        <w:t>detect fraudulent</w:t>
      </w:r>
      <w:r w:rsidRPr="00154FED">
        <w:t xml:space="preserve"> reviews</w:t>
      </w:r>
      <w:r w:rsidRPr="00154FED">
        <w:rPr>
          <w:rFonts w:hint="eastAsia"/>
        </w:rPr>
        <w:t xml:space="preserve">, </w:t>
      </w:r>
      <w:ins w:id="405" w:author="." w:date="2025-03-03T14:16:00Z" w16du:dateUtc="2025-03-03T06:16:00Z">
        <w:r w:rsidR="000E0F13" w:rsidRPr="00154FED">
          <w:t xml:space="preserve">thus mitigating </w:t>
        </w:r>
      </w:ins>
      <w:del w:id="406" w:author="." w:date="2025-03-03T14:16:00Z" w16du:dateUtc="2025-03-03T06:16:00Z">
        <w:r w:rsidRPr="00154FED" w:rsidDel="000E0F13">
          <w:rPr>
            <w:rFonts w:hint="eastAsia"/>
          </w:rPr>
          <w:delText xml:space="preserve">and </w:delText>
        </w:r>
      </w:del>
      <w:r w:rsidRPr="00154FED">
        <w:t>firms’</w:t>
      </w:r>
      <w:r w:rsidRPr="00154FED">
        <w:rPr>
          <w:rFonts w:hint="eastAsia"/>
        </w:rPr>
        <w:t xml:space="preserve"> review manipulation </w:t>
      </w:r>
      <w:del w:id="407" w:author="." w:date="2025-03-03T14:16:00Z" w16du:dateUtc="2025-03-03T06:16:00Z">
        <w:r w:rsidRPr="00154FED" w:rsidDel="000E0F13">
          <w:delText>was</w:delText>
        </w:r>
        <w:r w:rsidRPr="00154FED" w:rsidDel="000E0F13">
          <w:rPr>
            <w:rFonts w:hint="eastAsia"/>
          </w:rPr>
          <w:delText xml:space="preserve"> </w:delText>
        </w:r>
        <w:r w:rsidRPr="00154FED" w:rsidDel="000E0F13">
          <w:delText xml:space="preserve">mitigated </w:delText>
        </w:r>
      </w:del>
      <w:r w:rsidRPr="00154FED">
        <w:t>through the use of these filtering algorithms</w:t>
      </w:r>
      <w:r w:rsidRPr="009B3D1F">
        <w:rPr>
          <w:rStyle w:val="FootnoteReference"/>
        </w:rPr>
        <w:footnoteReference w:id="5"/>
      </w:r>
      <w:r w:rsidRPr="00154FED">
        <w:t>.</w:t>
      </w:r>
      <w:r w:rsidRPr="00154FED">
        <w:rPr>
          <w:rFonts w:hint="eastAsia"/>
        </w:rPr>
        <w:t xml:space="preserve"> </w:t>
      </w:r>
      <w:commentRangeEnd w:id="404"/>
      <w:r w:rsidR="000E0F13" w:rsidRPr="00154FED">
        <w:rPr>
          <w:rStyle w:val="CommentReference"/>
          <w:rFonts w:asciiTheme="minorHAnsi" w:eastAsiaTheme="minorEastAsia" w:hAnsiTheme="minorHAnsi"/>
        </w:rPr>
        <w:commentReference w:id="404"/>
      </w:r>
      <w:del w:id="408" w:author="." w:date="2025-03-03T14:16:00Z" w16du:dateUtc="2025-03-03T06:16:00Z">
        <w:r w:rsidRPr="00154FED" w:rsidDel="000E0F13">
          <w:delText>Furthermore</w:delText>
        </w:r>
      </w:del>
      <w:ins w:id="409" w:author="." w:date="2025-03-03T14:16:00Z" w16du:dateUtc="2025-03-03T06:16:00Z">
        <w:r w:rsidR="000E0F13" w:rsidRPr="00154FED">
          <w:t>Similarly</w:t>
        </w:r>
      </w:ins>
      <w:r w:rsidRPr="00154FED">
        <w:t xml:space="preserve">, many </w:t>
      </w:r>
      <w:r w:rsidRPr="00154FED">
        <w:rPr>
          <w:rFonts w:hint="eastAsia"/>
        </w:rPr>
        <w:lastRenderedPageBreak/>
        <w:t xml:space="preserve">studies </w:t>
      </w:r>
      <w:del w:id="410" w:author="." w:date="2025-03-03T14:16:00Z" w16du:dateUtc="2025-03-03T06:16:00Z">
        <w:r w:rsidRPr="00154FED" w:rsidDel="000E0F13">
          <w:delText>were</w:delText>
        </w:r>
        <w:r w:rsidRPr="00154FED" w:rsidDel="000E0F13">
          <w:rPr>
            <w:rFonts w:hint="eastAsia"/>
          </w:rPr>
          <w:delText xml:space="preserve"> </w:delText>
        </w:r>
      </w:del>
      <w:ins w:id="411" w:author="." w:date="2025-03-03T14:16:00Z" w16du:dateUtc="2025-03-03T06:16:00Z">
        <w:r w:rsidR="000E0F13" w:rsidRPr="00154FED">
          <w:t>hav</w:t>
        </w:r>
      </w:ins>
      <w:del w:id="412" w:author="." w:date="2025-03-04T19:46:00Z" w16du:dateUtc="2025-03-04T11:46:00Z">
        <w:r w:rsidRPr="00154FED" w:rsidDel="00E174D4">
          <w:delText>conduct</w:delText>
        </w:r>
      </w:del>
      <w:r w:rsidRPr="00154FED">
        <w:t>e</w:t>
      </w:r>
      <w:del w:id="413" w:author="." w:date="2025-03-04T19:46:00Z" w16du:dateUtc="2025-03-04T11:46:00Z">
        <w:r w:rsidRPr="00154FED" w:rsidDel="00E174D4">
          <w:delText>d</w:delText>
        </w:r>
        <w:r w:rsidRPr="00154FED" w:rsidDel="00E174D4">
          <w:rPr>
            <w:rFonts w:hint="eastAsia"/>
          </w:rPr>
          <w:delText xml:space="preserve"> to</w:delText>
        </w:r>
      </w:del>
      <w:r w:rsidRPr="00154FED">
        <w:t xml:space="preserve"> explor</w:t>
      </w:r>
      <w:r w:rsidRPr="00154FED">
        <w:rPr>
          <w:rFonts w:hint="eastAsia"/>
        </w:rPr>
        <w:t>e</w:t>
      </w:r>
      <w:ins w:id="414" w:author="." w:date="2025-03-04T19:46:00Z" w16du:dateUtc="2025-03-04T11:46:00Z">
        <w:r w:rsidR="00E174D4">
          <w:t>d</w:t>
        </w:r>
      </w:ins>
      <w:r w:rsidRPr="00154FED">
        <w:t xml:space="preserve"> </w:t>
      </w:r>
      <w:r w:rsidRPr="00154FED">
        <w:rPr>
          <w:rFonts w:hint="eastAsia"/>
        </w:rPr>
        <w:t>fraudulent review detection methods to help platforms</w:t>
      </w:r>
      <w:r w:rsidRPr="00154FED">
        <w:t xml:space="preserve"> combat</w:t>
      </w:r>
      <w:r w:rsidRPr="00154FED">
        <w:rPr>
          <w:rFonts w:hint="eastAsia"/>
        </w:rPr>
        <w:t xml:space="preserve"> review manipulation </w:t>
      </w:r>
      <w:r w:rsidRPr="00154FED">
        <w:fldChar w:fldCharType="begin"/>
      </w:r>
      <w:r w:rsidR="001D600F" w:rsidRPr="00154FED">
        <w:instrText xml:space="preserve"> ADDIN ZOTERO_ITEM CSL_CITATION {"citationID":"kW6XRhq0","properties":{"formattedCitation":"[18,19]","plainCitation":"[18,19]","noteIndex":0},"citationItems":[{"id":89,"uris":["http://zotero.org/users/local/NlrNCHla/items/B2QEP7KZ"],"itemData":{"id":89,"type":"article-journal","abstract":"In electronic commerce, online reviews play very important roles in customers’ purchasing decisions. Unfortunately, malicious sellers often hire buyers to fabricate fake reviews to improve their reputation. In order to detect deceptive reviews and mine the topics and sentiments from the reviews, in this paper, we propose an unsupervised topic-sentiment joint probabilistic model (UTSJ) based on Latent Dirichlet Allocation (LDA) model. This model first employs Gibbs sampling algorithm to approximate parameters of maximum likelihood function offline and obtain topic-sentiment joint probabilistic distribution vector for each review. Secondly, a Random Forest classifier and a SVM (Support Vector Machine) classifier are trained offline, respectively. Experimental results on real-life datasets show that our proposed model is better than baseline models such as n-grams, character n-grams in token, POS (part-of-speech), LDA, and JST (Joint Sentiment/Topic). Moreover, our UTSJ model outperforms or performs similarly to benchmark models in detecting deceptive reviews over balanced dataset and unbalanced dataset in different domains. Particularly, our UTSJ model is good at dealing with real-life unbalanced big data, which makes it very suitable for being applied in e-commerce environment.","container-title":"Expert Systems with Applications","DOI":"10.1016/j.eswa.2018.07.005","ISSN":"0957-4174","journalAbbreviation":"Expert Systems with Applications","language":"en","page":"210-223","source":"ScienceDirect","title":"An unsupervised topic-sentiment joint probabilistic model for detecting deceptive reviews","volume":"114","author":[{"family":"Dong","given":"Lu-yu"},{"family":"Ji","given":"Shu-juan"},{"family":"Zhang","given":"Chun-jin"},{"family":"Zhang","given":"Qi"},{"family":"Chiu","given":"DicksonK. W."},{"family":"Qiu","given":"Li-qing"},{"family":"Li","given":"Da"}],"issued":{"date-parts":[["2018",12,30]]}}},{"id":127,"uris":["http://zotero.org/users/local/NlrNCHla/items/H6D75P7Q"],"itemData":{"id":127,"type":"article-journal","abstract":"Retailers' incentives to manipulate online ratings can undermine consumers' trust in online marketplaces. Finding ways to avoid fake ratings has become a fundamental problem. Most marketplaces update product ratings immediately, i.e., display new ratings as soon as they are submitted. Some platforms have proposed to reduce the frequency of rating updates, as hiding ratings for a certain amount of time allows identifying and eliminating bursts of suspicious ratings. Reducing the update frequency also allows aggregating ratings and displaying only a summary statistic (e.g., mean of ratings). Although such aggregation helps to reduce the amount of fake ratings, as multiple fake ratings get represented by only one value, it might also distort legitimate ratings from real customers and hence have negative impact on honest retailers. In the present study, we propose and evaluate a novel method that instead of displaying every new rating immediately, aggregates a sequence of most recent ratings to k-values, with k determined dynamically based on the distribution of the recent ratings. In a simulation, we demonstrate that our proposed method outperforms state-of-the-art aggregation methods – it effectively reduces the impact of fake ratings on sales, and at the same time only marginally affects sales of honest retailers. Our proposed method can be easily integrated in online rating systems and can be especially used for designing fraud-resistant ranking algorithms.","container-title":"Decision Support Systems","DOI":"10.1016/j.dss.2017.10.003","ISSN":"0167-9236","journalAbbreviation":"Decision Support Systems","language":"en","page":"64-78","source":"ScienceDirect","title":"How can online marketplaces reduce rating manipulation? A new approach on dynamic aggregation of online ratings","title-short":"How can online marketplaces reduce rating manipulation?","volume":"104","author":[{"family":"Ivanova","given":"Olga"},{"family":"Scholz","given":"Michael"}],"issued":{"date-parts":[["2017",12,1]]}}}],"schema":"https://github.com/citation-style-language/schema/raw/master/csl-citation.json"} </w:instrText>
      </w:r>
      <w:r w:rsidRPr="00154FED">
        <w:fldChar w:fldCharType="separate"/>
      </w:r>
      <w:r w:rsidR="001D600F" w:rsidRPr="00154FED">
        <w:rPr>
          <w:rFonts w:cs="Times New Roman"/>
        </w:rPr>
        <w:t>[18,19]</w:t>
      </w:r>
      <w:r w:rsidRPr="00154FED">
        <w:fldChar w:fldCharType="end"/>
      </w:r>
      <w:r w:rsidRPr="00154FED">
        <w:rPr>
          <w:rFonts w:hint="eastAsia"/>
        </w:rPr>
        <w:t>.</w:t>
      </w:r>
      <w:r w:rsidRPr="00154FED">
        <w:t xml:space="preserve"> </w:t>
      </w:r>
      <w:r w:rsidRPr="00154FED">
        <w:rPr>
          <w:rStyle w:val="text-dst"/>
        </w:rPr>
        <w:t>On the other hand, some studies</w:t>
      </w:r>
      <w:ins w:id="415" w:author="." w:date="2025-03-04T19:46:00Z" w16du:dateUtc="2025-03-04T11:46:00Z">
        <w:r w:rsidR="00E174D4">
          <w:rPr>
            <w:rStyle w:val="text-dst"/>
          </w:rPr>
          <w:t xml:space="preserve"> have</w:t>
        </w:r>
      </w:ins>
      <w:r w:rsidRPr="00154FED">
        <w:rPr>
          <w:rStyle w:val="text-dst"/>
        </w:rPr>
        <w:t xml:space="preserve"> </w:t>
      </w:r>
      <w:r w:rsidRPr="00154FED">
        <w:rPr>
          <w:rStyle w:val="text-dst"/>
          <w:rFonts w:hint="eastAsia"/>
        </w:rPr>
        <w:t>reveal</w:t>
      </w:r>
      <w:r w:rsidRPr="00154FED">
        <w:rPr>
          <w:rStyle w:val="text-dst"/>
        </w:rPr>
        <w:t xml:space="preserve">ed that platforms can impose controllable penalties on firms </w:t>
      </w:r>
      <w:r w:rsidRPr="00154FED">
        <w:rPr>
          <w:rStyle w:val="text-dst"/>
          <w:rFonts w:hint="eastAsia"/>
        </w:rPr>
        <w:t>to govern review manipulation</w:t>
      </w:r>
      <w:r w:rsidRPr="00154FED">
        <w:rPr>
          <w:rStyle w:val="text-dst"/>
        </w:rPr>
        <w:t>.</w:t>
      </w:r>
      <w:r w:rsidRPr="00154FED">
        <w:rPr>
          <w:rFonts w:cs="Times New Roman"/>
        </w:rPr>
        <w:t xml:space="preserve"> </w:t>
      </w:r>
      <w:ins w:id="416" w:author="." w:date="2025-03-03T14:16:00Z" w16du:dateUtc="2025-03-03T06:16:00Z">
        <w:r w:rsidR="000E0F13" w:rsidRPr="00154FED">
          <w:rPr>
            <w:rFonts w:cs="Times New Roman"/>
          </w:rPr>
          <w:t xml:space="preserve">For example, </w:t>
        </w:r>
      </w:ins>
      <w:r w:rsidRPr="00154FED">
        <w:rPr>
          <w:rFonts w:cs="Times New Roman"/>
        </w:rPr>
        <w:t>Mayzlin</w:t>
      </w:r>
      <w:r w:rsidRPr="00154FED">
        <w:rPr>
          <w:rStyle w:val="text-dst"/>
        </w:rPr>
        <w:t xml:space="preserve"> </w:t>
      </w:r>
      <w:r w:rsidRPr="00154FED">
        <w:rPr>
          <w:rStyle w:val="text-dst"/>
        </w:rPr>
        <w:fldChar w:fldCharType="begin"/>
      </w:r>
      <w:r w:rsidR="001D600F" w:rsidRPr="00154FED">
        <w:rPr>
          <w:rStyle w:val="text-dst"/>
        </w:rPr>
        <w:instrText xml:space="preserve"> ADDIN ZOTERO_ITEM CSL_CITATION {"citationID":"Qzh7bcWM","properties":{"formattedCitation":"[2]","plainCitation":"[2]","noteIndex":0},"citationItems":[{"id":41,"uris":["http://zotero.org/users/local/NlrNCHla/items/7A9STB9N"],"itemData":{"id":41,"type":"article-journal","abstract":"Firms' incentives to manufacture biased user reviews impede review usefulness. We examine the differences in reviews for a given hotel between two sites: Expedia.com (only a customer can post a review) and TripAdvisor.com (anyone can post). We argue that the net gains from promotional reviewing are highest for independent hotels with single-unit owners and lowest for branded chain hotels with multiunit owners. We demonstrate that the hotel neighbors of hotels with a high incentive to fake have more negative reviews on TripAdvisor relative to Expedia; hotels with a high incentive to fake have more positive reviews on TripAdvisor relative to Expedia. (JEL L15, L83, M31)","container-title":"American Economic Review","DOI":"10.1257/aer.104.8.2421","ISSN":"0002-8282","issue":"8","journalAbbreviation":"American Economic Review","language":"en","page":"2421-2455","source":"DOI.org (Crossref)","title":"Promotional Reviews: An Empirical Investigation of Online Review Manipulation","title-short":"Promotional Reviews","volume":"104","author":[{"family":"Mayzlin","given":"Dina"},{"family":"Dover","given":"Yaniv"},{"family":"Chevalier","given":"Judith"}],"issued":{"date-parts":[["2014",8,1]]}}}],"schema":"https://github.com/citation-style-language/schema/raw/master/csl-citation.json"} </w:instrText>
      </w:r>
      <w:r w:rsidRPr="00154FED">
        <w:rPr>
          <w:rStyle w:val="text-dst"/>
        </w:rPr>
        <w:fldChar w:fldCharType="separate"/>
      </w:r>
      <w:r w:rsidR="001D600F" w:rsidRPr="00154FED">
        <w:rPr>
          <w:rFonts w:cs="Times New Roman"/>
        </w:rPr>
        <w:t>[2]</w:t>
      </w:r>
      <w:r w:rsidRPr="00154FED">
        <w:rPr>
          <w:rStyle w:val="text-dst"/>
        </w:rPr>
        <w:fldChar w:fldCharType="end"/>
      </w:r>
      <w:r w:rsidRPr="00154FED">
        <w:rPr>
          <w:rStyle w:val="text-dst"/>
        </w:rPr>
        <w:t xml:space="preserve"> claimed that a review-hosting platform </w:t>
      </w:r>
      <w:r w:rsidRPr="00154FED">
        <w:rPr>
          <w:rStyle w:val="text-dst"/>
          <w:rFonts w:hint="eastAsia"/>
        </w:rPr>
        <w:t xml:space="preserve">could combat review manipulation by </w:t>
      </w:r>
      <w:r w:rsidRPr="00154FED">
        <w:rPr>
          <w:rStyle w:val="text-dst"/>
        </w:rPr>
        <w:t>punish</w:t>
      </w:r>
      <w:r w:rsidRPr="00154FED">
        <w:rPr>
          <w:rStyle w:val="text-dst"/>
          <w:rFonts w:hint="eastAsia"/>
        </w:rPr>
        <w:t>ing</w:t>
      </w:r>
      <w:r w:rsidRPr="00154FED">
        <w:rPr>
          <w:rStyle w:val="text-dst"/>
        </w:rPr>
        <w:t xml:space="preserve"> exposed firm</w:t>
      </w:r>
      <w:r w:rsidRPr="00154FED">
        <w:rPr>
          <w:rStyle w:val="text-dst"/>
          <w:rFonts w:hint="eastAsia"/>
        </w:rPr>
        <w:t>s</w:t>
      </w:r>
      <w:del w:id="417" w:author="." w:date="2025-03-03T14:16:00Z" w16du:dateUtc="2025-03-03T06:16:00Z">
        <w:r w:rsidRPr="00154FED" w:rsidDel="001F3102">
          <w:rPr>
            <w:rStyle w:val="text-dst"/>
          </w:rPr>
          <w:delText xml:space="preserve"> that</w:delText>
        </w:r>
      </w:del>
      <w:r w:rsidRPr="00154FED">
        <w:rPr>
          <w:rStyle w:val="text-dst"/>
          <w:rFonts w:hint="eastAsia"/>
        </w:rPr>
        <w:t xml:space="preserve"> </w:t>
      </w:r>
      <w:del w:id="418" w:author="." w:date="2025-03-03T14:16:00Z" w16du:dateUtc="2025-03-03T06:16:00Z">
        <w:r w:rsidRPr="00154FED" w:rsidDel="001F3102">
          <w:rPr>
            <w:rStyle w:val="text-dst"/>
            <w:rFonts w:hint="eastAsia"/>
          </w:rPr>
          <w:delText xml:space="preserve">engage </w:delText>
        </w:r>
      </w:del>
      <w:ins w:id="419" w:author="." w:date="2025-03-03T14:16:00Z" w16du:dateUtc="2025-03-03T06:16:00Z">
        <w:r w:rsidR="001F3102" w:rsidRPr="00154FED">
          <w:rPr>
            <w:rStyle w:val="text-dst"/>
            <w:rFonts w:hint="eastAsia"/>
          </w:rPr>
          <w:t>engag</w:t>
        </w:r>
        <w:r w:rsidR="001F3102" w:rsidRPr="00154FED">
          <w:rPr>
            <w:rStyle w:val="text-dst"/>
          </w:rPr>
          <w:t>ed</w:t>
        </w:r>
        <w:r w:rsidR="001F3102" w:rsidRPr="00154FED">
          <w:rPr>
            <w:rStyle w:val="text-dst"/>
            <w:rFonts w:hint="eastAsia"/>
          </w:rPr>
          <w:t xml:space="preserve"> </w:t>
        </w:r>
      </w:ins>
      <w:r w:rsidRPr="00154FED">
        <w:rPr>
          <w:rStyle w:val="text-dst"/>
          <w:rFonts w:hint="eastAsia"/>
        </w:rPr>
        <w:t xml:space="preserve">in review manipulation and </w:t>
      </w:r>
      <w:ins w:id="420" w:author="." w:date="2025-03-03T14:17:00Z" w16du:dateUtc="2025-03-03T06:17:00Z">
        <w:r w:rsidR="001F3102" w:rsidRPr="00154FED">
          <w:rPr>
            <w:rStyle w:val="text-dst"/>
          </w:rPr>
          <w:t xml:space="preserve">those that </w:t>
        </w:r>
      </w:ins>
      <w:r w:rsidRPr="00154FED">
        <w:rPr>
          <w:rStyle w:val="text-dst"/>
        </w:rPr>
        <w:t xml:space="preserve">violate competition rules. </w:t>
      </w:r>
      <w:r w:rsidRPr="00154FED">
        <w:rPr>
          <w:rFonts w:cs="Times New Roman"/>
        </w:rPr>
        <w:t>Ananthakrishnan et al.</w:t>
      </w:r>
      <w:r w:rsidRPr="00154FED">
        <w:rPr>
          <w:rFonts w:cs="Times New Roman" w:hint="eastAsia"/>
        </w:rPr>
        <w:t xml:space="preserve"> </w:t>
      </w:r>
      <w:r w:rsidRPr="00154FED">
        <w:rPr>
          <w:rStyle w:val="text-dst"/>
        </w:rPr>
        <w:fldChar w:fldCharType="begin"/>
      </w:r>
      <w:r w:rsidR="001D600F" w:rsidRPr="00154FED">
        <w:rPr>
          <w:rStyle w:val="text-dst"/>
        </w:rPr>
        <w:instrText xml:space="preserve"> ADDIN ZOTERO_ITEM CSL_CITATION {"citationID":"TrrusOdq","properties":{"formattedCitation":"[20]","plainCitation":"[20]","noteIndex":0},"citationItems":[{"id":148,"uris":["http://zotero.org/users/local/NlrNCHla/items/AYD5SC79"],"itemData":{"id":148,"type":"article-journal","abstract":"Consumers rely on review platforms when deciding where to stay, where to eat, what movies to watch, or even which doctor to use. This is great for consumers, but it has makes online review platform...","archive_location":"world","container-title":"Information Systems Research","DOI":"10.1287/isre.2020.0925","language":"EN","license":"Copyright © 2020, INFORMS","note":"publisher: INFORMS","source":"pubsonline.informs.org","title":"A Tangled Web: Should Online Review Portals Display Fraudulent Reviews?","title-short":"A Tangled Web","URL":"https://pubsonline.informs.org/doi/abs/10.1287/isre.2020.0925","author":[{"family":"Ananthakrishnan","given":"Uttara M."},{"family":"Li","given":"Beibei"},{"family":"Smith","given":"Michael D."}],"accessed":{"date-parts":[["2023",4,2]]},"issued":{"date-parts":[["2020",6,5]]}}}],"schema":"https://github.com/citation-style-language/schema/raw/master/csl-citation.json"} </w:instrText>
      </w:r>
      <w:r w:rsidRPr="00154FED">
        <w:rPr>
          <w:rStyle w:val="text-dst"/>
        </w:rPr>
        <w:fldChar w:fldCharType="separate"/>
      </w:r>
      <w:r w:rsidR="001D600F" w:rsidRPr="00154FED">
        <w:rPr>
          <w:rFonts w:cs="Times New Roman"/>
        </w:rPr>
        <w:t>[20]</w:t>
      </w:r>
      <w:r w:rsidRPr="00154FED">
        <w:rPr>
          <w:rStyle w:val="text-dst"/>
        </w:rPr>
        <w:fldChar w:fldCharType="end"/>
      </w:r>
      <w:r w:rsidRPr="00154FED">
        <w:rPr>
          <w:rStyle w:val="text-dst"/>
        </w:rPr>
        <w:t xml:space="preserve"> </w:t>
      </w:r>
      <w:del w:id="421" w:author="." w:date="2025-03-03T14:17:00Z" w16du:dateUtc="2025-03-03T06:17:00Z">
        <w:r w:rsidRPr="00154FED" w:rsidDel="001F3102">
          <w:rPr>
            <w:rStyle w:val="text-dst"/>
          </w:rPr>
          <w:delText xml:space="preserve">believed </w:delText>
        </w:r>
      </w:del>
      <w:ins w:id="422" w:author="." w:date="2025-03-03T14:17:00Z" w16du:dateUtc="2025-03-03T06:17:00Z">
        <w:r w:rsidR="001F3102" w:rsidRPr="00154FED">
          <w:rPr>
            <w:rStyle w:val="text-dst"/>
          </w:rPr>
          <w:t xml:space="preserve">concluded </w:t>
        </w:r>
      </w:ins>
      <w:r w:rsidRPr="00154FED">
        <w:rPr>
          <w:rStyle w:val="text-dst"/>
        </w:rPr>
        <w:t xml:space="preserve">that </w:t>
      </w:r>
      <w:del w:id="423" w:author="." w:date="2025-03-03T14:17:00Z" w16du:dateUtc="2025-03-03T06:17:00Z">
        <w:r w:rsidRPr="00154FED" w:rsidDel="001F3102">
          <w:rPr>
            <w:rStyle w:val="text-dst"/>
          </w:rPr>
          <w:delText xml:space="preserve">the </w:delText>
        </w:r>
      </w:del>
      <w:r w:rsidRPr="00154FED">
        <w:rPr>
          <w:rStyle w:val="text-dst"/>
        </w:rPr>
        <w:t>platform</w:t>
      </w:r>
      <w:ins w:id="424" w:author="." w:date="2025-03-03T14:17:00Z" w16du:dateUtc="2025-03-03T06:17:00Z">
        <w:r w:rsidR="001F3102" w:rsidRPr="00154FED">
          <w:rPr>
            <w:rStyle w:val="text-dst"/>
          </w:rPr>
          <w:t>s</w:t>
        </w:r>
      </w:ins>
      <w:r w:rsidRPr="00154FED">
        <w:rPr>
          <w:rStyle w:val="text-dst"/>
        </w:rPr>
        <w:t xml:space="preserve"> can protect consumers and firms by punishing dishonest firms</w:t>
      </w:r>
      <w:r w:rsidRPr="00154FED">
        <w:rPr>
          <w:rStyle w:val="text-dst"/>
          <w:rFonts w:hint="eastAsia"/>
        </w:rPr>
        <w:t xml:space="preserve"> rather than filtering</w:t>
      </w:r>
      <w:r w:rsidRPr="00154FED">
        <w:rPr>
          <w:rStyle w:val="text-dst"/>
        </w:rPr>
        <w:t xml:space="preserve"> suspicious fraudulent reviews</w:t>
      </w:r>
      <w:r w:rsidRPr="00154FED">
        <w:rPr>
          <w:rStyle w:val="text-dst"/>
          <w:rFonts w:hint="eastAsia"/>
        </w:rPr>
        <w:t>.</w:t>
      </w:r>
      <w:r w:rsidRPr="00154FED">
        <w:rPr>
          <w:rStyle w:val="text-dst"/>
        </w:rPr>
        <w:t xml:space="preserve"> Despi</w:t>
      </w:r>
      <w:del w:id="425" w:author="." w:date="2025-03-04T19:46:00Z" w16du:dateUtc="2025-03-04T11:46:00Z">
        <w:r w:rsidRPr="00154FED" w:rsidDel="00E174D4">
          <w:rPr>
            <w:rStyle w:val="text-dst"/>
          </w:rPr>
          <w:delText xml:space="preserve">te </w:delText>
        </w:r>
      </w:del>
      <w:r w:rsidRPr="00154FED">
        <w:rPr>
          <w:rStyle w:val="text-dst"/>
        </w:rPr>
        <w:t>t</w:t>
      </w:r>
      <w:del w:id="426" w:author="." w:date="2025-03-04T19:46:00Z" w16du:dateUtc="2025-03-04T11:46:00Z">
        <w:r w:rsidRPr="00154FED" w:rsidDel="00E174D4">
          <w:rPr>
            <w:rStyle w:val="text-dst"/>
          </w:rPr>
          <w:delText>h</w:delText>
        </w:r>
      </w:del>
      <w:r w:rsidRPr="00154FED">
        <w:rPr>
          <w:rStyle w:val="text-dst"/>
        </w:rPr>
        <w:t>e significant efforts by many scholars to explore various methods for enhancing the effectiveness of platform governance, they have not incorporated an analysis of firm</w:t>
      </w:r>
      <w:ins w:id="427" w:author="." w:date="2025-03-03T14:17:00Z" w16du:dateUtc="2025-03-03T06:17:00Z">
        <w:r w:rsidR="001F3102" w:rsidRPr="00154FED">
          <w:rPr>
            <w:rStyle w:val="text-dst"/>
          </w:rPr>
          <w:t xml:space="preserve"> </w:t>
        </w:r>
      </w:ins>
      <w:del w:id="428" w:author="." w:date="2025-03-03T14:17:00Z" w16du:dateUtc="2025-03-03T06:17:00Z">
        <w:r w:rsidRPr="00154FED" w:rsidDel="001F3102">
          <w:rPr>
            <w:rStyle w:val="text-dst"/>
          </w:rPr>
          <w:delText xml:space="preserve">s’ </w:delText>
        </w:r>
      </w:del>
      <w:r w:rsidRPr="00154FED">
        <w:rPr>
          <w:rStyle w:val="text-dst"/>
        </w:rPr>
        <w:t>behaviors.</w:t>
      </w:r>
    </w:p>
    <w:p w14:paraId="6BD0FAF0" w14:textId="481D7CFB" w:rsidR="00CF3C5C" w:rsidRPr="00154FED" w:rsidRDefault="00CF3C5C" w:rsidP="008F5698">
      <w:pPr>
        <w:pStyle w:val="-8"/>
        <w:spacing w:line="360" w:lineRule="auto"/>
        <w:rPr>
          <w:rStyle w:val="text-dst"/>
          <w:rFonts w:cs="Times New Roman"/>
        </w:rPr>
      </w:pPr>
      <w:del w:id="429" w:author="." w:date="2025-03-03T14:17:00Z" w16du:dateUtc="2025-03-03T06:17:00Z">
        <w:r w:rsidRPr="00154FED" w:rsidDel="001F3102">
          <w:rPr>
            <w:rStyle w:val="text-dst"/>
          </w:rPr>
          <w:delText>However</w:delText>
        </w:r>
      </w:del>
      <w:ins w:id="430" w:author="." w:date="2025-03-03T14:17:00Z" w16du:dateUtc="2025-03-03T06:17:00Z">
        <w:r w:rsidR="001F3102" w:rsidRPr="00154FED">
          <w:rPr>
            <w:rStyle w:val="text-dst"/>
          </w:rPr>
          <w:t>At the same time</w:t>
        </w:r>
      </w:ins>
      <w:r w:rsidRPr="00154FED">
        <w:rPr>
          <w:rStyle w:val="text-dst"/>
        </w:rPr>
        <w:t>, researchers</w:t>
      </w:r>
      <w:ins w:id="431" w:author="." w:date="2025-03-04T19:47:00Z" w16du:dateUtc="2025-03-04T11:47:00Z">
        <w:r w:rsidR="00E174D4">
          <w:rPr>
            <w:rStyle w:val="text-dst"/>
          </w:rPr>
          <w:t xml:space="preserve"> have</w:t>
        </w:r>
      </w:ins>
      <w:r w:rsidRPr="00154FED">
        <w:rPr>
          <w:rStyle w:val="text-dst"/>
        </w:rPr>
        <w:t xml:space="preserve"> also analyzed and demonstrated that stricter regulation may not always be better for e-commerce platforms.</w:t>
      </w:r>
      <w:bookmarkStart w:id="432" w:name="_Hlk191063906"/>
      <w:r w:rsidRPr="00154FED">
        <w:rPr>
          <w:rStyle w:val="text-dst"/>
        </w:rPr>
        <w:t xml:space="preserve"> </w:t>
      </w:r>
      <w:commentRangeStart w:id="433"/>
      <w:ins w:id="434" w:author="." w:date="2025-03-03T14:18:00Z" w16du:dateUtc="2025-03-03T06:18:00Z">
        <w:r w:rsidR="001F3102" w:rsidRPr="00154FED">
          <w:rPr>
            <w:rStyle w:val="text-dst"/>
          </w:rPr>
          <w:t xml:space="preserve">From the perspective of ranking mechanisms, </w:t>
        </w:r>
      </w:ins>
      <w:r w:rsidRPr="00154FED">
        <w:rPr>
          <w:rFonts w:cs="Times New Roman"/>
        </w:rPr>
        <w:t xml:space="preserve">Jin et al. </w:t>
      </w:r>
      <w:r w:rsidRPr="00154FED">
        <w:rPr>
          <w:rFonts w:cs="Times New Roman"/>
        </w:rPr>
        <w:fldChar w:fldCharType="begin"/>
      </w:r>
      <w:r w:rsidR="001D600F" w:rsidRPr="00154FED">
        <w:rPr>
          <w:rFonts w:cs="Times New Roman"/>
        </w:rPr>
        <w:instrText xml:space="preserve"> ADDIN ZOTERO_ITEM CSL_CITATION {"citationID":"leaPsSg9","properties":{"formattedCitation":"[21]","plainCitation":"[21]","noteIndex":0},"citationItems":[{"id":1282,"uris":["http://zotero.org/users/local/NlrNCHla/items/ZGMTG8R4"],"itemData":{"id":1282,"type":"article-journal","abstract":"Brushing—online merchants placing fake orders of their own products—has been a widespread phenomenon on major e-commerce platforms. One key reason why merchants brush is that it boosts their rankings in search results. Products with higher sales volume are more likely to rank higher. Additionally, rankings matter because consumers face search frictions and narrow their attention to only the few products that show up at the top. Thus, fake orders can affect consumer choice. We focus on this search-ranking aspect of brushing and build a stylized model to understand merchants’ strategic brushing behavior as well as how it affects consumers. We consider a high-type merchant (who sells a more popular product) and a low-type merchant (who sells a less popular product) competing on an e-commerce platform where product rankings evolve over time. We find that if brushing gets more costly for merchants (e.g., due to stricter platform policies), it may sometimes surprisingly harm consumers as it may only blunt brushing by the high-type merchant but intensify brushing by the low-type merchant. If search is less costly for consumers (e.g., due to improved search technologies), it may not always benefit consumers, either. Moreover, the design of the ranking algorithm is critical: placing more weight on sales-volume-related factors may trigger a nonmonotone change in consumer welfare; tracking recent sales only as opposed to cumulative sales does not always dial down brushing and, in fact, may sometimes cause the low-type merchant to brush more.\n\nHistory: Ravi Bapna, Senior Editor; De Liu, Associate Editor.\n\nFunding: C. Jin gratefully acknowledges the Singapore Ministry of Education Academic Research Fund [Tier 1, Grant R-253-000-144-133], The Wharton School Dean’s Postdoctoral Research Fund, and Mack Institute Research Fund. All authors gratefully acknowledge the 2019 Networks, Electronic Commerce and Telecommunications Institute (NET) Summer Research Grant.\n\nSupplemental Material: The online appendices are available at https://doi.org/10.1287/isre.2022.1128.","container-title":"Information Systems Research","DOI":"10.1287/isre.2022.1128","ISSN":"1047-7047","issue":"2","note":"publisher: INFORMS","page":"532-552","source":"pubsonline.informs.org (Atypon)","title":"To Brush or Not to Brush: Product Rankings, Consumer Search, and Fake Orders","title-short":"To Brush or Not to Brush","volume":"34","author":[{"family":"Jin","given":"Chen"},{"family":"Yang","given":"Luyi"},{"family":"Hosanagar","given":"Kartik"}],"issued":{"date-parts":[["2023",6]]}}}],"schema":"https://github.com/citation-style-language/schema/raw/master/csl-citation.json"} </w:instrText>
      </w:r>
      <w:r w:rsidRPr="00154FED">
        <w:rPr>
          <w:rFonts w:cs="Times New Roman"/>
        </w:rPr>
        <w:fldChar w:fldCharType="separate"/>
      </w:r>
      <w:r w:rsidR="001D600F" w:rsidRPr="00154FED">
        <w:rPr>
          <w:rFonts w:cs="Times New Roman"/>
        </w:rPr>
        <w:t>[21]</w:t>
      </w:r>
      <w:r w:rsidRPr="00154FED">
        <w:rPr>
          <w:rFonts w:cs="Times New Roman"/>
        </w:rPr>
        <w:fldChar w:fldCharType="end"/>
      </w:r>
      <w:ins w:id="435" w:author="." w:date="2025-03-03T14:18:00Z" w16du:dateUtc="2025-03-03T06:18:00Z">
        <w:r w:rsidR="001F3102" w:rsidRPr="00154FED">
          <w:rPr>
            <w:rFonts w:cs="Times New Roman"/>
          </w:rPr>
          <w:t xml:space="preserve"> </w:t>
        </w:r>
      </w:ins>
      <w:del w:id="436" w:author="." w:date="2025-03-03T14:18:00Z" w16du:dateUtc="2025-03-03T06:18:00Z">
        <w:r w:rsidRPr="00154FED" w:rsidDel="001F3102">
          <w:rPr>
            <w:rFonts w:cs="Times New Roman"/>
          </w:rPr>
          <w:delText xml:space="preserve"> </w:delText>
        </w:r>
      </w:del>
      <w:ins w:id="437" w:author="." w:date="2025-03-03T14:18:00Z" w16du:dateUtc="2025-03-03T06:18:00Z">
        <w:r w:rsidR="001F3102" w:rsidRPr="00154FED">
          <w:rPr>
            <w:rStyle w:val="text-dst"/>
          </w:rPr>
          <w:t xml:space="preserve">investigated </w:t>
        </w:r>
        <w:r w:rsidR="001F3102" w:rsidRPr="00154FED">
          <w:rPr>
            <w:rStyle w:val="text-dst"/>
            <w:rFonts w:hint="eastAsia"/>
          </w:rPr>
          <w:t>the</w:t>
        </w:r>
        <w:r w:rsidR="001F3102" w:rsidRPr="00154FED">
          <w:rPr>
            <w:rStyle w:val="text-dst"/>
          </w:rPr>
          <w:t xml:space="preserve"> effects of firms’ placing fake rankings of their products to manipulate sales volumes on social welfare by </w:t>
        </w:r>
      </w:ins>
      <w:del w:id="438" w:author="." w:date="2025-03-03T14:18:00Z" w16du:dateUtc="2025-03-03T06:18:00Z">
        <w:r w:rsidRPr="00154FED" w:rsidDel="001F3102">
          <w:rPr>
            <w:rStyle w:val="text-dst"/>
          </w:rPr>
          <w:delText xml:space="preserve">considered </w:delText>
        </w:r>
      </w:del>
      <w:ins w:id="439" w:author="." w:date="2025-03-03T14:18:00Z" w16du:dateUtc="2025-03-03T06:18:00Z">
        <w:r w:rsidR="001F3102" w:rsidRPr="00154FED">
          <w:rPr>
            <w:rStyle w:val="text-dst"/>
          </w:rPr>
          <w:t xml:space="preserve">considering </w:t>
        </w:r>
      </w:ins>
      <w:r w:rsidRPr="00154FED">
        <w:rPr>
          <w:rStyle w:val="text-dst"/>
        </w:rPr>
        <w:t>two firms selling substitutable products</w:t>
      </w:r>
      <w:del w:id="440" w:author="." w:date="2025-03-03T14:18:00Z" w16du:dateUtc="2025-03-03T06:18:00Z">
        <w:r w:rsidRPr="00154FED" w:rsidDel="001F3102">
          <w:rPr>
            <w:rStyle w:val="text-dst"/>
          </w:rPr>
          <w:delText xml:space="preserve"> to investigate </w:delText>
        </w:r>
        <w:r w:rsidRPr="00154FED" w:rsidDel="001F3102">
          <w:rPr>
            <w:rStyle w:val="text-dst"/>
            <w:rFonts w:hint="eastAsia"/>
          </w:rPr>
          <w:delText>the</w:delText>
        </w:r>
        <w:r w:rsidRPr="00154FED" w:rsidDel="001F3102">
          <w:rPr>
            <w:rStyle w:val="text-dst"/>
          </w:rPr>
          <w:delText xml:space="preserve"> effects of firms’ placing fake rankings of their products to manipulate sales volumes on social welfare from the perspective of ranking mechanisms</w:delText>
        </w:r>
      </w:del>
      <w:r w:rsidRPr="00154FED">
        <w:rPr>
          <w:rStyle w:val="text-dst"/>
        </w:rPr>
        <w:t xml:space="preserve">. </w:t>
      </w:r>
      <w:commentRangeEnd w:id="433"/>
      <w:r w:rsidR="001F3102" w:rsidRPr="00154FED">
        <w:rPr>
          <w:rStyle w:val="CommentReference"/>
          <w:rFonts w:asciiTheme="minorHAnsi" w:eastAsiaTheme="minorEastAsia" w:hAnsiTheme="minorHAnsi"/>
        </w:rPr>
        <w:commentReference w:id="433"/>
      </w:r>
      <w:r w:rsidR="00F53E9F" w:rsidRPr="00154FED">
        <w:rPr>
          <w:rStyle w:val="text-dst"/>
        </w:rPr>
        <w:t xml:space="preserve">Their findings suggest that stricter platform policies may harm consumers. Specifically, increasing the cost of </w:t>
      </w:r>
      <w:ins w:id="441" w:author="." w:date="2025-03-03T14:19:00Z" w16du:dateUtc="2025-03-03T06:19:00Z">
        <w:r w:rsidR="001F3102" w:rsidRPr="00154FED">
          <w:rPr>
            <w:rStyle w:val="text-dst"/>
          </w:rPr>
          <w:t>“</w:t>
        </w:r>
      </w:ins>
      <w:commentRangeStart w:id="442"/>
      <w:r w:rsidR="00F53E9F" w:rsidRPr="00154FED">
        <w:rPr>
          <w:rStyle w:val="text-dst"/>
        </w:rPr>
        <w:t>brushing</w:t>
      </w:r>
      <w:commentRangeEnd w:id="442"/>
      <w:r w:rsidR="001F3102" w:rsidRPr="00154FED">
        <w:rPr>
          <w:rStyle w:val="CommentReference"/>
          <w:rFonts w:asciiTheme="minorHAnsi" w:eastAsiaTheme="minorEastAsia" w:hAnsiTheme="minorHAnsi"/>
        </w:rPr>
        <w:commentReference w:id="442"/>
      </w:r>
      <w:ins w:id="443" w:author="." w:date="2025-03-03T14:19:00Z" w16du:dateUtc="2025-03-03T06:19:00Z">
        <w:r w:rsidR="001F3102" w:rsidRPr="00154FED">
          <w:rPr>
            <w:rStyle w:val="text-dst"/>
          </w:rPr>
          <w:t xml:space="preserve">” </w:t>
        </w:r>
      </w:ins>
      <w:del w:id="444" w:author="." w:date="2025-03-03T14:19:00Z" w16du:dateUtc="2025-03-03T06:19:00Z">
        <w:r w:rsidR="00F53E9F" w:rsidRPr="00154FED" w:rsidDel="001F3102">
          <w:rPr>
            <w:rStyle w:val="text-dst"/>
          </w:rPr>
          <w:delText xml:space="preserve"> </w:delText>
        </w:r>
      </w:del>
      <w:r w:rsidR="00F53E9F" w:rsidRPr="00154FED">
        <w:rPr>
          <w:rStyle w:val="text-dst"/>
        </w:rPr>
        <w:t>may discourage high-quality merchants from engaging in manipulation while simultaneously incentivizing low-quality merchants to intensify their manipulation efforts.</w:t>
      </w:r>
      <w:r w:rsidRPr="00154FED">
        <w:rPr>
          <w:rStyle w:val="text-dst"/>
        </w:rPr>
        <w:t xml:space="preserve"> </w:t>
      </w:r>
      <w:bookmarkEnd w:id="432"/>
      <w:r w:rsidRPr="00154FED">
        <w:rPr>
          <w:rFonts w:cs="Times New Roman"/>
        </w:rPr>
        <w:t>Chen and Papanastasiou</w:t>
      </w:r>
      <w:r w:rsidRPr="00154FED">
        <w:rPr>
          <w:rStyle w:val="text-dst"/>
        </w:rPr>
        <w:t xml:space="preserve"> </w:t>
      </w:r>
      <w:r w:rsidRPr="00154FED">
        <w:rPr>
          <w:rStyle w:val="text-dst"/>
        </w:rPr>
        <w:fldChar w:fldCharType="begin"/>
      </w:r>
      <w:r w:rsidR="001D600F" w:rsidRPr="00154FED">
        <w:rPr>
          <w:rStyle w:val="text-dst"/>
        </w:rPr>
        <w:instrText xml:space="preserve"> ADDIN ZOTERO_ITEM CSL_CITATION {"citationID":"1wowOtEA","properties":{"formattedCitation":"[22]","plainCitation":"[22]","noteIndex":0},"citationItems":[{"id":1286,"uris":["http://zotero.org/users/local/NlrNCHla/items/DVP9J3GU"],"itemData":{"id":1286,"type":"article-journal","abstract":"This paper is motivated by the recent emergence of various interference tactics employed by sellers attempting to manipulate social learning. We revisit the classic model of observational social learning and extend it to allow for (i) asymmetric information on product value between the seller and the consumers and (ii) the ability of the seller to “seed” the observational learning process with a fake purchase, in an attempt to manipulate consumer beliefs. We examine the interaction between social learning manipulation and equilibrium market outcomes as well as the impact of antimanipulation measures aimed at detecting and punishing misconduct. The analysis yields three main insights. First, we show that increasing the intensity of antimanipulation measures can have unintended consequences, often inducing higher levels of manipulation as well as higher equilibrium prices. Second, we find that although measures of high intensity can completely deter misconduct, such measures do not lead to any improvement in either seller or consumer payoffs, relative to the case where no measures are present. Third, we demonstrate that in many cases, measures of intermediate intensity can leverage seller manipulation to simultaneously improve both seller and consumer payoffs.\n\nThis paper was accepted by Jayashankar Swaminathan, operations management.","container-title":"Management Science","DOI":"10.1287/mnsc.2020.3849","ISSN":"0025-1909","issue":"11","note":"publisher: INFORMS","page":"6734-6750","source":"pubsonline.informs.org (Atypon)","title":"Seeding the Herd: Pricing and Welfare Effects of Social Learning Manipulation","title-short":"Seeding the Herd","volume":"67","author":[{"family":"Chen","given":"Li"},{"family":"Papanastasiou","given":"Yiangos"}],"issued":{"date-parts":[["2021",11]]}}}],"schema":"https://github.com/citation-style-language/schema/raw/master/csl-citation.json"} </w:instrText>
      </w:r>
      <w:r w:rsidRPr="00154FED">
        <w:rPr>
          <w:rStyle w:val="text-dst"/>
        </w:rPr>
        <w:fldChar w:fldCharType="separate"/>
      </w:r>
      <w:r w:rsidR="001D600F" w:rsidRPr="00154FED">
        <w:rPr>
          <w:rFonts w:cs="Times New Roman"/>
        </w:rPr>
        <w:t>[22]</w:t>
      </w:r>
      <w:r w:rsidRPr="00154FED">
        <w:rPr>
          <w:rStyle w:val="text-dst"/>
        </w:rPr>
        <w:fldChar w:fldCharType="end"/>
      </w:r>
      <w:r w:rsidRPr="00154FED">
        <w:rPr>
          <w:rStyle w:val="text-dst"/>
        </w:rPr>
        <w:t xml:space="preserve"> examined the interaction between social learning manipulation and equilibrium</w:t>
      </w:r>
      <w:r w:rsidRPr="00154FED">
        <w:rPr>
          <w:rStyle w:val="text-dst"/>
          <w:rFonts w:hint="eastAsia"/>
        </w:rPr>
        <w:t xml:space="preserve"> </w:t>
      </w:r>
      <w:r w:rsidRPr="00154FED">
        <w:rPr>
          <w:rStyle w:val="text-dst"/>
        </w:rPr>
        <w:t>market outcomes</w:t>
      </w:r>
      <w:del w:id="445" w:author="." w:date="2025-03-03T14:19:00Z" w16du:dateUtc="2025-03-03T06:19:00Z">
        <w:r w:rsidRPr="00154FED" w:rsidDel="0026229B">
          <w:rPr>
            <w:rStyle w:val="text-dst"/>
          </w:rPr>
          <w:delText>. They</w:delText>
        </w:r>
      </w:del>
      <w:ins w:id="446" w:author="." w:date="2025-03-03T14:19:00Z" w16du:dateUtc="2025-03-03T06:19:00Z">
        <w:r w:rsidR="0026229B" w:rsidRPr="00154FED">
          <w:rPr>
            <w:rStyle w:val="text-dst"/>
          </w:rPr>
          <w:t xml:space="preserve"> and</w:t>
        </w:r>
      </w:ins>
      <w:r w:rsidRPr="00154FED">
        <w:rPr>
          <w:rStyle w:val="text-dst"/>
        </w:rPr>
        <w:t xml:space="preserve"> demonstrated that increasing the intensity of anti</w:t>
      </w:r>
      <w:del w:id="447" w:author="." w:date="2025-03-03T14:19:00Z" w16du:dateUtc="2025-03-03T06:19:00Z">
        <w:r w:rsidRPr="00154FED" w:rsidDel="0026229B">
          <w:rPr>
            <w:rStyle w:val="text-dst"/>
          </w:rPr>
          <w:delText>-</w:delText>
        </w:r>
      </w:del>
      <w:r w:rsidRPr="00154FED">
        <w:rPr>
          <w:rStyle w:val="text-dst"/>
        </w:rPr>
        <w:t>manipulation measures (i.e.</w:t>
      </w:r>
      <w:ins w:id="448" w:author="." w:date="2025-03-04T19:47:00Z" w16du:dateUtc="2025-03-04T11:47:00Z">
        <w:r w:rsidR="00E174D4">
          <w:rPr>
            <w:rStyle w:val="text-dst"/>
          </w:rPr>
          <w:t>,</w:t>
        </w:r>
      </w:ins>
      <w:r w:rsidRPr="00154FED">
        <w:rPr>
          <w:rStyle w:val="text-dst"/>
        </w:rPr>
        <w:t xml:space="preserve"> detecting and punishing misconduct) can </w:t>
      </w:r>
      <w:del w:id="449" w:author="." w:date="2025-03-03T14:19:00Z" w16du:dateUtc="2025-03-03T06:19:00Z">
        <w:r w:rsidRPr="00154FED" w:rsidDel="0026229B">
          <w:rPr>
            <w:rStyle w:val="text-dst"/>
          </w:rPr>
          <w:delText xml:space="preserve">have </w:delText>
        </w:r>
      </w:del>
      <w:ins w:id="450" w:author="." w:date="2025-03-03T14:19:00Z" w16du:dateUtc="2025-03-03T06:19:00Z">
        <w:r w:rsidR="0026229B" w:rsidRPr="00154FED">
          <w:rPr>
            <w:rStyle w:val="text-dst"/>
          </w:rPr>
          <w:t xml:space="preserve">lead to </w:t>
        </w:r>
      </w:ins>
      <w:r w:rsidRPr="00154FED">
        <w:rPr>
          <w:rStyle w:val="text-dst"/>
        </w:rPr>
        <w:t xml:space="preserve">unintended consequences, often inducing higher levels of manipulation </w:t>
      </w:r>
      <w:del w:id="451" w:author="." w:date="2025-03-03T14:20:00Z" w16du:dateUtc="2025-03-03T06:20:00Z">
        <w:r w:rsidRPr="00154FED" w:rsidDel="0026229B">
          <w:rPr>
            <w:rStyle w:val="text-dst"/>
          </w:rPr>
          <w:delText>as</w:delText>
        </w:r>
        <w:r w:rsidRPr="00154FED" w:rsidDel="0026229B">
          <w:rPr>
            <w:rStyle w:val="text-dst"/>
            <w:rFonts w:hint="eastAsia"/>
          </w:rPr>
          <w:delText xml:space="preserve"> </w:delText>
        </w:r>
        <w:r w:rsidRPr="00154FED" w:rsidDel="0026229B">
          <w:rPr>
            <w:rStyle w:val="text-dst"/>
          </w:rPr>
          <w:delText>well as</w:delText>
        </w:r>
      </w:del>
      <w:ins w:id="452" w:author="." w:date="2025-03-03T14:20:00Z" w16du:dateUtc="2025-03-03T06:20:00Z">
        <w:r w:rsidR="0026229B" w:rsidRPr="00154FED">
          <w:rPr>
            <w:rStyle w:val="text-dst"/>
          </w:rPr>
          <w:t>and</w:t>
        </w:r>
      </w:ins>
      <w:r w:rsidRPr="00154FED">
        <w:rPr>
          <w:rStyle w:val="text-dst"/>
        </w:rPr>
        <w:t xml:space="preserve"> higher equilibrium prices.</w:t>
      </w:r>
    </w:p>
    <w:p w14:paraId="7E0F0F19" w14:textId="32510E9F" w:rsidR="0026229B" w:rsidRPr="00154FED" w:rsidRDefault="001D600F" w:rsidP="008F5698">
      <w:pPr>
        <w:pStyle w:val="-8"/>
        <w:spacing w:line="360" w:lineRule="auto"/>
        <w:rPr>
          <w:ins w:id="453" w:author="." w:date="2025-03-03T14:21:00Z" w16du:dateUtc="2025-03-03T06:21:00Z"/>
        </w:rPr>
      </w:pPr>
      <w:r w:rsidRPr="00154FED">
        <w:t xml:space="preserve">Actually, the revenue generated for platforms is a significant factor </w:t>
      </w:r>
      <w:del w:id="454" w:author="." w:date="2025-03-03T14:20:00Z" w16du:dateUtc="2025-03-03T06:20:00Z">
        <w:r w:rsidRPr="00154FED" w:rsidDel="0026229B">
          <w:delText xml:space="preserve">that drives </w:delText>
        </w:r>
      </w:del>
      <w:ins w:id="455" w:author="." w:date="2025-03-03T14:20:00Z" w16du:dateUtc="2025-03-03T06:20:00Z">
        <w:r w:rsidR="0026229B" w:rsidRPr="00154FED">
          <w:t xml:space="preserve">driving </w:t>
        </w:r>
      </w:ins>
      <w:r w:rsidRPr="00154FED">
        <w:t xml:space="preserve">their regulatory effort </w:t>
      </w:r>
      <w:del w:id="456" w:author="." w:date="2025-03-03T14:20:00Z" w16du:dateUtc="2025-03-03T06:20:00Z">
        <w:r w:rsidRPr="00154FED" w:rsidDel="0026229B">
          <w:delText>investment</w:delText>
        </w:r>
      </w:del>
      <w:ins w:id="457" w:author="." w:date="2025-03-03T14:20:00Z" w16du:dateUtc="2025-03-03T06:20:00Z">
        <w:r w:rsidR="0026229B" w:rsidRPr="00154FED">
          <w:t>investments</w:t>
        </w:r>
      </w:ins>
      <w:r w:rsidRPr="00154FED">
        <w:t xml:space="preserve">. </w:t>
      </w:r>
      <w:commentRangeStart w:id="458"/>
      <w:r w:rsidRPr="00154FED">
        <w:rPr>
          <w:rFonts w:cs="Times New Roman"/>
        </w:rPr>
        <w:t>Long and Liu</w:t>
      </w:r>
      <w:r w:rsidRPr="00154FED">
        <w:rPr>
          <w:rStyle w:val="text-dst"/>
        </w:rPr>
        <w:t xml:space="preserve"> </w:t>
      </w:r>
      <w:r w:rsidRPr="00154FED">
        <w:rPr>
          <w:rStyle w:val="text-dst"/>
        </w:rPr>
        <w:fldChar w:fldCharType="begin"/>
      </w:r>
      <w:r w:rsidRPr="00154FED">
        <w:rPr>
          <w:rStyle w:val="text-dst"/>
        </w:rPr>
        <w:instrText xml:space="preserve"> ADDIN ZOTERO_ITEM CSL_CITATION {"citationID":"sZw6nPsj","properties":{"formattedCitation":"[23]","plainCitation":"[23]","noteIndex":0},"citationItems":[{"id":1162,"uris":["http://zotero.org/users/local/NlrNCHla/items/5TE6N8LV"],"itemData":{"id":1162,"typ</w:instrText>
      </w:r>
      <w:r w:rsidRPr="00154FED">
        <w:rPr>
          <w:rStyle w:val="text-dst"/>
          <w:rFonts w:hint="eastAsia"/>
        </w:rPr>
        <w:instrText>e":"article-journal","abstract":"</w:instrText>
      </w:r>
      <w:r w:rsidRPr="00154FED">
        <w:rPr>
          <w:rStyle w:val="text-dst"/>
          <w:rFonts w:hint="eastAsia"/>
        </w:rPr>
        <w:instrText>在本文中，我们研究了在线零售市场操纵卖家产品对消费者吸引力的动机（例如，通过虚假销售、虚假评论或不诚实的背书），以及卖家的展示位置排名。我们设计了一个在线零售市场的模型，其平台操纵卖家的产品吸引力和卖家的自然排名顺序，卖家决定产品价格并竞标平台上的赞助广告空间。我们发现，该平台可能会操纵劣质卖家的产品使其看起来更具吸引力，以加剧卖家竞标广告的竞争，并操纵优质卖家的自然投放来补偿或惩罚优质卖家。我们表明，公共政策，例如仅禁止第三方卖家的虚假销售和虚假评论，如果一开始就忽视了平台的操纵动机，则不一定能根除平台上的操纵行为。</w:instrText>
      </w:r>
      <w:r w:rsidRPr="00154FED">
        <w:rPr>
          <w:rStyle w:val="text-dst"/>
          <w:rFonts w:hint="eastAsia"/>
        </w:rPr>
        <w:instrText>\n\n</w:instrText>
      </w:r>
      <w:r w:rsidRPr="00154FED">
        <w:rPr>
          <w:rStyle w:val="text-dst"/>
          <w:rFonts w:hint="eastAsia"/>
        </w:rPr>
        <w:instrText>历史：安东尼·杜克斯（</w:instrText>
      </w:r>
      <w:r w:rsidRPr="00154FED">
        <w:rPr>
          <w:rStyle w:val="text-dst"/>
          <w:rFonts w:hint="eastAsia"/>
        </w:rPr>
        <w:instrText>Anthony Dukes</w:instrText>
      </w:r>
      <w:r w:rsidRPr="00154FED">
        <w:rPr>
          <w:rStyle w:val="text-dst"/>
          <w:rFonts w:hint="eastAsia"/>
        </w:rPr>
        <w:instrText>）担任高级编辑。</w:instrText>
      </w:r>
      <w:r w:rsidRPr="00154FED">
        <w:rPr>
          <w:rStyle w:val="text-dst"/>
          <w:rFonts w:hint="eastAsia"/>
        </w:rPr>
        <w:instrText>\n\n</w:instrText>
      </w:r>
      <w:r w:rsidRPr="00154FED">
        <w:rPr>
          <w:rStyle w:val="text-dst"/>
          <w:rFonts w:hint="eastAsia"/>
        </w:rPr>
        <w:instrText>补充材料：在线附录可在</w:instrText>
      </w:r>
      <w:r w:rsidRPr="00154FED">
        <w:rPr>
          <w:rStyle w:val="text-dst"/>
          <w:rFonts w:hint="eastAsia"/>
        </w:rPr>
        <w:instrText xml:space="preserve"> https://doi.org/10.1287/mksc.2023.1446</w:instrText>
      </w:r>
      <w:r w:rsidRPr="00154FED">
        <w:rPr>
          <w:rStyle w:val="text-dst"/>
          <w:rFonts w:hint="eastAsia"/>
        </w:rPr>
        <w:instrText>上获得。</w:instrText>
      </w:r>
      <w:r w:rsidRPr="00154FED">
        <w:rPr>
          <w:rStyle w:val="text-dst"/>
          <w:rFonts w:hint="eastAsia"/>
        </w:rPr>
        <w:instrText xml:space="preserve">","container-title":"Marketing Science","DOI":"10.1287/mksc.2023.1446","ISSN":"0732-2399","issue":"2","note":"publisher: </w:instrText>
      </w:r>
      <w:r w:rsidRPr="00154FED">
        <w:rPr>
          <w:rStyle w:val="text-dst"/>
        </w:rPr>
        <w:instrText xml:space="preserve">INFORMS","page":"317-345","source":"pubsonline-informs-org-s.libziyuan.bjut.edu.cn (Atypon)","title":"Platform Manipulation in Online Retail Marketplace with Sponsored Advertising","volume":"43","author":[{"family":"Long","given":"Fei"},{"family":"Liu","given":"Yunchuan"}],"issued":{"date-parts":[["2024",1]]}}}],"schema":"https://github.com/citation-style-language/schema/raw/master/csl-citation.json"} </w:instrText>
      </w:r>
      <w:r w:rsidRPr="00154FED">
        <w:rPr>
          <w:rStyle w:val="text-dst"/>
        </w:rPr>
        <w:fldChar w:fldCharType="separate"/>
      </w:r>
      <w:r w:rsidRPr="00154FED">
        <w:rPr>
          <w:rFonts w:cs="Times New Roman"/>
        </w:rPr>
        <w:t>[23]</w:t>
      </w:r>
      <w:r w:rsidRPr="00154FED">
        <w:rPr>
          <w:rStyle w:val="text-dst"/>
        </w:rPr>
        <w:fldChar w:fldCharType="end"/>
      </w:r>
      <w:r w:rsidRPr="00154FED">
        <w:rPr>
          <w:rStyle w:val="text-dst"/>
        </w:rPr>
        <w:t xml:space="preserve"> </w:t>
      </w:r>
      <w:r w:rsidRPr="00154FED">
        <w:t xml:space="preserve">focused on </w:t>
      </w:r>
      <w:del w:id="459" w:author="." w:date="2025-03-03T14:20:00Z" w16du:dateUtc="2025-03-03T06:20:00Z">
        <w:r w:rsidRPr="00154FED" w:rsidDel="0026229B">
          <w:delText xml:space="preserve">the </w:delText>
        </w:r>
      </w:del>
      <w:ins w:id="460" w:author="." w:date="2025-03-03T14:20:00Z" w16du:dateUtc="2025-03-03T06:20:00Z">
        <w:r w:rsidR="0026229B" w:rsidRPr="00154FED">
          <w:t xml:space="preserve">a </w:t>
        </w:r>
      </w:ins>
      <w:r w:rsidRPr="00154FED">
        <w:t xml:space="preserve">case </w:t>
      </w:r>
      <w:del w:id="461" w:author="." w:date="2025-03-03T14:20:00Z" w16du:dateUtc="2025-03-03T06:20:00Z">
        <w:r w:rsidRPr="00154FED" w:rsidDel="0026229B">
          <w:delText xml:space="preserve">where </w:delText>
        </w:r>
      </w:del>
      <w:ins w:id="462" w:author="." w:date="2025-03-03T14:20:00Z" w16du:dateUtc="2025-03-03T06:20:00Z">
        <w:r w:rsidR="0026229B" w:rsidRPr="00154FED">
          <w:t xml:space="preserve">involving </w:t>
        </w:r>
      </w:ins>
      <w:r w:rsidRPr="00154FED">
        <w:t xml:space="preserve">two firms </w:t>
      </w:r>
      <w:del w:id="463" w:author="." w:date="2025-03-03T14:20:00Z" w16du:dateUtc="2025-03-03T06:20:00Z">
        <w:r w:rsidRPr="00154FED" w:rsidDel="0026229B">
          <w:delText xml:space="preserve">are </w:delText>
        </w:r>
      </w:del>
      <w:r w:rsidRPr="00154FED">
        <w:t xml:space="preserve">competing with each other and </w:t>
      </w:r>
      <w:del w:id="464" w:author="." w:date="2025-03-03T14:20:00Z" w16du:dateUtc="2025-03-03T06:20:00Z">
        <w:r w:rsidRPr="00154FED" w:rsidDel="0026229B">
          <w:delText xml:space="preserve">the </w:delText>
        </w:r>
      </w:del>
      <w:ins w:id="465" w:author="." w:date="2025-03-03T14:20:00Z" w16du:dateUtc="2025-03-03T06:20:00Z">
        <w:r w:rsidR="0026229B" w:rsidRPr="00154FED">
          <w:t xml:space="preserve">a </w:t>
        </w:r>
      </w:ins>
      <w:r w:rsidRPr="00154FED">
        <w:t xml:space="preserve">platform </w:t>
      </w:r>
      <w:del w:id="466" w:author="." w:date="2025-03-03T14:20:00Z" w16du:dateUtc="2025-03-03T06:20:00Z">
        <w:r w:rsidRPr="00154FED" w:rsidDel="0026229B">
          <w:delText xml:space="preserve">attempts </w:delText>
        </w:r>
      </w:del>
      <w:ins w:id="467" w:author="." w:date="2025-03-03T14:20:00Z" w16du:dateUtc="2025-03-03T06:20:00Z">
        <w:r w:rsidR="0026229B" w:rsidRPr="00154FED">
          <w:t xml:space="preserve">attempting </w:t>
        </w:r>
      </w:ins>
      <w:r w:rsidRPr="00154FED">
        <w:t xml:space="preserve">to maximize its own revenue by review manipulation. </w:t>
      </w:r>
      <w:commentRangeEnd w:id="458"/>
      <w:r w:rsidR="0026229B" w:rsidRPr="00154FED">
        <w:rPr>
          <w:rStyle w:val="CommentReference"/>
          <w:rFonts w:asciiTheme="minorHAnsi" w:eastAsiaTheme="minorEastAsia" w:hAnsiTheme="minorHAnsi"/>
        </w:rPr>
        <w:commentReference w:id="458"/>
      </w:r>
      <w:r w:rsidRPr="00154FED">
        <w:t xml:space="preserve">They </w:t>
      </w:r>
      <w:ins w:id="468" w:author="." w:date="2025-03-03T14:20:00Z" w16du:dateUtc="2025-03-03T06:20:00Z">
        <w:r w:rsidR="0026229B" w:rsidRPr="00154FED">
          <w:t xml:space="preserve">found that </w:t>
        </w:r>
      </w:ins>
      <w:del w:id="469" w:author="." w:date="2025-03-03T14:20:00Z" w16du:dateUtc="2025-03-03T06:20:00Z">
        <w:r w:rsidRPr="00154FED" w:rsidDel="0026229B">
          <w:delText xml:space="preserve">stated that </w:delText>
        </w:r>
      </w:del>
      <w:r w:rsidRPr="00154FED">
        <w:t xml:space="preserve">platform manipulation </w:t>
      </w:r>
      <w:del w:id="470" w:author="." w:date="2025-03-03T14:20:00Z" w16du:dateUtc="2025-03-03T06:20:00Z">
        <w:r w:rsidRPr="00154FED" w:rsidDel="0026229B">
          <w:delText xml:space="preserve">would </w:delText>
        </w:r>
      </w:del>
      <w:r w:rsidRPr="00154FED">
        <w:t>increas</w:t>
      </w:r>
      <w:del w:id="471" w:author="." w:date="2025-03-03T14:20:00Z" w16du:dateUtc="2025-03-03T06:20:00Z">
        <w:r w:rsidRPr="00154FED" w:rsidDel="0026229B">
          <w:delText>e</w:delText>
        </w:r>
      </w:del>
      <w:ins w:id="472" w:author="." w:date="2025-03-03T14:20:00Z" w16du:dateUtc="2025-03-03T06:20:00Z">
        <w:r w:rsidR="0026229B" w:rsidRPr="00154FED">
          <w:t>ed</w:t>
        </w:r>
      </w:ins>
      <w:r w:rsidRPr="00154FED">
        <w:t xml:space="preserve"> the comparability of </w:t>
      </w:r>
      <w:r w:rsidR="00FC2442" w:rsidRPr="00154FED">
        <w:t xml:space="preserve">an </w:t>
      </w:r>
      <w:r w:rsidRPr="00154FED">
        <w:t xml:space="preserve">inferior firm to </w:t>
      </w:r>
      <w:r w:rsidR="00FC2442" w:rsidRPr="00154FED">
        <w:t>a</w:t>
      </w:r>
      <w:r w:rsidRPr="00154FED">
        <w:t xml:space="preserve"> superior firm. Thus, with the increasing competition between </w:t>
      </w:r>
      <w:del w:id="473" w:author="." w:date="2025-03-03T14:20:00Z" w16du:dateUtc="2025-03-03T06:20:00Z">
        <w:r w:rsidRPr="00154FED" w:rsidDel="0026229B">
          <w:delText xml:space="preserve">the two </w:delText>
        </w:r>
      </w:del>
      <w:ins w:id="474" w:author="." w:date="2025-03-03T14:20:00Z" w16du:dateUtc="2025-03-03T06:20:00Z">
        <w:r w:rsidR="0026229B" w:rsidRPr="00154FED">
          <w:t>these</w:t>
        </w:r>
      </w:ins>
      <w:ins w:id="475" w:author="." w:date="2025-03-03T14:21:00Z" w16du:dateUtc="2025-03-03T06:21:00Z">
        <w:r w:rsidR="0026229B" w:rsidRPr="00154FED">
          <w:t xml:space="preserve"> </w:t>
        </w:r>
      </w:ins>
      <w:r w:rsidRPr="00154FED">
        <w:t>firms, the platform can</w:t>
      </w:r>
      <w:del w:id="476" w:author="." w:date="2025-03-04T19:47:00Z" w16du:dateUtc="2025-03-04T11:47:00Z">
        <w:r w:rsidRPr="00154FED" w:rsidDel="00E174D4">
          <w:delText xml:space="preserve"> make </w:delText>
        </w:r>
        <w:r w:rsidR="00FC2442" w:rsidRPr="00154FED" w:rsidDel="00E174D4">
          <w:delText>a</w:delText>
        </w:r>
      </w:del>
      <w:r w:rsidR="00FC2442" w:rsidRPr="00154FED">
        <w:t xml:space="preserve"> </w:t>
      </w:r>
      <w:r w:rsidRPr="00154FED">
        <w:t>profit from them</w:t>
      </w:r>
      <w:del w:id="477" w:author="." w:date="2025-03-03T14:21:00Z" w16du:dateUtc="2025-03-03T06:21:00Z">
        <w:r w:rsidRPr="00154FED" w:rsidDel="0026229B">
          <w:delText xml:space="preserve"> by</w:delText>
        </w:r>
      </w:del>
      <w:ins w:id="478" w:author="." w:date="2025-03-03T14:21:00Z" w16du:dateUtc="2025-03-03T06:21:00Z">
        <w:r w:rsidR="0026229B" w:rsidRPr="00154FED">
          <w:t xml:space="preserve"> through</w:t>
        </w:r>
      </w:ins>
      <w:r w:rsidRPr="00154FED">
        <w:t xml:space="preserve"> advertisement charge</w:t>
      </w:r>
      <w:r w:rsidR="00FC2442" w:rsidRPr="00154FED">
        <w:t>s</w:t>
      </w:r>
      <w:r w:rsidRPr="00154FED">
        <w:t xml:space="preserve">. However, they did not consider a more widespread real-world practice in which firms engage in manipulation while the platform imposes governance. </w:t>
      </w:r>
    </w:p>
    <w:p w14:paraId="3270D8E1" w14:textId="77A67515" w:rsidR="00002D0C" w:rsidRPr="00154FED" w:rsidRDefault="0026229B" w:rsidP="008F5698">
      <w:pPr>
        <w:pStyle w:val="-8"/>
        <w:spacing w:line="360" w:lineRule="auto"/>
        <w:rPr>
          <w:rStyle w:val="text-dst"/>
        </w:rPr>
      </w:pPr>
      <w:ins w:id="479" w:author="." w:date="2025-03-03T14:21:00Z" w16du:dateUtc="2025-03-03T06:21:00Z">
        <w:r w:rsidRPr="00154FED">
          <w:lastRenderedPageBreak/>
          <w:t xml:space="preserve">In the present study, we </w:t>
        </w:r>
      </w:ins>
      <w:del w:id="480" w:author="." w:date="2025-03-03T14:21:00Z" w16du:dateUtc="2025-03-03T06:21:00Z">
        <w:r w:rsidR="001D600F" w:rsidRPr="00154FED" w:rsidDel="0026229B">
          <w:delText xml:space="preserve">We </w:delText>
        </w:r>
      </w:del>
      <w:r w:rsidR="001D600F" w:rsidRPr="00154FED">
        <w:t xml:space="preserve">analyze the impact of review manipulation from </w:t>
      </w:r>
      <w:del w:id="481" w:author="." w:date="2025-03-03T14:21:00Z" w16du:dateUtc="2025-03-03T06:21:00Z">
        <w:r w:rsidR="001D600F" w:rsidRPr="00154FED" w:rsidDel="0026229B">
          <w:delText xml:space="preserve">the </w:delText>
        </w:r>
      </w:del>
      <w:ins w:id="482" w:author="." w:date="2025-03-03T14:21:00Z" w16du:dateUtc="2025-03-03T06:21:00Z">
        <w:r w:rsidRPr="00154FED">
          <w:t xml:space="preserve">a </w:t>
        </w:r>
      </w:ins>
      <w:r w:rsidR="001D600F" w:rsidRPr="00154FED">
        <w:t xml:space="preserve">platform’s perspective and explore the conditions under which </w:t>
      </w:r>
      <w:del w:id="483" w:author="." w:date="2025-03-03T14:21:00Z" w16du:dateUtc="2025-03-03T06:21:00Z">
        <w:r w:rsidR="001D600F" w:rsidRPr="00154FED" w:rsidDel="0026229B">
          <w:delText>the platform</w:delText>
        </w:r>
      </w:del>
      <w:ins w:id="484" w:author="." w:date="2025-03-03T14:21:00Z" w16du:dateUtc="2025-03-03T06:21:00Z">
        <w:r w:rsidRPr="00154FED">
          <w:t>it</w:t>
        </w:r>
      </w:ins>
      <w:r w:rsidR="001D600F" w:rsidRPr="00154FED">
        <w:t xml:space="preserve"> chooses to </w:t>
      </w:r>
      <w:ins w:id="485" w:author="." w:date="2025-03-03T14:21:00Z" w16du:dateUtc="2025-03-03T06:21:00Z">
        <w:r w:rsidRPr="00154FED">
          <w:t xml:space="preserve">implement </w:t>
        </w:r>
      </w:ins>
      <w:r w:rsidR="001D600F" w:rsidRPr="00154FED">
        <w:t>govern</w:t>
      </w:r>
      <w:ins w:id="486" w:author="." w:date="2025-03-03T14:21:00Z" w16du:dateUtc="2025-03-03T06:21:00Z">
        <w:r w:rsidRPr="00154FED">
          <w:t>ance</w:t>
        </w:r>
      </w:ins>
      <w:r w:rsidR="001D600F" w:rsidRPr="00154FED">
        <w:t>. In our model, the platform’s decision-making is driven by the need to balance short-term gains from short-time increased transactions and prices with the long-term benefits need</w:t>
      </w:r>
      <w:r w:rsidR="00FC2442" w:rsidRPr="00154FED">
        <w:t>ed</w:t>
      </w:r>
      <w:r w:rsidR="001D600F" w:rsidRPr="00154FED">
        <w:t xml:space="preserve"> to maintain a trustworthy ecosystem. This comprehensive perspective not only advances theoretical understanding but also provides practical guidance for platforms in formulating governance strategies that </w:t>
      </w:r>
      <w:ins w:id="487" w:author="." w:date="2025-03-03T14:22:00Z" w16du:dateUtc="2025-03-03T06:22:00Z">
        <w:r w:rsidRPr="00154FED">
          <w:t xml:space="preserve">aim to </w:t>
        </w:r>
      </w:ins>
      <w:r w:rsidR="001D600F" w:rsidRPr="00154FED">
        <w:t>balance regulatory effectiveness with economic viabilit</w:t>
      </w:r>
      <w:r w:rsidR="00CF3C5C" w:rsidRPr="00154FED">
        <w:t>y</w:t>
      </w:r>
      <w:r w:rsidR="003950BF" w:rsidRPr="00154FED">
        <w:t>.</w:t>
      </w:r>
    </w:p>
    <w:bookmarkEnd w:id="306"/>
    <w:bookmarkEnd w:id="385"/>
    <w:p w14:paraId="506C3958" w14:textId="22D8D912" w:rsidR="00900B66" w:rsidRPr="00154FED" w:rsidRDefault="00EB775C" w:rsidP="008F5698">
      <w:pPr>
        <w:pStyle w:val="-1"/>
        <w:spacing w:line="360" w:lineRule="auto"/>
      </w:pPr>
      <w:r w:rsidRPr="00154FED">
        <w:t>Model setup</w:t>
      </w:r>
    </w:p>
    <w:p w14:paraId="02740ED4" w14:textId="4F542E2C" w:rsidR="00EB775C" w:rsidRPr="00154FED" w:rsidRDefault="00FE7C47" w:rsidP="008F5698">
      <w:pPr>
        <w:pStyle w:val="-2"/>
        <w:spacing w:line="360" w:lineRule="auto"/>
      </w:pPr>
      <w:r w:rsidRPr="00154FED">
        <w:t>Consumer utility</w:t>
      </w:r>
    </w:p>
    <w:p w14:paraId="075EE50B" w14:textId="3D907008" w:rsidR="00086614" w:rsidRPr="00154FED" w:rsidRDefault="00A1454F" w:rsidP="008F5698">
      <w:pPr>
        <w:pStyle w:val="-8"/>
        <w:spacing w:line="360" w:lineRule="auto"/>
      </w:pPr>
      <w:r w:rsidRPr="00154FED">
        <w:t xml:space="preserve">Our study </w:t>
      </w:r>
      <w:r w:rsidR="00B51252" w:rsidRPr="00154FED">
        <w:t>aims</w:t>
      </w:r>
      <w:r w:rsidRPr="00154FED">
        <w:t xml:space="preserve"> to capture</w:t>
      </w:r>
      <w:ins w:id="488" w:author="." w:date="2025-03-03T14:22:00Z" w16du:dateUtc="2025-03-03T06:22:00Z">
        <w:r w:rsidR="0026229B" w:rsidRPr="00154FED">
          <w:t xml:space="preserve"> both</w:t>
        </w:r>
      </w:ins>
      <w:del w:id="489" w:author="." w:date="2025-03-03T14:22:00Z" w16du:dateUtc="2025-03-03T06:22:00Z">
        <w:r w:rsidRPr="00154FED" w:rsidDel="0026229B">
          <w:delText xml:space="preserve"> </w:delText>
        </w:r>
        <w:r w:rsidR="00B51252" w:rsidRPr="00154FED" w:rsidDel="0026229B">
          <w:delText xml:space="preserve">both </w:delText>
        </w:r>
        <w:r w:rsidRPr="00154FED" w:rsidDel="0026229B">
          <w:delText>the</w:delText>
        </w:r>
      </w:del>
      <w:r w:rsidRPr="00154FED">
        <w:t xml:space="preserve"> firms’ review manipulation strategies </w:t>
      </w:r>
      <w:r w:rsidR="00B51252" w:rsidRPr="00154FED">
        <w:t>and</w:t>
      </w:r>
      <w:r w:rsidRPr="00154FED">
        <w:t xml:space="preserve"> the platform’s governance strategies </w:t>
      </w:r>
      <w:r w:rsidR="001A6689" w:rsidRPr="00154FED">
        <w:t xml:space="preserve">under </w:t>
      </w:r>
      <w:r w:rsidR="00B51252" w:rsidRPr="00154FED">
        <w:t xml:space="preserve">various </w:t>
      </w:r>
      <w:r w:rsidRPr="00154FED">
        <w:t xml:space="preserve">scenarios, </w:t>
      </w:r>
      <w:r w:rsidR="00B51252" w:rsidRPr="00154FED">
        <w:t xml:space="preserve">following </w:t>
      </w:r>
      <w:r w:rsidRPr="00154FED">
        <w:t xml:space="preserve">a modeling </w:t>
      </w:r>
      <w:r w:rsidR="00FC0360" w:rsidRPr="00154FED">
        <w:t xml:space="preserve">approach commonly adopted </w:t>
      </w:r>
      <w:r w:rsidR="00B51252" w:rsidRPr="00154FED">
        <w:t>in</w:t>
      </w:r>
      <w:r w:rsidR="00FC0360" w:rsidRPr="00154FED">
        <w:t xml:space="preserve"> the literature </w:t>
      </w:r>
      <w:r w:rsidR="00FC0360" w:rsidRPr="00154FED">
        <w:fldChar w:fldCharType="begin"/>
      </w:r>
      <w:r w:rsidR="001D600F" w:rsidRPr="00154FED">
        <w:instrText xml:space="preserve"> ADDIN ZOTERO_ITEM CSL_CITATION {"citationID":"4HU0vFOs","properties":{"unsorted":true,"formattedCitation":"[3,2,24]","plainCitation":"[3,2,24]","noteIndex":0},"citationItems":[{"id":156,"uris":["http://zotero.org/users/local/NlrNCHla/items/F3J2XGDC"],"itemData":{"id":156,"type":"article-journal","abstract":"Online reviews have a significant influence on consumers, and consequently firms are motivated to manipulate online reviews to promote their own products. This paper develops an analytical model to systematically explore the impact of online review manipulation on asymmetrical firms who sell substitutable search products in a competing market. Results show that a firm’s manipulation of online reviews is not necessary to hurt its competitor’s profit. In addition, if firms are free to choose whether to manipulate online reviews, both firms will always choose to manipulate online reviews. Moreover, there exists a prisoner’s dilemma in which online reviews are overmanipulated.","container-title":"Information &amp; Management","DOI":"10.1016/j.im.2019.103244","ISSN":"0378-7206","issue":"6","journalAbbreviation":"Information &amp; Management","language":"en","page":"103244","source":"ScienceDirect","title":"Online review manipulation by asymmetrical firms: Is a firm’s manipulation of online reviews always detrimental to its competitor?","title-short":"Online review manipulation by asymmetrical firms","volume":"57","author":[{"family":"Cao","given":"Huanhuan"}],"issued":{"date-parts":[["2020",9,1]]}}},{"id":41,"uris":["http://zotero.org/users/local/NlrNCHla/items/7A9STB9N"],"itemData":{"id":41,"type":"article-journal","abstract":"Firms' incentives to manufacture biased user reviews impede review usefulness. We examine the differences in reviews for a given hotel between two sites: Expedia.com (only a customer can post a review) and TripAdvisor.com (anyone can post). We argue that the net gains from promotional reviewing are highest for independent hotels with single-unit owners and lowest for branded chain hotels with multiunit owners. We demonstrate that the hotel neighbors of hotels with a high incentive to fake have more negative reviews on TripAdvisor relative to Expedia; hotels with a high incentive to fake have more positive reviews on TripAdvisor relative to Expedia. (JEL L15, L83, M31)","container-title":"American Economic Review","DOI":"10.1257/aer.104.8.2421","ISSN":"0002-8282","issue":"8","journalAbbreviation":"American Economic Review","language":"en","page":"2421-2455","source":"DOI.org (Crossref)","title":"Promotional Reviews: An Empirical Investigation of Online Review Manipulation","title-short":"Promotional Reviews","volume":"104","author":[{"family":"Mayzlin","given":"Dina"},{"family":"Dover","given":"Yaniv"},{"family":"Chevalier","given":"Judith"}],"issued":{"date-parts":[["2014",8,1]]}}},{"id":1551,"uris":["http://zotero.org/users/local/NlrNCHla/items/NAXKR828"],"itemData":{"id":1551,"type":"article-journal","abstract":"Online retailing is dominated by a channel structure in which a retailer either buys products from competing manufacturers and resells to consumers (wholesale scheme) or lets manufacturers sell directly to consumers on its platform for a commission (platform scheme). Easy access to publicly available third-party information such as product reviews that facilitate consumers’ purchase decisions is another distinctive and ubiquitous characteristic of online retailing. We show that retailers can use the upstream pricing scheme, wholesale or platform, as a strategic tool to benefit from third-party information. Information on the quality dimension homogenizes consumers’ perceived utility differences between competing products and increases the upstream competition, which benefits the wholesale-based retailer but hurts the platform-based retailer. Information on the fit dimension, in constrast, heterogenizes consumers’ estimated fits to the products and softens the upstream competition, which hurts the wholesale-based retailer but benefits the platform-based retailer. Consequently, when the precision of the third-party information is high (low), a retailer can benefit from third-party information by adopting the wholesale (platform) scheme if the quality dimension plays a dominant role and by adopting the platform (wholesale) scheme if the fit dimension is dominant. Furthermore, the effect of precision improvement on the retailer’s profit depends on the pricing-scheme choice and the relative importance of quality and fit attributes in consumers’ evaluations of products. For instance, when the fit dimension is dominant, increasing the precision can hurt the wholesale-based retailer but benefit the platform-based retailer.","container-title":"MIS Quarterly","ISSN":"0276-7783","issue":"3","note":"publisher: Management Information Systems Research Center, University of Minnesota","page":"763-A17","source":"JSTOR","title":"Platform or Wholesale? A Strategic Tool for Online Retailers to Benefit from Third-Party Information","title-short":"Platform or Wholesale?","volume":"41","author":[{"family":"Kwark","given":"Young"},{"family":"Chen","given":"Jianqing"},{"family":"Raghunathan","given":"Srinivasan"}],"issued":{"date-parts":[["2017"]]}}}],"schema":"https://github.com/citation-style-language/schema/raw/master/csl-citation.json"} </w:instrText>
      </w:r>
      <w:r w:rsidR="00FC0360" w:rsidRPr="00154FED">
        <w:fldChar w:fldCharType="separate"/>
      </w:r>
      <w:r w:rsidR="001D600F" w:rsidRPr="00154FED">
        <w:rPr>
          <w:rFonts w:cs="Times New Roman"/>
        </w:rPr>
        <w:t>[3,2,24]</w:t>
      </w:r>
      <w:r w:rsidR="00FC0360" w:rsidRPr="00154FED">
        <w:fldChar w:fldCharType="end"/>
      </w:r>
      <w:r w:rsidR="0010203A" w:rsidRPr="00154FED">
        <w:t>.</w:t>
      </w:r>
      <w:r w:rsidRPr="00154FED">
        <w:t xml:space="preserve"> </w:t>
      </w:r>
      <w:r w:rsidR="00464DBF" w:rsidRPr="00154FED">
        <w:t xml:space="preserve">This paper assumes </w:t>
      </w:r>
      <w:del w:id="490" w:author="." w:date="2025-03-03T14:22:00Z" w16du:dateUtc="2025-03-03T06:22:00Z">
        <w:r w:rsidR="00464DBF" w:rsidRPr="00154FED" w:rsidDel="0026229B">
          <w:delText xml:space="preserve">that there are </w:delText>
        </w:r>
      </w:del>
      <w:r w:rsidR="00464DBF" w:rsidRPr="00154FED">
        <w:t>two competitive firms (</w:t>
      </w:r>
      <w:r w:rsidR="006C1F8B" w:rsidRPr="00154FED">
        <w:t xml:space="preserve">firm </w:t>
      </w:r>
      <w:r w:rsidR="00464DBF" w:rsidRPr="00154FED">
        <w:t xml:space="preserve">A and </w:t>
      </w:r>
      <w:r w:rsidR="006C1F8B" w:rsidRPr="00154FED">
        <w:t xml:space="preserve">firm </w:t>
      </w:r>
      <w:r w:rsidR="00464DBF" w:rsidRPr="00154FED">
        <w:t xml:space="preserve">B) on an </w:t>
      </w:r>
      <w:r w:rsidR="00B51252" w:rsidRPr="00154FED">
        <w:t>e</w:t>
      </w:r>
      <w:r w:rsidR="00464DBF" w:rsidRPr="00154FED">
        <w:t>-commerce platform</w:t>
      </w:r>
      <w:r w:rsidR="00B51252" w:rsidRPr="00154FED">
        <w:t>.</w:t>
      </w:r>
      <w:r w:rsidR="00464DBF" w:rsidRPr="00154FED">
        <w:t xml:space="preserve"> </w:t>
      </w:r>
      <w:r w:rsidR="00B51252" w:rsidRPr="00154FED">
        <w:t>F</w:t>
      </w:r>
      <w:r w:rsidR="00464DBF" w:rsidRPr="00154FED">
        <w:t>irm A sells product A</w:t>
      </w:r>
      <w:r w:rsidR="00291B29" w:rsidRPr="00154FED">
        <w:t xml:space="preserve"> at </w:t>
      </w:r>
      <w:r w:rsidR="00B37D35" w:rsidRPr="00154FED">
        <w:rPr>
          <w:rFonts w:hint="eastAsia"/>
        </w:rPr>
        <w:t>a</w:t>
      </w:r>
      <w:r w:rsidR="00291B29" w:rsidRPr="00154FED">
        <w:t xml:space="preserve"> price </w:t>
      </w:r>
      <w:bookmarkStart w:id="491" w:name="MTBlankEqn"/>
      <w:r w:rsidR="00DD39EB" w:rsidRPr="00154FED">
        <w:rPr>
          <w:position w:val="-12"/>
        </w:rPr>
        <w:object w:dxaOrig="320" w:dyaOrig="360" w14:anchorId="0C0ED7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12" o:title=""/>
          </v:shape>
          <o:OLEObject Type="Embed" ProgID="Equation.DSMT4" ShapeID="_x0000_i1025" DrawAspect="Content" ObjectID="_1802632660" r:id="rId13"/>
        </w:object>
      </w:r>
      <w:bookmarkEnd w:id="491"/>
      <w:r w:rsidR="00464DBF" w:rsidRPr="00154FED">
        <w:t xml:space="preserve"> </w:t>
      </w:r>
      <w:r w:rsidR="00A44AF5" w:rsidRPr="00154FED">
        <w:t xml:space="preserve">and </w:t>
      </w:r>
      <w:r w:rsidR="006C1F8B" w:rsidRPr="00154FED">
        <w:t xml:space="preserve">firm </w:t>
      </w:r>
      <w:r w:rsidR="00464DBF" w:rsidRPr="00154FED">
        <w:t>B sells product B</w:t>
      </w:r>
      <w:r w:rsidR="00291B29" w:rsidRPr="00154FED">
        <w:t xml:space="preserve"> at </w:t>
      </w:r>
      <w:r w:rsidR="00B37D35" w:rsidRPr="00154FED">
        <w:t>a</w:t>
      </w:r>
      <w:r w:rsidR="00291B29" w:rsidRPr="00154FED">
        <w:t xml:space="preserve"> price </w:t>
      </w:r>
      <w:r w:rsidR="00DD39EB" w:rsidRPr="00154FED">
        <w:rPr>
          <w:position w:val="-12"/>
        </w:rPr>
        <w:object w:dxaOrig="320" w:dyaOrig="360" w14:anchorId="5833DE2E">
          <v:shape id="_x0000_i1026" type="#_x0000_t75" style="width:18pt;height:18pt" o:ole="">
            <v:imagedata r:id="rId14" o:title=""/>
          </v:shape>
          <o:OLEObject Type="Embed" ProgID="Equation.DSMT4" ShapeID="_x0000_i1026" DrawAspect="Content" ObjectID="_1802632661" r:id="rId15"/>
        </w:object>
      </w:r>
      <w:r w:rsidR="009D63AF" w:rsidRPr="00154FED">
        <w:t>.</w:t>
      </w:r>
      <w:bookmarkStart w:id="492" w:name="_Hlk146130704"/>
      <w:r w:rsidR="00986506" w:rsidRPr="00154FED">
        <w:t xml:space="preserve"> </w:t>
      </w:r>
      <w:r w:rsidR="00F13C3E" w:rsidRPr="00154FED">
        <w:t xml:space="preserve">For </w:t>
      </w:r>
      <w:r w:rsidR="00490426" w:rsidRPr="00154FED">
        <w:t>simplicity</w:t>
      </w:r>
      <w:r w:rsidR="00434140" w:rsidRPr="00154FED">
        <w:t>,</w:t>
      </w:r>
      <w:r w:rsidR="00F13C3E" w:rsidRPr="00154FED">
        <w:t xml:space="preserve"> </w:t>
      </w:r>
      <w:bookmarkStart w:id="493" w:name="_Hlk167737405"/>
      <w:r w:rsidR="00434140" w:rsidRPr="00154FED">
        <w:t xml:space="preserve">we assume that the market is fully covered. In other words, </w:t>
      </w:r>
      <w:r w:rsidR="00F13C3E" w:rsidRPr="00154FED">
        <w:t xml:space="preserve">each </w:t>
      </w:r>
      <w:r w:rsidR="00434140" w:rsidRPr="00154FED">
        <w:t xml:space="preserve">consumer </w:t>
      </w:r>
      <w:r w:rsidR="00494B2C" w:rsidRPr="00154FED">
        <w:t>o</w:t>
      </w:r>
      <w:r w:rsidR="00434140" w:rsidRPr="00154FED">
        <w:t>n th</w:t>
      </w:r>
      <w:r w:rsidR="00F13C3E" w:rsidRPr="00154FED">
        <w:t>is</w:t>
      </w:r>
      <w:r w:rsidR="00434140" w:rsidRPr="00154FED">
        <w:t xml:space="preserve"> platform will choose either product A or product B</w:t>
      </w:r>
      <w:ins w:id="494" w:author="." w:date="2025-03-03T14:23:00Z" w16du:dateUtc="2025-03-03T06:23:00Z">
        <w:r w:rsidR="0026229B" w:rsidRPr="00154FED">
          <w:t xml:space="preserve">, </w:t>
        </w:r>
      </w:ins>
      <w:del w:id="495" w:author="." w:date="2025-03-03T14:23:00Z" w16du:dateUtc="2025-03-03T06:23:00Z">
        <w:r w:rsidR="00434140" w:rsidRPr="00154FED" w:rsidDel="0026229B">
          <w:delText xml:space="preserve"> </w:delText>
        </w:r>
      </w:del>
      <w:r w:rsidR="00434140" w:rsidRPr="00154FED">
        <w:t xml:space="preserve">which will </w:t>
      </w:r>
      <w:r w:rsidR="00DD278F" w:rsidRPr="00154FED">
        <w:t xml:space="preserve">increase </w:t>
      </w:r>
      <w:del w:id="496" w:author="." w:date="2025-03-03T14:23:00Z" w16du:dateUtc="2025-03-03T06:23:00Z">
        <w:r w:rsidR="00F13C3E" w:rsidRPr="00154FED" w:rsidDel="0026229B">
          <w:delText>his</w:delText>
        </w:r>
        <w:r w:rsidR="00434140" w:rsidRPr="00154FED" w:rsidDel="0026229B">
          <w:delText xml:space="preserve"> </w:delText>
        </w:r>
      </w:del>
      <w:ins w:id="497" w:author="." w:date="2025-03-03T14:23:00Z" w16du:dateUtc="2025-03-03T06:23:00Z">
        <w:r w:rsidR="0026229B" w:rsidRPr="00154FED">
          <w:t xml:space="preserve">their </w:t>
        </w:r>
      </w:ins>
      <w:r w:rsidR="00434140" w:rsidRPr="00154FED">
        <w:t xml:space="preserve">utility. </w:t>
      </w:r>
      <w:bookmarkEnd w:id="493"/>
      <w:r w:rsidR="00F13C3E" w:rsidRPr="00154FED">
        <w:t>In this paper, we assume th</w:t>
      </w:r>
      <w:ins w:id="498" w:author="." w:date="2025-03-03T14:23:00Z" w16du:dateUtc="2025-03-03T06:23:00Z">
        <w:r w:rsidR="0026229B" w:rsidRPr="00154FED">
          <w:t>at the</w:t>
        </w:r>
      </w:ins>
      <w:del w:id="499" w:author="." w:date="2025-03-03T14:23:00Z" w16du:dateUtc="2025-03-03T06:23:00Z">
        <w:r w:rsidR="00F13C3E" w:rsidRPr="00154FED" w:rsidDel="0026229B">
          <w:delText>e</w:delText>
        </w:r>
      </w:del>
      <w:r w:rsidR="00F13C3E" w:rsidRPr="00154FED">
        <w:t>se two products a</w:t>
      </w:r>
      <w:del w:id="500" w:author="." w:date="2025-03-04T19:47:00Z" w16du:dateUtc="2025-03-04T11:47:00Z">
        <w:r w:rsidR="00F13C3E" w:rsidRPr="00154FED" w:rsidDel="00E174D4">
          <w:delText>s</w:delText>
        </w:r>
      </w:del>
      <w:ins w:id="501" w:author="." w:date="2025-03-04T19:47:00Z" w16du:dateUtc="2025-03-04T11:47:00Z">
        <w:r w:rsidR="00E174D4">
          <w:t>re</w:t>
        </w:r>
      </w:ins>
      <w:r w:rsidR="00F13C3E" w:rsidRPr="00154FED">
        <w:t xml:space="preserve"> substitutable search products.</w:t>
      </w:r>
      <w:bookmarkEnd w:id="492"/>
      <w:r w:rsidR="00F13C3E" w:rsidRPr="00154FED">
        <w:t xml:space="preserve"> </w:t>
      </w:r>
      <w:r w:rsidR="00D020E8" w:rsidRPr="00154FED">
        <w:t>The reaso</w:t>
      </w:r>
      <w:r w:rsidR="008C3A01" w:rsidRPr="00154FED">
        <w:t xml:space="preserve">n </w:t>
      </w:r>
      <w:r w:rsidR="00FB46C5" w:rsidRPr="00154FED">
        <w:t xml:space="preserve">we focus on search products </w:t>
      </w:r>
      <w:r w:rsidR="00474A1F" w:rsidRPr="00154FED">
        <w:t>is</w:t>
      </w:r>
      <w:r w:rsidR="00D020E8" w:rsidRPr="00154FED">
        <w:t xml:space="preserve"> that</w:t>
      </w:r>
      <w:del w:id="502" w:author="." w:date="2025-03-03T14:23:00Z" w16du:dateUtc="2025-03-03T06:23:00Z">
        <w:r w:rsidR="0016172D" w:rsidRPr="00154FED" w:rsidDel="0026229B">
          <w:delText>,</w:delText>
        </w:r>
      </w:del>
      <w:r w:rsidR="0016172D" w:rsidRPr="00154FED">
        <w:t xml:space="preserve"> </w:t>
      </w:r>
      <w:del w:id="503" w:author="." w:date="2025-03-03T14:23:00Z" w16du:dateUtc="2025-03-03T06:23:00Z">
        <w:r w:rsidR="00D020E8" w:rsidRPr="00154FED" w:rsidDel="0026229B">
          <w:delText>for search product</w:delText>
        </w:r>
        <w:r w:rsidR="008C3A01" w:rsidRPr="00154FED" w:rsidDel="0026229B">
          <w:delText>s</w:delText>
        </w:r>
        <w:r w:rsidR="00D020E8" w:rsidRPr="00154FED" w:rsidDel="0026229B">
          <w:delText xml:space="preserve">, </w:delText>
        </w:r>
      </w:del>
      <w:r w:rsidR="0016172D" w:rsidRPr="00154FED">
        <w:t xml:space="preserve">review manipulation </w:t>
      </w:r>
      <w:del w:id="504" w:author="." w:date="2025-03-03T14:23:00Z" w16du:dateUtc="2025-03-03T06:23:00Z">
        <w:r w:rsidR="00D020E8" w:rsidRPr="00154FED" w:rsidDel="0026229B">
          <w:delText xml:space="preserve">would </w:delText>
        </w:r>
      </w:del>
      <w:r w:rsidR="0016172D" w:rsidRPr="00154FED">
        <w:t>always boost</w:t>
      </w:r>
      <w:ins w:id="505" w:author="." w:date="2025-03-04T19:25:00Z" w16du:dateUtc="2025-03-04T11:25:00Z">
        <w:r w:rsidR="00504F93">
          <w:t>s</w:t>
        </w:r>
      </w:ins>
      <w:r w:rsidR="00D020E8" w:rsidRPr="00154FED">
        <w:t xml:space="preserve"> </w:t>
      </w:r>
      <w:r w:rsidR="00086614" w:rsidRPr="00154FED">
        <w:t>the</w:t>
      </w:r>
      <w:del w:id="506" w:author="." w:date="2025-03-03T14:23:00Z" w16du:dateUtc="2025-03-03T06:23:00Z">
        <w:r w:rsidR="00086614" w:rsidRPr="00154FED" w:rsidDel="0026229B">
          <w:delText>ir</w:delText>
        </w:r>
        <w:r w:rsidR="0016172D" w:rsidRPr="00154FED" w:rsidDel="0026229B">
          <w:delText xml:space="preserve"> s</w:delText>
        </w:r>
      </w:del>
      <w:ins w:id="507" w:author="." w:date="2025-03-03T14:23:00Z" w16du:dateUtc="2025-03-03T06:23:00Z">
        <w:r w:rsidR="0026229B" w:rsidRPr="00154FED">
          <w:t xml:space="preserve"> s</w:t>
        </w:r>
      </w:ins>
      <w:r w:rsidR="0016172D" w:rsidRPr="00154FED">
        <w:t xml:space="preserve">ales </w:t>
      </w:r>
      <w:ins w:id="508" w:author="." w:date="2025-03-03T14:23:00Z" w16du:dateUtc="2025-03-03T06:23:00Z">
        <w:r w:rsidR="0026229B" w:rsidRPr="00154FED">
          <w:t xml:space="preserve">of </w:t>
        </w:r>
        <w:commentRangeStart w:id="509"/>
        <w:r w:rsidR="0026229B" w:rsidRPr="00154FED">
          <w:t xml:space="preserve">such products </w:t>
        </w:r>
      </w:ins>
      <w:commentRangeEnd w:id="509"/>
      <w:ins w:id="510" w:author="." w:date="2025-03-04T19:25:00Z" w16du:dateUtc="2025-03-04T11:25:00Z">
        <w:r w:rsidR="00504F93">
          <w:rPr>
            <w:rStyle w:val="CommentReference"/>
            <w:rFonts w:asciiTheme="minorHAnsi" w:eastAsiaTheme="minorEastAsia" w:hAnsiTheme="minorHAnsi"/>
          </w:rPr>
          <w:commentReference w:id="509"/>
        </w:r>
      </w:ins>
      <w:r w:rsidR="0016172D" w:rsidRPr="00154FED">
        <w:t xml:space="preserve">by improving </w:t>
      </w:r>
      <w:r w:rsidR="00086614" w:rsidRPr="00154FED">
        <w:t>their</w:t>
      </w:r>
      <w:r w:rsidR="00545095" w:rsidRPr="00154FED">
        <w:t xml:space="preserve"> </w:t>
      </w:r>
      <w:r w:rsidR="0016172D" w:rsidRPr="00154FED">
        <w:t>average review rating</w:t>
      </w:r>
      <w:r w:rsidR="008C3A01" w:rsidRPr="00154FED">
        <w:t>s</w:t>
      </w:r>
      <w:r w:rsidR="00086614" w:rsidRPr="00154FED">
        <w:t>, thus</w:t>
      </w:r>
      <w:r w:rsidR="00545095" w:rsidRPr="00154FED">
        <w:t xml:space="preserve"> </w:t>
      </w:r>
      <w:r w:rsidR="00086614" w:rsidRPr="00154FED">
        <w:t>altering</w:t>
      </w:r>
      <w:r w:rsidR="00545095" w:rsidRPr="00154FED">
        <w:t xml:space="preserve"> consumers’ perception</w:t>
      </w:r>
      <w:ins w:id="511" w:author="." w:date="2025-03-03T14:24:00Z" w16du:dateUtc="2025-03-03T06:24:00Z">
        <w:r w:rsidR="0026229B" w:rsidRPr="00154FED">
          <w:t>s</w:t>
        </w:r>
      </w:ins>
      <w:r w:rsidR="00545095" w:rsidRPr="00154FED">
        <w:t xml:space="preserve"> </w:t>
      </w:r>
      <w:r w:rsidR="00086614" w:rsidRPr="00154FED">
        <w:t xml:space="preserve">of product quality </w:t>
      </w:r>
      <w:r w:rsidR="009F0532" w:rsidRPr="00154FED">
        <w:fldChar w:fldCharType="begin"/>
      </w:r>
      <w:r w:rsidR="001D600F" w:rsidRPr="00154FED">
        <w:instrText xml:space="preserve"> ADDIN ZOTERO_ITEM CSL_CITATION {"citationID":"t5PcXLM7","properties":{"formattedCitation":"[25,26]","plainCitation":"[25,26]","noteIndex":0},"citationItems":[{"id":207,"uris":["http://zotero.org/users/local/NlrNCHla/items/P2ZPDZIC"],"itemData":{"id":207,"type":"article-journal","abstract":"We examine dynamic review manipulation behavior for movies and its impacts on box office revenue. To do so, we investigated review distribution patterns of multiple types, viewer and netizen reviews, and from verified and unverified review websites, over a movie’s life cycle. Because the motivational level for promotional reviews varies over the product life cycle, we propose that review distributions differ across review types. We found that the impact of promotional reviews on review distributions was greater in the early stages of a movie opening but the impact disappeared two weeks after the movie release. Also, we show that such impacts occurred because unverified reviews are more vulnerable to the influence of review manipulation. When consumers encountered a higher valence and higher volume of unverified reviews, they perceived these as a sign of review manipulation and exhibited psychological reactance.","container-title":"Electronic Commerce Research and Applications","DOI":"10.1016/j.elerap.2019.100840","ISSN":"1567-4223","journalAbbreviation":"Electronic Commerce Research and Applications","language":"en","page":"100840","source":"ScienceDirect","title":"Analyzing dynamic review manipulation and its impact on movie box office revenue","volume":"35","author":[{"family":"Ma","given":"Haoxiang"},{"family":"Kim","given":"Jong Min"},{"family":"Lee","given":"Eunkyung"}],"issued":{"date-parts":[["2019",5,1]]}}},{"id":206,"uris":["http://zotero.org/users/local/NlrNCHla/items/JN8FKSNT"],"itemData":{"id":206,"type":"article-journal","abstract":"Vendors on online shopping platforms have incentives to provide misinformation by manipulating consumer ratings. However, few studies have empirically examined whether temporal self-boosting rating manipulation changes the follow-up dynamic pattern of online ratings. This study empirically identifies manipulated ratings and examines how this manipulation influences the evolution of follow-up ratings over time. Rating records of more than 30,000 restaurants are extracted from the server log of a restaurant review website. The results show a statistically nonsignificant difference in the average rating scores between before and after manipulation, indicating that manipulation does not influence follow-up rating dynamics. Moreover, the difference in average ratings between before and after manipulation decreases within a long time window, which indicates that the long-term effect is weaker than the short-term one. The results are further validated by an online field experiment. We then construct a simulation model to reveal the underlying mechanisms of why the follow-up raters could correct the bias of rating manipulation. The manipulated high-rating score of the vendor will increase the diversity of consumers’ individual preferences, which leads to diverse evaluations among users. The aggregation of online ranking by taking the average score of ratings helps form a decentralized climate of opinion and finally helps correct the biased rating. This study challenges the common belief that self-boosting misinformation affects the performance of online commerce. The nonsignificant effect of rating manipulation on rating dynamics echoes the theory of the wisdom of crowds. Furthermore, this study has managerial implications for both online vendors and online rating platforms. We suggested that the system should degrade social influences among users in order to reduce the possible impacts by manipulated ratings.","container-title":"Telematics and Informatics","DOI":"10.1016/j.tele.2019.01.009","ISSN":"0736-5853","journalAbbreviation":"Telematics and Informatics","language":"en","page":"1-12","source":"ScienceDirect","title":"Online ballot stuffing: Influence of self-boosting manipulation on rating dynamics in online rating systems","title-short":"Online ballot stuffing","volume":"38","author":[{"family":"Zhang","given":"Lun"},{"family":"Wang","given":"Sheng-Feng"},{"family":"Lin","given":"Zi-Zhan"},{"family":"Wu","given":"Ye"}],"issued":{"date-parts":[["2019",5,1]]}}}],"schema":"https://github.com/citation-style-language/schema/raw/master/csl-citation.json"} </w:instrText>
      </w:r>
      <w:r w:rsidR="009F0532" w:rsidRPr="00154FED">
        <w:fldChar w:fldCharType="separate"/>
      </w:r>
      <w:r w:rsidR="001D600F" w:rsidRPr="00154FED">
        <w:rPr>
          <w:rFonts w:cs="Times New Roman"/>
        </w:rPr>
        <w:t>[25,26]</w:t>
      </w:r>
      <w:r w:rsidR="009F0532" w:rsidRPr="00154FED">
        <w:fldChar w:fldCharType="end"/>
      </w:r>
      <w:r w:rsidR="0016172D" w:rsidRPr="00154FED">
        <w:t xml:space="preserve">. </w:t>
      </w:r>
    </w:p>
    <w:p w14:paraId="214E3E5E" w14:textId="4915FF96" w:rsidR="009B27D0" w:rsidRPr="00154FED" w:rsidRDefault="00086614" w:rsidP="008F5698">
      <w:pPr>
        <w:pStyle w:val="-8"/>
        <w:spacing w:line="360" w:lineRule="auto"/>
      </w:pPr>
      <w:r w:rsidRPr="00154FED">
        <w:t>Each search product has two characteristics</w:t>
      </w:r>
      <w:r w:rsidR="00B37D35" w:rsidRPr="00154FED">
        <w:t xml:space="preserve">: </w:t>
      </w:r>
      <w:ins w:id="512" w:author="." w:date="2025-03-03T14:24:00Z" w16du:dateUtc="2025-03-03T06:24:00Z">
        <w:r w:rsidR="006C1F8B" w:rsidRPr="00154FED">
          <w:t>“</w:t>
        </w:r>
      </w:ins>
      <w:r w:rsidR="00B37D35" w:rsidRPr="00154FED">
        <w:t>quality</w:t>
      </w:r>
      <w:ins w:id="513" w:author="." w:date="2025-03-03T14:24:00Z" w16du:dateUtc="2025-03-03T06:24:00Z">
        <w:r w:rsidR="006C1F8B" w:rsidRPr="00154FED">
          <w:t>”</w:t>
        </w:r>
      </w:ins>
      <w:r w:rsidR="00B37D35" w:rsidRPr="00154FED">
        <w:t xml:space="preserve"> and </w:t>
      </w:r>
      <w:ins w:id="514" w:author="." w:date="2025-03-03T14:24:00Z" w16du:dateUtc="2025-03-03T06:24:00Z">
        <w:r w:rsidR="006C1F8B" w:rsidRPr="00154FED">
          <w:t>“</w:t>
        </w:r>
      </w:ins>
      <w:r w:rsidR="00B37D35" w:rsidRPr="00154FED">
        <w:t>fit attributes</w:t>
      </w:r>
      <w:r w:rsidR="00464DBF" w:rsidRPr="00154FED">
        <w:t>.</w:t>
      </w:r>
      <w:ins w:id="515" w:author="." w:date="2025-03-03T14:24:00Z" w16du:dateUtc="2025-03-03T06:24:00Z">
        <w:r w:rsidR="006C1F8B" w:rsidRPr="00154FED">
          <w:t xml:space="preserve">” </w:t>
        </w:r>
      </w:ins>
      <w:del w:id="516" w:author="." w:date="2025-03-03T14:24:00Z" w16du:dateUtc="2025-03-03T06:24:00Z">
        <w:r w:rsidR="00464DBF" w:rsidRPr="00154FED" w:rsidDel="006C1F8B">
          <w:delText xml:space="preserve"> </w:delText>
        </w:r>
      </w:del>
      <w:r w:rsidR="00A44AF5" w:rsidRPr="00154FED">
        <w:t>The q</w:t>
      </w:r>
      <w:r w:rsidR="00464DBF" w:rsidRPr="00154FED">
        <w:t>uality attribute describe</w:t>
      </w:r>
      <w:r w:rsidR="00256B99" w:rsidRPr="00154FED">
        <w:t>s</w:t>
      </w:r>
      <w:r w:rsidR="00464DBF" w:rsidRPr="00154FED">
        <w:t xml:space="preserve"> </w:t>
      </w:r>
      <w:r w:rsidR="00DD40FD" w:rsidRPr="00154FED">
        <w:t xml:space="preserve">the </w:t>
      </w:r>
      <w:r w:rsidRPr="00154FED">
        <w:t>perceived quality of a product and</w:t>
      </w:r>
      <w:r w:rsidR="00DE3755" w:rsidRPr="00154FED">
        <w:t xml:space="preserve"> </w:t>
      </w:r>
      <w:r w:rsidR="0087035F" w:rsidRPr="00154FED">
        <w:t>can be denoted</w:t>
      </w:r>
      <w:r w:rsidR="0087035F" w:rsidRPr="00154FED">
        <w:rPr>
          <w:rFonts w:hint="eastAsia"/>
        </w:rPr>
        <w:t xml:space="preserve"> </w:t>
      </w:r>
      <w:r w:rsidR="0087035F" w:rsidRPr="00154FED">
        <w:t xml:space="preserve">as </w:t>
      </w:r>
      <w:r w:rsidR="00F3781A" w:rsidRPr="00154FED">
        <w:rPr>
          <w:position w:val="-14"/>
        </w:rPr>
        <w:object w:dxaOrig="1240" w:dyaOrig="400" w14:anchorId="7AA60BC8">
          <v:shape id="_x0000_i1027" type="#_x0000_t75" style="width:54pt;height:24pt" o:ole="">
            <v:imagedata r:id="rId16" o:title=""/>
          </v:shape>
          <o:OLEObject Type="Embed" ProgID="Equation.DSMT4" ShapeID="_x0000_i1027" DrawAspect="Content" ObjectID="_1802632662" r:id="rId17"/>
        </w:object>
      </w:r>
      <w:r w:rsidR="0087035F" w:rsidRPr="00154FED">
        <w:t xml:space="preserve">. </w:t>
      </w:r>
      <w:r w:rsidR="00822F3B" w:rsidRPr="00154FED">
        <w:t>Given that the object of our study is substitutable products, we assume th</w:t>
      </w:r>
      <w:ins w:id="517" w:author="." w:date="2025-03-03T14:24:00Z" w16du:dateUtc="2025-03-03T06:24:00Z">
        <w:r w:rsidR="006C1F8B" w:rsidRPr="00154FED">
          <w:t xml:space="preserve">at the </w:t>
        </w:r>
      </w:ins>
      <w:del w:id="518" w:author="." w:date="2025-03-03T14:24:00Z" w16du:dateUtc="2025-03-03T06:24:00Z">
        <w:r w:rsidR="00822F3B" w:rsidRPr="00154FED" w:rsidDel="006C1F8B">
          <w:delText xml:space="preserve">e </w:delText>
        </w:r>
      </w:del>
      <w:r w:rsidR="00822F3B" w:rsidRPr="00154FED">
        <w:t xml:space="preserve">true quality difference between the </w:t>
      </w:r>
      <w:r w:rsidR="001F5373" w:rsidRPr="00154FED">
        <w:t xml:space="preserve">two </w:t>
      </w:r>
      <w:r w:rsidR="00822F3B" w:rsidRPr="00154FED">
        <w:t>products is zero</w:t>
      </w:r>
      <w:del w:id="519" w:author="." w:date="2025-03-04T19:47:00Z" w16du:dateUtc="2025-03-04T11:47:00Z">
        <w:r w:rsidR="00822F3B" w:rsidRPr="00154FED" w:rsidDel="00E174D4">
          <w:delText>,</w:delText>
        </w:r>
      </w:del>
      <w:r w:rsidR="00822F3B" w:rsidRPr="00154FED">
        <w:t xml:space="preserve"> and</w:t>
      </w:r>
      <w:ins w:id="520" w:author="." w:date="2025-03-04T19:47:00Z" w16du:dateUtc="2025-03-04T11:47:00Z">
        <w:r w:rsidR="00E174D4">
          <w:t xml:space="preserve"> that</w:t>
        </w:r>
      </w:ins>
      <w:r w:rsidR="00822F3B" w:rsidRPr="00154FED">
        <w:t xml:space="preserve"> each consumer only chooses one product. </w:t>
      </w:r>
      <w:r w:rsidR="00986506" w:rsidRPr="00154FED">
        <w:t>Although both products have the same true quality, consumers</w:t>
      </w:r>
      <w:del w:id="521" w:author="." w:date="2025-03-04T19:47:00Z" w16du:dateUtc="2025-03-04T11:47:00Z">
        <w:r w:rsidR="00986506" w:rsidRPr="00154FED" w:rsidDel="00E174D4">
          <w:delText xml:space="preserve"> will</w:delText>
        </w:r>
      </w:del>
      <w:r w:rsidR="00986506" w:rsidRPr="00154FED">
        <w:t xml:space="preserve"> have different perceived </w:t>
      </w:r>
      <w:del w:id="522" w:author="." w:date="2025-03-03T14:24:00Z" w16du:dateUtc="2025-03-03T06:24:00Z">
        <w:r w:rsidR="00986506" w:rsidRPr="00154FED" w:rsidDel="006C1F8B">
          <w:delText>quality</w:delText>
        </w:r>
      </w:del>
      <w:ins w:id="523" w:author="." w:date="2025-03-03T14:24:00Z" w16du:dateUtc="2025-03-03T06:24:00Z">
        <w:r w:rsidR="006C1F8B" w:rsidRPr="00154FED">
          <w:t>qualities</w:t>
        </w:r>
      </w:ins>
      <w:r w:rsidR="00986506" w:rsidRPr="00154FED">
        <w:t xml:space="preserve">. </w:t>
      </w:r>
      <w:r w:rsidR="00490426" w:rsidRPr="00154FED">
        <w:t xml:space="preserve">To simplify, we assume that </w:t>
      </w:r>
      <w:bookmarkStart w:id="524" w:name="_Hlk167735643"/>
      <w:r w:rsidR="00EF767B" w:rsidRPr="00154FED">
        <w:t>consumers</w:t>
      </w:r>
      <w:r w:rsidR="0010046F" w:rsidRPr="00154FED">
        <w:t>’</w:t>
      </w:r>
      <w:r w:rsidR="00490426" w:rsidRPr="00154FED">
        <w:t xml:space="preserve"> perceived quality is entirely derived from online reviews. This assumption aligns with previous </w:t>
      </w:r>
      <w:del w:id="525" w:author="." w:date="2025-03-03T14:24:00Z" w16du:dateUtc="2025-03-03T06:24:00Z">
        <w:r w:rsidR="00490426" w:rsidRPr="00154FED" w:rsidDel="006C1F8B">
          <w:delText>research</w:delText>
        </w:r>
        <w:r w:rsidR="009F0532" w:rsidRPr="00154FED" w:rsidDel="006C1F8B">
          <w:delText xml:space="preserve"> </w:delText>
        </w:r>
      </w:del>
      <w:ins w:id="526" w:author="." w:date="2025-03-03T14:24:00Z" w16du:dateUtc="2025-03-03T06:24:00Z">
        <w:r w:rsidR="006C1F8B" w:rsidRPr="00154FED">
          <w:t xml:space="preserve">studies </w:t>
        </w:r>
      </w:ins>
      <w:r w:rsidR="009F0532" w:rsidRPr="00154FED">
        <w:fldChar w:fldCharType="begin"/>
      </w:r>
      <w:r w:rsidR="001D600F" w:rsidRPr="00154FED">
        <w:instrText xml:space="preserve"> ADDIN ZOTERO_ITEM CSL_CITATION {"citationID":"jhwu1vCO","properties":{"formattedCitation":"[27,28]","plainCitation":"[27,28]","noteIndex":0},"citationItems":[{"id":1544,"uris":["http://zotero.org/users/local/NlrNCHla/items/DP5KTG2U"],"itemData":{"id":1544,"type":"article-journal","abstract":"With the integration of social media and e-commerce, social media review platforms provide consumers with a place to share information and create electronic word of mouth (e-WOM). Information from e-WOM plays an important role in consumers’ decision-making process. However, the information adoption process of users of social media review platforms remains unclear. Thus, this study builds a model to investigate how information quality affects individual information adoption on e-commerce platforms and explores the moderating effects of perceived risk on information quality, perceived diagnosticity, and information credibility. Structural equation modeling and regression analysis are used to test the proposed model. Results show that information quality consists of content quality, expression quality, and utility quality, all of which effectively affect the information adoption on socialized e-commerce platforms through perceived diagnosticity and information credibility. Findings also suggest that perceived risk positively moderates the effects of information quality on perceived diagnosticity.","container-title":"Data Science and Management","DOI":"10.1016/j.dsm.2021.02.004","ISSN":"2666-7649","issue":"1","journalAbbreviation":"Data Science and Management","page":"13-22","source":"ScienceDirect","title":"Effects of information quality on information adoption on social media review platforms: moderating role of perceived risk","title-short":"Effects of information quality on information adoption on social media review platforms","volume":"1","author":[{"family":"Jiang","given":"Guoyin"},{"family":"Liu","given":"Fen"},{"family":"Liu","given":"Wenping"},{"family":"Liu","given":"Shan"},{"family":"Chen","given":"Yufeng"},{"family":"Xu","given":"Dongming"}],"issued":{"date-parts":[["2021",3,1]]}}},{"id":1278,"uris":["http://zotero.org/users/local/NlrNCHla/items/TGTYB4VJ"],"itemData":{"id":1278,"type":"article-journal","abstract":"Consumers often infer review credibility based on the content of online reviews. This study explores the influences of three positive review types on consumers’ perceptions of posters’ honesty and caring and subsequently review credibility. An experiment was conducted and the participants included 931 online travel community users. The results found that compared with positive reviews that contain only complimentary information, reviews that also contain constructive or prosocial information improve subjects’ perception of posters’ honesty and caring, respectively, and that this influence is particularly significant for participants with low propensity to trust. Second, compared with hotels with high reputation, consumers have significantly reduced perceptions of reviewers’ honesty if the reviewers provide only complimentary information in positive reviews for hotels with low brand reputation rather than both complimentary and constructive information. Finally, the higher the subjects’ perception of the reviewers’ honesty and caring is, the higher the consumers’ perception of review credibility.","container-title":"International Journal of Hospitality Management","DOI":"10.1016/j.ijhm.2021.102990","ISSN":"0278-4319","journalAbbreviation":"International Journal of Hospitality Management","page":"102990","source":"ScienceDirect","title":"Which reviewers are honest and caring? The effect of constructive and prosocial information on the perceived credibility of online reviews","title-short":"Which reviewers are honest and caring?","volume":"99","author":[{"family":"Yan","given":"Liping"},{"family":"Hua","given":"Changhua"}],"issued":{"date-parts":[["2021",10,1]]}}}],"schema":"https://github.com/citation-style-language/schema/raw/master/csl-citation.json"} </w:instrText>
      </w:r>
      <w:r w:rsidR="009F0532" w:rsidRPr="00154FED">
        <w:fldChar w:fldCharType="separate"/>
      </w:r>
      <w:r w:rsidR="001D600F" w:rsidRPr="00154FED">
        <w:rPr>
          <w:rFonts w:cs="Times New Roman"/>
        </w:rPr>
        <w:t>[27,28]</w:t>
      </w:r>
      <w:r w:rsidR="009F0532" w:rsidRPr="00154FED">
        <w:fldChar w:fldCharType="end"/>
      </w:r>
      <w:r w:rsidR="00490426" w:rsidRPr="00154FED">
        <w:t>, whic</w:t>
      </w:r>
      <w:del w:id="527" w:author="." w:date="2025-03-04T19:47:00Z" w16du:dateUtc="2025-03-04T11:47:00Z">
        <w:r w:rsidR="00490426" w:rsidRPr="00154FED" w:rsidDel="00E174D4">
          <w:delText xml:space="preserve">h </w:delText>
        </w:r>
      </w:del>
      <w:r w:rsidR="00490426" w:rsidRPr="00154FED">
        <w:t>h</w:t>
      </w:r>
      <w:del w:id="528" w:author="." w:date="2025-03-03T14:24:00Z" w16du:dateUtc="2025-03-03T06:24:00Z">
        <w:r w:rsidR="00490426" w:rsidRPr="00154FED" w:rsidDel="006C1F8B">
          <w:delText>a</w:delText>
        </w:r>
      </w:del>
      <w:ins w:id="529" w:author="." w:date="2025-03-03T14:24:00Z" w16du:dateUtc="2025-03-03T06:24:00Z">
        <w:r w:rsidR="006C1F8B" w:rsidRPr="00154FED">
          <w:t xml:space="preserve"> </w:t>
        </w:r>
      </w:ins>
      <w:del w:id="530" w:author="." w:date="2025-03-03T14:24:00Z" w16du:dateUtc="2025-03-03T06:24:00Z">
        <w:r w:rsidR="00490426" w:rsidRPr="00154FED" w:rsidDel="006C1F8B">
          <w:delText xml:space="preserve">s </w:delText>
        </w:r>
      </w:del>
      <w:r w:rsidR="00490426" w:rsidRPr="00154FED">
        <w:t>demonstrated that online reviews serve as a primary information source for consumers to make purchase decisions.</w:t>
      </w:r>
      <w:r w:rsidR="006E5E94" w:rsidRPr="00154FED">
        <w:t xml:space="preserve"> </w:t>
      </w:r>
      <w:bookmarkStart w:id="531" w:name="_Hlk167736014"/>
      <w:bookmarkEnd w:id="524"/>
      <w:del w:id="532" w:author="." w:date="2025-03-03T14:25:00Z" w16du:dateUtc="2025-03-03T06:25:00Z">
        <w:r w:rsidR="009B27D0" w:rsidRPr="00154FED" w:rsidDel="006C1F8B">
          <w:delText xml:space="preserve">This </w:delText>
        </w:r>
      </w:del>
      <w:ins w:id="533" w:author="." w:date="2025-03-03T14:25:00Z" w16du:dateUtc="2025-03-03T06:25:00Z">
        <w:r w:rsidR="006C1F8B" w:rsidRPr="00154FED">
          <w:t xml:space="preserve">The present </w:t>
        </w:r>
      </w:ins>
      <w:r w:rsidR="009B27D0" w:rsidRPr="00154FED">
        <w:lastRenderedPageBreak/>
        <w:t xml:space="preserve">paper uses </w:t>
      </w:r>
      <w:r w:rsidR="009B27D0" w:rsidRPr="00154FED">
        <w:rPr>
          <w:position w:val="-12"/>
        </w:rPr>
        <w:object w:dxaOrig="279" w:dyaOrig="360" w14:anchorId="2F716584">
          <v:shape id="_x0000_i1028" type="#_x0000_t75" style="width:12pt;height:18pt" o:ole="">
            <v:imagedata r:id="rId18" o:title=""/>
          </v:shape>
          <o:OLEObject Type="Embed" ProgID="Equation.DSMT4" ShapeID="_x0000_i1028" DrawAspect="Content" ObjectID="_1802632663" r:id="rId19"/>
        </w:object>
      </w:r>
      <w:r w:rsidR="009B27D0" w:rsidRPr="00154FED">
        <w:t xml:space="preserve"> to describe the </w:t>
      </w:r>
      <w:r w:rsidR="006E5E94" w:rsidRPr="00154FED">
        <w:t xml:space="preserve">original </w:t>
      </w:r>
      <w:r w:rsidR="009B27D0" w:rsidRPr="00154FED">
        <w:t xml:space="preserve">quality difference between the two products, as revealed by </w:t>
      </w:r>
      <w:r w:rsidR="00C756D3" w:rsidRPr="00154FED">
        <w:t>un</w:t>
      </w:r>
      <w:del w:id="534" w:author="." w:date="2025-03-03T14:25:00Z" w16du:dateUtc="2025-03-03T06:25:00Z">
        <w:r w:rsidR="00965E72" w:rsidRPr="00154FED" w:rsidDel="006C1F8B">
          <w:delText>-</w:delText>
        </w:r>
      </w:del>
      <w:r w:rsidR="00C756D3" w:rsidRPr="00154FED">
        <w:t xml:space="preserve">manipulated </w:t>
      </w:r>
      <w:r w:rsidR="006E5E94" w:rsidRPr="00154FED">
        <w:t>online reviews</w:t>
      </w:r>
      <w:r w:rsidR="009B27D0" w:rsidRPr="00154FED">
        <w:rPr>
          <w:rFonts w:hint="eastAsia"/>
        </w:rPr>
        <w:t>.</w:t>
      </w:r>
      <w:r w:rsidR="009B27D0" w:rsidRPr="00154FED">
        <w:t xml:space="preserve"> </w:t>
      </w:r>
      <w:r w:rsidR="009B27D0" w:rsidRPr="00154FED">
        <w:rPr>
          <w:rFonts w:hint="eastAsia"/>
        </w:rPr>
        <w:t>Considering the symmetry, this paper only considers the case</w:t>
      </w:r>
      <w:r w:rsidR="009B27D0" w:rsidRPr="00154FED">
        <w:t xml:space="preserve"> where</w:t>
      </w:r>
      <w:ins w:id="535" w:author="." w:date="2025-03-03T14:25:00Z" w16du:dateUtc="2025-03-03T06:25:00Z">
        <w:r w:rsidR="006C1F8B" w:rsidRPr="00154FED">
          <w:t>in</w:t>
        </w:r>
      </w:ins>
      <w:r w:rsidR="002022BD" w:rsidRPr="00154FED">
        <w:t xml:space="preserve"> </w:t>
      </w:r>
      <w:r w:rsidR="002022BD" w:rsidRPr="00154FED">
        <w:rPr>
          <w:position w:val="-12"/>
        </w:rPr>
        <w:object w:dxaOrig="660" w:dyaOrig="360" w14:anchorId="74A17604">
          <v:shape id="_x0000_i1029" type="#_x0000_t75" style="width:36pt;height:18pt" o:ole="">
            <v:imagedata r:id="rId20" o:title=""/>
          </v:shape>
          <o:OLEObject Type="Embed" ProgID="Equation.DSMT4" ShapeID="_x0000_i1029" DrawAspect="Content" ObjectID="_1802632664" r:id="rId21"/>
        </w:object>
      </w:r>
      <w:ins w:id="536" w:author="." w:date="2025-03-03T14:25:00Z" w16du:dateUtc="2025-03-03T06:25:00Z">
        <w:r w:rsidR="006C1F8B" w:rsidRPr="00154FED">
          <w:t xml:space="preserve"> </w:t>
        </w:r>
      </w:ins>
      <w:del w:id="537" w:author="." w:date="2025-03-03T14:25:00Z" w16du:dateUtc="2025-03-03T06:25:00Z">
        <w:r w:rsidR="009B27D0" w:rsidRPr="00154FED" w:rsidDel="006C1F8B">
          <w:delText xml:space="preserve">, </w:delText>
        </w:r>
      </w:del>
      <w:r w:rsidR="009B27D0" w:rsidRPr="00154FED">
        <w:t xml:space="preserve">and refers to firm A as a </w:t>
      </w:r>
      <w:ins w:id="538" w:author="." w:date="2025-03-03T14:25:00Z" w16du:dateUtc="2025-03-03T06:25:00Z">
        <w:r w:rsidR="006C1F8B" w:rsidRPr="00154FED">
          <w:t>“</w:t>
        </w:r>
      </w:ins>
      <w:r w:rsidR="009B27D0" w:rsidRPr="00154FED">
        <w:t>superior firm</w:t>
      </w:r>
      <w:ins w:id="539" w:author="." w:date="2025-03-03T14:25:00Z" w16du:dateUtc="2025-03-03T06:25:00Z">
        <w:r w:rsidR="006C1F8B" w:rsidRPr="00154FED">
          <w:t>”</w:t>
        </w:r>
      </w:ins>
      <w:r w:rsidR="009B27D0" w:rsidRPr="00154FED">
        <w:t xml:space="preserve"> and firm B as an </w:t>
      </w:r>
      <w:ins w:id="540" w:author="." w:date="2025-03-03T14:25:00Z" w16du:dateUtc="2025-03-03T06:25:00Z">
        <w:r w:rsidR="006C1F8B" w:rsidRPr="00154FED">
          <w:t>“</w:t>
        </w:r>
      </w:ins>
      <w:r w:rsidR="009B27D0" w:rsidRPr="00154FED">
        <w:t>inferior firm.</w:t>
      </w:r>
      <w:bookmarkEnd w:id="531"/>
      <w:ins w:id="541" w:author="." w:date="2025-03-03T14:25:00Z" w16du:dateUtc="2025-03-03T06:25:00Z">
        <w:r w:rsidR="006C1F8B" w:rsidRPr="00154FED">
          <w:t>”</w:t>
        </w:r>
      </w:ins>
    </w:p>
    <w:p w14:paraId="3B527285" w14:textId="76F803E2" w:rsidR="005F6451" w:rsidRPr="00154FED" w:rsidRDefault="00417360" w:rsidP="008F5698">
      <w:pPr>
        <w:pStyle w:val="-8"/>
        <w:spacing w:line="360" w:lineRule="auto"/>
      </w:pPr>
      <w:r w:rsidRPr="00154FED">
        <w:t>In addition, t</w:t>
      </w:r>
      <w:r w:rsidR="00B37D35" w:rsidRPr="00154FED">
        <w:t>he</w:t>
      </w:r>
      <w:r w:rsidR="00086614" w:rsidRPr="00154FED">
        <w:t>se</w:t>
      </w:r>
      <w:r w:rsidR="00B37D35" w:rsidRPr="00154FED">
        <w:t xml:space="preserve"> products have different degree</w:t>
      </w:r>
      <w:r w:rsidR="00DD40FD" w:rsidRPr="00154FED">
        <w:t>s</w:t>
      </w:r>
      <w:r w:rsidR="00B37D35" w:rsidRPr="00154FED">
        <w:t xml:space="preserve"> of misfit </w:t>
      </w:r>
      <w:r w:rsidR="00086614" w:rsidRPr="00154FED">
        <w:t>with</w:t>
      </w:r>
      <w:r w:rsidR="00B37D35" w:rsidRPr="00154FED">
        <w:t xml:space="preserve"> consumers </w:t>
      </w:r>
      <w:r w:rsidR="00086614" w:rsidRPr="00154FED">
        <w:t>who have</w:t>
      </w:r>
      <w:r w:rsidR="00B37D35" w:rsidRPr="00154FED">
        <w:t xml:space="preserve"> heterogeneous preferences.</w:t>
      </w:r>
      <w:r w:rsidR="00215254" w:rsidRPr="00154FED">
        <w:t xml:space="preserve"> Given the long-term nature of the platform, it is essential to account for its long-term effects. According to a recent report</w:t>
      </w:r>
      <w:del w:id="542" w:author="." w:date="2025-03-03T14:25:00Z" w16du:dateUtc="2025-03-03T06:25:00Z">
        <w:r w:rsidR="00A53581" w:rsidRPr="00154FED" w:rsidDel="00D7130C">
          <w:delText xml:space="preserve"> </w:delText>
        </w:r>
      </w:del>
      <w:r w:rsidR="00A53581" w:rsidRPr="009B3D1F">
        <w:rPr>
          <w:rStyle w:val="FootnoteReference"/>
        </w:rPr>
        <w:footnoteReference w:id="6"/>
      </w:r>
      <w:r w:rsidR="00215254" w:rsidRPr="00154FED">
        <w:t xml:space="preserve">, the number of online consumers in China has remained relatively stable in recent years. To better reflect real-world conditions, this study assumes a stable market environment </w:t>
      </w:r>
      <w:ins w:id="543" w:author="." w:date="2025-03-03T14:26:00Z" w16du:dateUtc="2025-03-03T06:26:00Z">
        <w:r w:rsidR="00D7130C" w:rsidRPr="00154FED">
          <w:t xml:space="preserve">in which </w:t>
        </w:r>
      </w:ins>
      <w:del w:id="544" w:author="." w:date="2025-03-03T14:26:00Z" w16du:dateUtc="2025-03-03T06:26:00Z">
        <w:r w:rsidR="00215254" w:rsidRPr="00154FED" w:rsidDel="00D7130C">
          <w:delText xml:space="preserve">where </w:delText>
        </w:r>
      </w:del>
      <w:r w:rsidR="00215254" w:rsidRPr="00154FED">
        <w:t xml:space="preserve">the total number of online consumers remains constant. </w:t>
      </w:r>
      <w:ins w:id="545" w:author="." w:date="2025-03-03T14:26:00Z" w16du:dateUtc="2025-03-03T06:26:00Z">
        <w:r w:rsidR="00D7130C" w:rsidRPr="00154FED">
          <w:t xml:space="preserve">We also </w:t>
        </w:r>
      </w:ins>
      <w:del w:id="546" w:author="." w:date="2025-03-03T14:26:00Z" w16du:dateUtc="2025-03-03T06:26:00Z">
        <w:r w:rsidR="00943CCA" w:rsidRPr="00154FED" w:rsidDel="00D7130C">
          <w:delText xml:space="preserve">We </w:delText>
        </w:r>
      </w:del>
      <w:r w:rsidR="00943CCA" w:rsidRPr="00154FED">
        <w:t xml:space="preserve">set the initial number of </w:t>
      </w:r>
      <w:r w:rsidR="00EF767B" w:rsidRPr="00154FED">
        <w:t>consumers</w:t>
      </w:r>
      <w:r w:rsidR="00943CCA" w:rsidRPr="00154FED">
        <w:t xml:space="preserve"> on the platform to 1. </w:t>
      </w:r>
      <w:r w:rsidR="00F02889" w:rsidRPr="00154FED">
        <w:t>Following existing studies</w:t>
      </w:r>
      <w:r w:rsidR="00FF1EF4" w:rsidRPr="00154FED">
        <w:t xml:space="preserve"> </w:t>
      </w:r>
      <w:r w:rsidR="009F0532" w:rsidRPr="00154FED">
        <w:fldChar w:fldCharType="begin"/>
      </w:r>
      <w:r w:rsidR="001D600F" w:rsidRPr="00154FED">
        <w:instrText xml:space="preserve"> ADDIN ZOTERO_ITEM CSL_CITATION {"citationID":"F8V61sO2","properties":{"formattedCitation":"[3,6,17]","plainCitation":"[3,6,17]","noteIndex":0},"citationItems":[{"id":156,"uris":["http://zotero.org/users/local/NlrNCHla/items/F3J2XGDC"],"itemData":{"id":156,"type":"article-journal","abstract":"Online reviews have a significant influence on consumers, and consequently firms are motivated to manipulate online reviews to promote their own products. This paper develops an analytical model to systematically explore the impact of online review manipulation on asymmetrical firms who sell substitutable search products in a competing market. Results show that a firm’s manipulation of online reviews is not necessary to hurt its competitor’s profit. In addition, if firms are free to choose whether to manipulate online reviews, both firms will always choose to manipulate online reviews. Moreover, there exists a prisoner’s dilemma in which online reviews are overmanipulated.","container-title":"Information &amp; Management","DOI":"10.1016/j.im.2019.103244","ISSN":"0378-7206","issue":"6","journalAbbreviation":"Information &amp; Management","language":"en","page":"103244","source":"ScienceDirect","title":"Online review manipulation by asymmetrical firms: Is a firm’s manipulation of online reviews always detrimental to its competitor?","title-short":"Online review manipulation by asymmetrical firms","volume":"57","author":[{"family":"Cao","given":"Huanhuan"}],"issued":{"date-parts":[["2020",9,1]]}}},{"id":184,"uris":["http://zotero.org/users/local/NlrNCHla/items/L8LSET93"],"itemData":{"id":184,"type":"article-journal","abstract":"There is growing evidence that consumers are influenced by Internet-based opinion forums before making a variety of purchase decisions. Firms whose products are being discussed in such forums are therefore tempted to manipulate consumer perceptions by posting costly anonymous messages that praise their products. This paper offers a theoretical analysis of the impact of such behavior on firm profits and consumer surplus. There are three main results. First, if every firm’s manipulation strategy is a monotonically increasing (decreasing) function of that firm’s true quality, strategic manipulation of online forums increases (decreases) the information value of a forum to consumers. This result implies the existence of settings where online forum manipulation benefits consumers. Second, equilibria where strategies are monotonically increasing (decreasing) functions of a firm’s true quality exist in settings where the firm’s net payoff function, inclusive of the cost of manipulation, is supermodular (submodular) in the firm’s quality and manipulation action. Third, in a broad class of settings, if the precision of honest consumer opinions that firms manipulate is sufficiently high, firms of all types, as well as society, would be strictly better off if manipulation of online forums was not possible. Nonetheless, firms are locked into a “rat race” and forced to spend resources on such profit-reducing activities; if they don’t, consumer perceptions will be biased against them. The social cost of online manipulation can be reduced by developing “filtering” technologies that make it costlier for firms to manipulate. Interestingly, as the amount of user-contributed online content increases, it is firms, and not consumers, that have most to gain from the development of such technologies.","container-title":"Management Science","DOI":"10.1287/mnsc.1060.0567","ISSN":"0025-1909, 1526-5501","issue":"10","journalAbbreviation":"Management Science","language":"en","page":"1577-1593","source":"DOI.org (Crossref)","title":"Strategic Manipulation of Internet Opinion Forums: Implications for Consumers and Firms","title-short":"Strategic Manipulation of Internet Opinion Forums","volume":"52","author":[{"family":"Dellarocas","given":"Chrysanthos"}],"issued":{"date-parts":[["2006",10]]}}},{"id":122,"uris":["http://zotero.org/users/local/NlrNCHla/items/SA33NZ7T"],"itemData":{"id":122,"type":"article-journal","abstract":"The review system is a core component of the online market as it provides user-generated content to support consumer purchase decisions. We investigate the welfare-based effects of review information features, i.e., the amounts of quality information and match information, and the accuracy of quality information, on the sellers and consumers, and discuss their implications for the online selling platform owner. We find that the amount of review information positively influences social welfare, but quality information and match information play different roles in the process of welfare enhancement. Quality information reduces the sellers’ profits but significantly increases consumer welfare, while match information benefits the sellers more than it hurts the consumers. The inaccuracy of quality information negatively affects the welfare enhancement function of review information. Considering the sellers’ quality information manipulation, we derive the conditions of inaccuracy information controlling and find that a higher manipulation cost coefficient eases the prisoner's dilemma for the sellers and increases consumer welfare. We discuss the implications and also note some counterintuitive insights for review system management.","container-title":"International Journal of Production Economics","DOI":"10.1016/j.ijpe.2016.10.017","ISSN":"0925-5273","journalAbbreviation":"International Journal of Production Economics","language":"en","page":"69-79","source":"ScienceDirect","title":"Welfare economics of review information: Implications for the online selling platform owner","title-short":"Welfare economics of review information","volume":"184","author":[{"family":"Zhang","given":"Tao"},{"family":"Li","given":"Gang"},{"family":"Cheng","given":"T. C. E."},{"family":"Lai","given":"Kin Keung"}],"issued":{"date-parts":[["2017",2,1]]}}}],"schema":"https://github.com/citation-style-language/schema/raw/master/csl-citation.json"} </w:instrText>
      </w:r>
      <w:r w:rsidR="009F0532" w:rsidRPr="00154FED">
        <w:fldChar w:fldCharType="separate"/>
      </w:r>
      <w:r w:rsidR="001D600F" w:rsidRPr="00154FED">
        <w:rPr>
          <w:rFonts w:cs="Times New Roman"/>
        </w:rPr>
        <w:t>[3,6,17]</w:t>
      </w:r>
      <w:r w:rsidR="009F0532" w:rsidRPr="00154FED">
        <w:fldChar w:fldCharType="end"/>
      </w:r>
      <w:r w:rsidR="00F02889" w:rsidRPr="00154FED">
        <w:t xml:space="preserve">, the paper </w:t>
      </w:r>
      <w:r w:rsidR="00C35345" w:rsidRPr="00154FED">
        <w:t xml:space="preserve">uses </w:t>
      </w:r>
      <w:r w:rsidR="00DD40FD" w:rsidRPr="00154FED">
        <w:t xml:space="preserve">the </w:t>
      </w:r>
      <w:r w:rsidR="00C35345" w:rsidRPr="00154FED">
        <w:t>Hotelling line framework to capture</w:t>
      </w:r>
      <w:ins w:id="547" w:author="." w:date="2025-03-03T14:26:00Z" w16du:dateUtc="2025-03-03T06:26:00Z">
        <w:r w:rsidR="00D7130C" w:rsidRPr="00154FED">
          <w:t xml:space="preserve"> consumers’</w:t>
        </w:r>
      </w:ins>
      <w:del w:id="548" w:author="." w:date="2025-03-03T14:26:00Z" w16du:dateUtc="2025-03-03T06:26:00Z">
        <w:r w:rsidR="00C35345" w:rsidRPr="00154FED" w:rsidDel="00D7130C">
          <w:delText xml:space="preserve"> the </w:delText>
        </w:r>
      </w:del>
      <w:ins w:id="549" w:author="." w:date="2025-03-03T14:26:00Z" w16du:dateUtc="2025-03-03T06:26:00Z">
        <w:r w:rsidR="00D7130C" w:rsidRPr="00154FED">
          <w:t xml:space="preserve"> </w:t>
        </w:r>
      </w:ins>
      <w:r w:rsidR="00C35345" w:rsidRPr="00154FED">
        <w:t>heterogeneous preferences</w:t>
      </w:r>
      <w:del w:id="550" w:author="." w:date="2025-03-03T14:26:00Z" w16du:dateUtc="2025-03-03T06:26:00Z">
        <w:r w:rsidR="00C35345" w:rsidRPr="00154FED" w:rsidDel="00D7130C">
          <w:delText xml:space="preserve"> of consumers</w:delText>
        </w:r>
      </w:del>
      <w:r w:rsidR="00C35345" w:rsidRPr="00154FED">
        <w:t xml:space="preserve">. We assume </w:t>
      </w:r>
      <w:del w:id="551" w:author="." w:date="2025-03-03T14:26:00Z" w16du:dateUtc="2025-03-03T06:26:00Z">
        <w:r w:rsidR="00C35345" w:rsidRPr="00154FED" w:rsidDel="00D7130C">
          <w:delText xml:space="preserve">the </w:delText>
        </w:r>
      </w:del>
      <w:ins w:id="552" w:author="." w:date="2025-03-03T14:26:00Z" w16du:dateUtc="2025-03-03T06:26:00Z">
        <w:r w:rsidR="00D7130C" w:rsidRPr="00154FED">
          <w:t xml:space="preserve">that the </w:t>
        </w:r>
      </w:ins>
      <w:r w:rsidR="00C35345" w:rsidRPr="00154FED">
        <w:t>products are located at the two end points of a hoteling line of unit length, with product A at 0</w:t>
      </w:r>
      <w:del w:id="553" w:author="." w:date="2025-03-04T19:47:00Z" w16du:dateUtc="2025-03-04T11:47:00Z">
        <w:r w:rsidR="00C35345" w:rsidRPr="00154FED" w:rsidDel="00E174D4">
          <w:delText>,</w:delText>
        </w:r>
      </w:del>
      <w:r w:rsidR="00C35345" w:rsidRPr="00154FED">
        <w:t xml:space="preserve"> </w:t>
      </w:r>
      <w:r w:rsidR="00DD40FD" w:rsidRPr="00154FED">
        <w:t xml:space="preserve">and </w:t>
      </w:r>
      <w:r w:rsidR="00C35345" w:rsidRPr="00154FED">
        <w:t xml:space="preserve">product B at 1. </w:t>
      </w:r>
      <w:commentRangeStart w:id="554"/>
      <w:r w:rsidR="00C35345" w:rsidRPr="00154FED">
        <w:t xml:space="preserve">This paper </w:t>
      </w:r>
      <w:ins w:id="555" w:author="." w:date="2025-03-03T14:26:00Z" w16du:dateUtc="2025-03-03T06:26:00Z">
        <w:r w:rsidR="00D7130C" w:rsidRPr="00154FED">
          <w:t xml:space="preserve">also </w:t>
        </w:r>
      </w:ins>
      <w:r w:rsidR="00C35345" w:rsidRPr="00154FED">
        <w:t>considers</w:t>
      </w:r>
      <w:r w:rsidR="00464DBF" w:rsidRPr="00154FED">
        <w:t xml:space="preserve"> that </w:t>
      </w:r>
      <w:r w:rsidR="00C35345" w:rsidRPr="00154FED">
        <w:t>consumers are</w:t>
      </w:r>
      <w:r w:rsidR="00B37D35" w:rsidRPr="00154FED">
        <w:t xml:space="preserve"> </w:t>
      </w:r>
      <w:r w:rsidR="002D7313" w:rsidRPr="00154FED">
        <w:t xml:space="preserve">uniformly distributed </w:t>
      </w:r>
      <w:r w:rsidR="005F6451" w:rsidRPr="00154FED">
        <w:t>over the interval [0,1</w:t>
      </w:r>
      <w:r w:rsidR="005F6451" w:rsidRPr="00154FED">
        <w:rPr>
          <w:rFonts w:hint="eastAsia"/>
        </w:rPr>
        <w:t>]</w:t>
      </w:r>
      <w:ins w:id="556" w:author="." w:date="2025-03-03T14:26:00Z" w16du:dateUtc="2025-03-03T06:26:00Z">
        <w:r w:rsidR="00D7130C" w:rsidRPr="00154FED">
          <w:t xml:space="preserve">; thus, </w:t>
        </w:r>
      </w:ins>
      <w:del w:id="557" w:author="." w:date="2025-03-03T14:26:00Z" w16du:dateUtc="2025-03-03T06:26:00Z">
        <w:r w:rsidR="005F6451" w:rsidRPr="00154FED" w:rsidDel="00D7130C">
          <w:delText>.</w:delText>
        </w:r>
        <w:r w:rsidR="00846521" w:rsidRPr="00154FED" w:rsidDel="00D7130C">
          <w:delText xml:space="preserve"> </w:delText>
        </w:r>
        <w:r w:rsidR="005F6451" w:rsidRPr="00154FED" w:rsidDel="00D7130C">
          <w:delText xml:space="preserve">The </w:delText>
        </w:r>
      </w:del>
      <w:ins w:id="558" w:author="." w:date="2025-03-03T14:27:00Z" w16du:dateUtc="2025-03-03T06:27:00Z">
        <w:r w:rsidR="00D7130C" w:rsidRPr="00154FED">
          <w:t xml:space="preserve">the </w:t>
        </w:r>
      </w:ins>
      <w:r w:rsidR="005F6451" w:rsidRPr="00154FED">
        <w:t>distance between a product and a consumer measures the degree of misfit of the product to the consumer</w:t>
      </w:r>
      <w:commentRangeEnd w:id="554"/>
      <w:r w:rsidR="00D7130C" w:rsidRPr="00154FED">
        <w:rPr>
          <w:rStyle w:val="CommentReference"/>
          <w:rFonts w:asciiTheme="minorHAnsi" w:eastAsiaTheme="minorEastAsia" w:hAnsiTheme="minorHAnsi"/>
        </w:rPr>
        <w:commentReference w:id="554"/>
      </w:r>
      <w:r w:rsidR="005F6451" w:rsidRPr="00154FED">
        <w:t>. When consumers purchase a product that deviates from their preference, they</w:t>
      </w:r>
      <w:del w:id="559" w:author="." w:date="2025-03-04T19:47:00Z" w16du:dateUtc="2025-03-04T11:47:00Z">
        <w:r w:rsidR="005F6451" w:rsidRPr="00154FED" w:rsidDel="00E174D4">
          <w:delText xml:space="preserve"> will</w:delText>
        </w:r>
      </w:del>
      <w:r w:rsidR="005F6451" w:rsidRPr="00154FED">
        <w:t xml:space="preserve"> incur a misfit cost. </w:t>
      </w:r>
      <w:r w:rsidR="00FC2442" w:rsidRPr="00154FED">
        <w:t>T</w:t>
      </w:r>
      <w:r w:rsidR="005F6451" w:rsidRPr="00154FED">
        <w:rPr>
          <w:rFonts w:hint="eastAsia"/>
        </w:rPr>
        <w:t>he</w:t>
      </w:r>
      <w:r w:rsidR="005F6451" w:rsidRPr="00154FED">
        <w:t xml:space="preserve"> misfit cost is modeled as the degree of misfit </w:t>
      </w:r>
      <w:r w:rsidR="002022BD" w:rsidRPr="00154FED">
        <w:rPr>
          <w:position w:val="-4"/>
        </w:rPr>
        <w:object w:dxaOrig="200" w:dyaOrig="200" w14:anchorId="1BFCFE63">
          <v:shape id="_x0000_i1030" type="#_x0000_t75" style="width:12pt;height:12pt" o:ole="">
            <v:imagedata r:id="rId22" o:title=""/>
          </v:shape>
          <o:OLEObject Type="Embed" ProgID="Equation.DSMT4" ShapeID="_x0000_i1030" DrawAspect="Content" ObjectID="_1802632665" r:id="rId23"/>
        </w:object>
      </w:r>
      <w:r w:rsidR="005F6451" w:rsidRPr="00154FED">
        <w:t xml:space="preserve"> times a unit misfit cost </w:t>
      </w:r>
      <w:r w:rsidR="002022BD" w:rsidRPr="00154FED">
        <w:rPr>
          <w:position w:val="-6"/>
        </w:rPr>
        <w:object w:dxaOrig="240" w:dyaOrig="220" w14:anchorId="116A255F">
          <v:shape id="_x0000_i1031" type="#_x0000_t75" style="width:12pt;height:12pt" o:ole="">
            <v:imagedata r:id="rId24" o:title=""/>
          </v:shape>
          <o:OLEObject Type="Embed" ProgID="Equation.DSMT4" ShapeID="_x0000_i1031" DrawAspect="Content" ObjectID="_1802632666" r:id="rId25"/>
        </w:object>
      </w:r>
      <w:r w:rsidR="005F6451" w:rsidRPr="00154FED">
        <w:t xml:space="preserve">. </w:t>
      </w:r>
    </w:p>
    <w:p w14:paraId="22100901" w14:textId="0837EB06" w:rsidR="00774E72" w:rsidRPr="00154FED" w:rsidRDefault="00846521" w:rsidP="008F5698">
      <w:pPr>
        <w:pStyle w:val="-8"/>
        <w:spacing w:line="360" w:lineRule="auto"/>
      </w:pPr>
      <w:r w:rsidRPr="00154FED">
        <w:t>A consumer</w:t>
      </w:r>
      <w:r w:rsidR="0010046F" w:rsidRPr="00154FED">
        <w:t>’</w:t>
      </w:r>
      <w:r w:rsidRPr="00154FED">
        <w:t>s net utility</w:t>
      </w:r>
      <w:r w:rsidR="005F274F" w:rsidRPr="00154FED">
        <w:t>,</w:t>
      </w:r>
      <w:r w:rsidRPr="00154FED">
        <w:t xml:space="preserve"> </w:t>
      </w:r>
      <w:r w:rsidR="005F274F" w:rsidRPr="00154FED">
        <w:t>denoted by</w:t>
      </w:r>
      <w:r w:rsidR="00B37D35" w:rsidRPr="00154FED">
        <w:t xml:space="preserve"> </w:t>
      </w:r>
      <w:r w:rsidR="002022BD" w:rsidRPr="00154FED">
        <w:rPr>
          <w:position w:val="-14"/>
        </w:rPr>
        <w:object w:dxaOrig="1320" w:dyaOrig="400" w14:anchorId="6D703016">
          <v:shape id="_x0000_i1032" type="#_x0000_t75" style="width:66pt;height:18pt" o:ole="">
            <v:imagedata r:id="rId26" o:title=""/>
          </v:shape>
          <o:OLEObject Type="Embed" ProgID="Equation.DSMT4" ShapeID="_x0000_i1032" DrawAspect="Content" ObjectID="_1802632667" r:id="rId27"/>
        </w:object>
      </w:r>
      <w:r w:rsidR="00CA71F7" w:rsidRPr="00154FED">
        <w:rPr>
          <w:rFonts w:hint="eastAsia"/>
        </w:rPr>
        <w:t xml:space="preserve"> </w:t>
      </w:r>
      <w:r w:rsidRPr="00154FED">
        <w:t>is equal to the</w:t>
      </w:r>
      <w:commentRangeStart w:id="560"/>
      <w:r w:rsidRPr="00154FED">
        <w:t xml:space="preserve"> maximum </w:t>
      </w:r>
      <w:ins w:id="561" w:author="." w:date="2025-03-03T14:27:00Z" w16du:dateUtc="2025-03-03T06:27:00Z">
        <w:r w:rsidR="00D7130C" w:rsidRPr="00154FED">
          <w:t xml:space="preserve">utility </w:t>
        </w:r>
        <w:commentRangeEnd w:id="560"/>
        <w:r w:rsidR="00D7130C" w:rsidRPr="00154FED">
          <w:rPr>
            <w:rStyle w:val="CommentReference"/>
            <w:rFonts w:asciiTheme="minorHAnsi" w:eastAsiaTheme="minorEastAsia" w:hAnsiTheme="minorHAnsi"/>
          </w:rPr>
          <w:commentReference w:id="560"/>
        </w:r>
      </w:ins>
      <w:r w:rsidRPr="00154FED">
        <w:t xml:space="preserve">of the product </w:t>
      </w:r>
      <w:del w:id="562" w:author="." w:date="2025-03-03T14:27:00Z" w16du:dateUtc="2025-03-03T06:27:00Z">
        <w:r w:rsidRPr="00154FED" w:rsidDel="00D7130C">
          <w:delText>that</w:delText>
        </w:r>
        <w:r w:rsidRPr="00154FED" w:rsidDel="00D7130C">
          <w:rPr>
            <w:rFonts w:hint="eastAsia"/>
          </w:rPr>
          <w:delText xml:space="preserve"> </w:delText>
        </w:r>
      </w:del>
      <w:ins w:id="563" w:author="." w:date="2025-03-03T14:27:00Z" w16du:dateUtc="2025-03-03T06:27:00Z">
        <w:r w:rsidR="00D7130C" w:rsidRPr="00154FED">
          <w:t xml:space="preserve">derived by a </w:t>
        </w:r>
      </w:ins>
      <w:del w:id="564" w:author="." w:date="2025-03-03T14:27:00Z" w16du:dateUtc="2025-03-03T06:27:00Z">
        <w:r w:rsidRPr="00154FED" w:rsidDel="00D7130C">
          <w:delText xml:space="preserve">a </w:delText>
        </w:r>
      </w:del>
      <w:r w:rsidRPr="00154FED">
        <w:t xml:space="preserve">consumer </w:t>
      </w:r>
      <w:del w:id="565" w:author="." w:date="2025-03-03T14:27:00Z" w16du:dateUtc="2025-03-03T06:27:00Z">
        <w:r w:rsidRPr="00154FED" w:rsidDel="00D7130C">
          <w:delText>derive</w:delText>
        </w:r>
        <w:r w:rsidR="009262CF" w:rsidRPr="00154FED" w:rsidDel="00D7130C">
          <w:delText>s</w:delText>
        </w:r>
        <w:r w:rsidRPr="00154FED" w:rsidDel="00D7130C">
          <w:delText xml:space="preserve"> </w:delText>
        </w:r>
      </w:del>
      <w:r w:rsidRPr="00154FED">
        <w:t>from the product</w:t>
      </w:r>
      <w:r w:rsidR="00291B29" w:rsidRPr="00154FED">
        <w:t>.</w:t>
      </w:r>
      <w:r w:rsidRPr="00154FED">
        <w:t xml:space="preserve"> </w:t>
      </w:r>
      <w:r w:rsidR="005F6451" w:rsidRPr="00154FED">
        <w:t xml:space="preserve">If </w:t>
      </w:r>
      <w:del w:id="566" w:author="." w:date="2025-03-03T14:27:00Z" w16du:dateUtc="2025-03-03T06:27:00Z">
        <w:r w:rsidR="005F6451" w:rsidRPr="00154FED" w:rsidDel="00D7130C">
          <w:delText xml:space="preserve">a </w:delText>
        </w:r>
      </w:del>
      <w:r w:rsidR="005F6451" w:rsidRPr="00154FED">
        <w:t>consumer</w:t>
      </w:r>
      <w:ins w:id="567" w:author="." w:date="2025-03-03T14:27:00Z" w16du:dateUtc="2025-03-03T06:27:00Z">
        <w:r w:rsidR="00D7130C" w:rsidRPr="00154FED">
          <w:t>s</w:t>
        </w:r>
      </w:ins>
      <w:r w:rsidR="00C756D3" w:rsidRPr="00154FED">
        <w:t xml:space="preserve"> </w:t>
      </w:r>
      <w:del w:id="568" w:author="." w:date="2025-03-03T14:27:00Z" w16du:dateUtc="2025-03-03T06:27:00Z">
        <w:r w:rsidR="009F0532" w:rsidRPr="00154FED" w:rsidDel="00D7130C">
          <w:delText xml:space="preserve">is </w:delText>
        </w:r>
      </w:del>
      <w:ins w:id="569" w:author="." w:date="2025-03-03T14:27:00Z" w16du:dateUtc="2025-03-03T06:27:00Z">
        <w:r w:rsidR="00D7130C" w:rsidRPr="00154FED">
          <w:t xml:space="preserve">are </w:t>
        </w:r>
      </w:ins>
      <w:r w:rsidR="009F0532" w:rsidRPr="00154FED">
        <w:t>located</w:t>
      </w:r>
      <w:r w:rsidR="00C756D3" w:rsidRPr="00154FED">
        <w:t xml:space="preserve"> at </w:t>
      </w:r>
      <w:r w:rsidR="00C756D3" w:rsidRPr="00154FED">
        <w:rPr>
          <w:position w:val="-4"/>
        </w:rPr>
        <w:object w:dxaOrig="200" w:dyaOrig="200" w14:anchorId="68041131">
          <v:shape id="_x0000_i1033" type="#_x0000_t75" style="width:12pt;height:12pt" o:ole="">
            <v:imagedata r:id="rId28" o:title=""/>
          </v:shape>
          <o:OLEObject Type="Embed" ProgID="Equation.DSMT4" ShapeID="_x0000_i1033" DrawAspect="Content" ObjectID="_1802632668" r:id="rId29"/>
        </w:object>
      </w:r>
      <w:r w:rsidR="00C756D3" w:rsidRPr="00154FED">
        <w:t xml:space="preserve">, </w:t>
      </w:r>
      <w:del w:id="570" w:author="." w:date="2025-03-03T14:27:00Z" w16du:dateUtc="2025-03-03T06:27:00Z">
        <w:r w:rsidR="009E7409" w:rsidRPr="00154FED" w:rsidDel="00D7130C">
          <w:delText xml:space="preserve">her or </w:delText>
        </w:r>
      </w:del>
      <w:del w:id="571" w:author="." w:date="2025-03-03T14:28:00Z" w16du:dateUtc="2025-03-03T06:28:00Z">
        <w:r w:rsidRPr="00154FED" w:rsidDel="00D7130C">
          <w:delText>h</w:delText>
        </w:r>
        <w:r w:rsidR="00C756D3" w:rsidRPr="00154FED" w:rsidDel="00D7130C">
          <w:delText>is</w:delText>
        </w:r>
        <w:r w:rsidRPr="00154FED" w:rsidDel="00D7130C">
          <w:delText xml:space="preserve"> </w:delText>
        </w:r>
      </w:del>
      <w:ins w:id="572" w:author="." w:date="2025-03-03T14:28:00Z" w16du:dateUtc="2025-03-03T06:28:00Z">
        <w:r w:rsidR="00D7130C" w:rsidRPr="00154FED">
          <w:t xml:space="preserve">their respective </w:t>
        </w:r>
      </w:ins>
      <w:r w:rsidRPr="00154FED">
        <w:t xml:space="preserve">net utilities derived from product A and product B </w:t>
      </w:r>
      <w:r w:rsidR="00DE3755" w:rsidRPr="00154FED">
        <w:t xml:space="preserve">are </w:t>
      </w:r>
      <w:r w:rsidRPr="00154FED">
        <w:t>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234A4F" w:rsidRPr="00154FED" w14:paraId="52C02D39" w14:textId="77777777" w:rsidTr="00FC2442">
        <w:trPr>
          <w:jc w:val="center"/>
        </w:trPr>
        <w:tc>
          <w:tcPr>
            <w:tcW w:w="6658" w:type="dxa"/>
            <w:vAlign w:val="center"/>
          </w:tcPr>
          <w:p w14:paraId="638EC2FC" w14:textId="64FF06D1" w:rsidR="00234A4F" w:rsidRPr="00154FED" w:rsidRDefault="00FE2E14" w:rsidP="008F5698">
            <w:pPr>
              <w:pStyle w:val="-8"/>
              <w:spacing w:line="360" w:lineRule="auto"/>
              <w:jc w:val="center"/>
            </w:pPr>
            <w:r w:rsidRPr="00154FED">
              <w:object w:dxaOrig="2439" w:dyaOrig="800" w14:anchorId="26A358B4">
                <v:shape id="_x0000_i1034" type="#_x0000_t75" style="width:126pt;height:42pt" o:ole="">
                  <v:imagedata r:id="rId30" o:title=""/>
                </v:shape>
                <o:OLEObject Type="Embed" ProgID="Equation.DSMT4" ShapeID="_x0000_i1034" DrawAspect="Content" ObjectID="_1802632669" r:id="rId31"/>
              </w:object>
            </w:r>
            <w:ins w:id="573" w:author="." w:date="2025-03-03T14:28:00Z" w16du:dateUtc="2025-03-03T06:28:00Z">
              <w:r w:rsidR="00D7130C" w:rsidRPr="00154FED">
                <w:t>.</w:t>
              </w:r>
            </w:ins>
          </w:p>
        </w:tc>
        <w:tc>
          <w:tcPr>
            <w:tcW w:w="1638" w:type="dxa"/>
            <w:vAlign w:val="center"/>
          </w:tcPr>
          <w:p w14:paraId="76DB3654" w14:textId="69E04C8A" w:rsidR="00234A4F" w:rsidRPr="00154FED" w:rsidRDefault="000B54BF" w:rsidP="008F5698">
            <w:pPr>
              <w:pStyle w:val="-8"/>
              <w:spacing w:line="360" w:lineRule="auto"/>
              <w:jc w:val="center"/>
            </w:pPr>
            <w:r w:rsidRPr="00154FED">
              <w:fldChar w:fldCharType="begin"/>
            </w:r>
            <w:r w:rsidRPr="00154FED">
              <w:instrText xml:space="preserve"> MACROBUTTON MTPlaceRef \* MERGEFORMAT </w:instrText>
            </w:r>
            <w:r w:rsidRPr="00154FED">
              <w:fldChar w:fldCharType="begin"/>
            </w:r>
            <w:r w:rsidRPr="00154FED">
              <w:instrText xml:space="preserve"> SEQ MTEqn \h \* MERGEFORMAT </w:instrText>
            </w:r>
            <w:r w:rsidRPr="00154FED">
              <w:fldChar w:fldCharType="end"/>
            </w:r>
            <w:r w:rsidRPr="00154FED">
              <w:instrText>(</w:instrText>
            </w:r>
            <w:fldSimple w:instr=" SEQ MTEqn \c \* Arabic \* MERGEFORMAT ">
              <w:r w:rsidR="00DA33BC" w:rsidRPr="00154FED">
                <w:instrText>1</w:instrText>
              </w:r>
            </w:fldSimple>
            <w:r w:rsidRPr="00154FED">
              <w:instrText>)</w:instrText>
            </w:r>
            <w:r w:rsidRPr="00154FED">
              <w:fldChar w:fldCharType="end"/>
            </w:r>
            <w:del w:id="574" w:author="." w:date="2025-03-03T14:28:00Z" w16du:dateUtc="2025-03-03T06:28:00Z">
              <w:r w:rsidR="00234A4F" w:rsidRPr="00154FED" w:rsidDel="00D7130C">
                <w:delText>.</w:delText>
              </w:r>
            </w:del>
          </w:p>
        </w:tc>
      </w:tr>
    </w:tbl>
    <w:p w14:paraId="59521B61" w14:textId="52E30300" w:rsidR="00846521" w:rsidRPr="00154FED" w:rsidRDefault="00FC2442" w:rsidP="008F5698">
      <w:pPr>
        <w:pStyle w:val="-8"/>
        <w:spacing w:line="360" w:lineRule="auto"/>
      </w:pPr>
      <w:r w:rsidRPr="00154FED">
        <w:t>T</w:t>
      </w:r>
      <w:r w:rsidR="00846521" w:rsidRPr="00154FED">
        <w:t>he</w:t>
      </w:r>
      <w:r w:rsidR="00846521" w:rsidRPr="00154FED">
        <w:rPr>
          <w:rFonts w:hint="eastAsia"/>
        </w:rPr>
        <w:t xml:space="preserve"> </w:t>
      </w:r>
      <w:r w:rsidR="00846521" w:rsidRPr="00154FED">
        <w:t xml:space="preserve">net utility difference between product A and product B </w:t>
      </w:r>
      <w:r w:rsidR="00335C1F" w:rsidRPr="00154FED">
        <w:t xml:space="preserve">for </w:t>
      </w:r>
      <w:r w:rsidR="009262CF" w:rsidRPr="00154FED">
        <w:t xml:space="preserve">the </w:t>
      </w:r>
      <w:r w:rsidR="00335C1F" w:rsidRPr="00154FED">
        <w:t xml:space="preserve">consumer </w:t>
      </w:r>
      <w:r w:rsidR="00846521" w:rsidRPr="00154FED">
        <w:t>is</w:t>
      </w:r>
      <w:ins w:id="575" w:author="." w:date="2025-03-03T14:28:00Z" w16du:dateUtc="2025-03-03T06:28:00Z">
        <w:r w:rsidR="00D7130C" w:rsidRPr="00154FED">
          <w:t xml:space="preserve"> derived by</w:t>
        </w:r>
      </w:ins>
      <w:del w:id="576" w:author="." w:date="2025-03-04T19:47:00Z" w16du:dateUtc="2025-03-04T11:47:00Z">
        <w:r w:rsidR="00846521" w:rsidRPr="00154FED" w:rsidDel="00E174D4">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3E2BF6" w:rsidRPr="00154FED" w14:paraId="2DAE5A9D" w14:textId="77777777" w:rsidTr="00FC2442">
        <w:tc>
          <w:tcPr>
            <w:tcW w:w="6658" w:type="dxa"/>
            <w:vAlign w:val="center"/>
          </w:tcPr>
          <w:p w14:paraId="63BFEB85" w14:textId="7DD48C09" w:rsidR="003E2BF6" w:rsidRPr="00154FED" w:rsidRDefault="00FE2E14" w:rsidP="008F5698">
            <w:pPr>
              <w:pStyle w:val="-8"/>
              <w:spacing w:line="360" w:lineRule="auto"/>
              <w:jc w:val="center"/>
            </w:pPr>
            <w:r w:rsidRPr="00154FED">
              <w:object w:dxaOrig="4239" w:dyaOrig="800" w14:anchorId="71300075">
                <v:shape id="_x0000_i1035" type="#_x0000_t75" style="width:210pt;height:42pt" o:ole="">
                  <v:imagedata r:id="rId32" o:title=""/>
                </v:shape>
                <o:OLEObject Type="Embed" ProgID="Equation.DSMT4" ShapeID="_x0000_i1035" DrawAspect="Content" ObjectID="_1802632670" r:id="rId33"/>
              </w:object>
            </w:r>
            <w:ins w:id="577" w:author="." w:date="2025-03-03T14:28:00Z" w16du:dateUtc="2025-03-03T06:28:00Z">
              <w:r w:rsidR="00D7130C" w:rsidRPr="00154FED">
                <w:t>.</w:t>
              </w:r>
            </w:ins>
          </w:p>
        </w:tc>
        <w:tc>
          <w:tcPr>
            <w:tcW w:w="1638" w:type="dxa"/>
            <w:vAlign w:val="center"/>
          </w:tcPr>
          <w:p w14:paraId="54BB3A09" w14:textId="3A72C1B8" w:rsidR="003E2BF6" w:rsidRPr="00154FED" w:rsidRDefault="000B54BF" w:rsidP="008F5698">
            <w:pPr>
              <w:pStyle w:val="-8"/>
              <w:spacing w:line="360" w:lineRule="auto"/>
              <w:jc w:val="center"/>
            </w:pPr>
            <w:r w:rsidRPr="00154FED">
              <w:fldChar w:fldCharType="begin"/>
            </w:r>
            <w:r w:rsidRPr="00154FED">
              <w:instrText xml:space="preserve"> MACROBUTTON MTPlaceRef \* MERGEFORMAT </w:instrText>
            </w:r>
            <w:r w:rsidRPr="00154FED">
              <w:fldChar w:fldCharType="begin"/>
            </w:r>
            <w:r w:rsidRPr="00154FED">
              <w:instrText xml:space="preserve"> SEQ MTEqn \h \* MERGEFORMAT </w:instrText>
            </w:r>
            <w:r w:rsidRPr="00154FED">
              <w:fldChar w:fldCharType="end"/>
            </w:r>
            <w:r w:rsidRPr="00154FED">
              <w:instrText>(</w:instrText>
            </w:r>
            <w:fldSimple w:instr=" SEQ MTEqn \c \* Arabic \* MERGEFORMAT ">
              <w:r w:rsidR="00DA33BC" w:rsidRPr="00154FED">
                <w:instrText>2</w:instrText>
              </w:r>
            </w:fldSimple>
            <w:r w:rsidRPr="00154FED">
              <w:instrText>)</w:instrText>
            </w:r>
            <w:r w:rsidRPr="00154FED">
              <w:fldChar w:fldCharType="end"/>
            </w:r>
            <w:del w:id="578" w:author="." w:date="2025-03-03T14:28:00Z" w16du:dateUtc="2025-03-03T06:28:00Z">
              <w:r w:rsidR="003E2BF6" w:rsidRPr="00154FED" w:rsidDel="00D7130C">
                <w:delText>.</w:delText>
              </w:r>
            </w:del>
          </w:p>
        </w:tc>
      </w:tr>
    </w:tbl>
    <w:p w14:paraId="0EC90670" w14:textId="0AA96845" w:rsidR="00EB775C" w:rsidRPr="00154FED" w:rsidRDefault="00464DBF" w:rsidP="008F5698">
      <w:pPr>
        <w:pStyle w:val="-2"/>
        <w:spacing w:line="360" w:lineRule="auto"/>
      </w:pPr>
      <w:r w:rsidRPr="00154FED">
        <w:t>Review manipulation</w:t>
      </w:r>
    </w:p>
    <w:p w14:paraId="69AC3FBC" w14:textId="7EAFC662" w:rsidR="00F04F32" w:rsidRPr="00154FED" w:rsidRDefault="009215FC" w:rsidP="008F5698">
      <w:pPr>
        <w:pStyle w:val="-8"/>
        <w:spacing w:line="360" w:lineRule="auto"/>
      </w:pPr>
      <w:r w:rsidRPr="00154FED">
        <w:rPr>
          <w:rStyle w:val="text-dst"/>
        </w:rPr>
        <w:lastRenderedPageBreak/>
        <w:t xml:space="preserve">Firms can manipulate reviews to change </w:t>
      </w:r>
      <w:r w:rsidR="00B37D35" w:rsidRPr="00154FED">
        <w:rPr>
          <w:rStyle w:val="text-dst"/>
        </w:rPr>
        <w:t>consumer perception</w:t>
      </w:r>
      <w:r w:rsidR="000F4079" w:rsidRPr="00154FED">
        <w:rPr>
          <w:rStyle w:val="text-dst"/>
        </w:rPr>
        <w:t xml:space="preserve">s, ultimately boosting their </w:t>
      </w:r>
      <w:r w:rsidRPr="00154FED">
        <w:rPr>
          <w:rStyle w:val="text-dst"/>
        </w:rPr>
        <w:t>profits</w:t>
      </w:r>
      <w:r w:rsidR="000F4079" w:rsidRPr="00154FED">
        <w:rPr>
          <w:rStyle w:val="text-dst"/>
        </w:rPr>
        <w:t>.</w:t>
      </w:r>
      <w:r w:rsidR="00302702" w:rsidRPr="00154FED">
        <w:rPr>
          <w:rStyle w:val="text-dst"/>
        </w:rPr>
        <w:t xml:space="preserve"> </w:t>
      </w:r>
      <w:r w:rsidR="00490784" w:rsidRPr="00154FED">
        <w:rPr>
          <w:rStyle w:val="text-dst"/>
        </w:rPr>
        <w:t>T</w:t>
      </w:r>
      <w:r w:rsidR="00A82FBE" w:rsidRPr="00154FED">
        <w:rPr>
          <w:rStyle w:val="text-dst"/>
          <w:rFonts w:hint="eastAsia"/>
        </w:rPr>
        <w:t xml:space="preserve">his paper </w:t>
      </w:r>
      <w:r w:rsidR="00DD2C8D" w:rsidRPr="00154FED">
        <w:rPr>
          <w:rStyle w:val="text-dst"/>
        </w:rPr>
        <w:t xml:space="preserve">considers only the positive reviews </w:t>
      </w:r>
      <w:ins w:id="579" w:author="." w:date="2025-03-03T14:28:00Z" w16du:dateUtc="2025-03-03T06:28:00Z">
        <w:r w:rsidR="00D7130C" w:rsidRPr="00154FED">
          <w:rPr>
            <w:rStyle w:val="text-dst"/>
          </w:rPr>
          <w:t xml:space="preserve">a </w:t>
        </w:r>
      </w:ins>
      <w:del w:id="580" w:author="." w:date="2025-03-03T14:28:00Z" w16du:dateUtc="2025-03-03T06:28:00Z">
        <w:r w:rsidR="00DD2C8D" w:rsidRPr="00154FED" w:rsidDel="00D7130C">
          <w:rPr>
            <w:rStyle w:val="text-dst"/>
          </w:rPr>
          <w:delText xml:space="preserve">that </w:delText>
        </w:r>
      </w:del>
      <w:ins w:id="581" w:author="." w:date="2025-03-03T14:28:00Z" w16du:dateUtc="2025-03-03T06:28:00Z">
        <w:r w:rsidR="00D7130C" w:rsidRPr="00154FED">
          <w:rPr>
            <w:rStyle w:val="text-dst"/>
          </w:rPr>
          <w:t xml:space="preserve">firm </w:t>
        </w:r>
      </w:ins>
      <w:del w:id="582" w:author="." w:date="2025-03-03T14:28:00Z" w16du:dateUtc="2025-03-03T06:28:00Z">
        <w:r w:rsidR="00DD2C8D" w:rsidRPr="00154FED" w:rsidDel="00D7130C">
          <w:rPr>
            <w:rStyle w:val="text-dst"/>
          </w:rPr>
          <w:delText xml:space="preserve">a firm </w:delText>
        </w:r>
      </w:del>
      <w:r w:rsidR="00DD2C8D" w:rsidRPr="00154FED">
        <w:rPr>
          <w:rStyle w:val="text-dst"/>
        </w:rPr>
        <w:t xml:space="preserve">posts about itself and does not </w:t>
      </w:r>
      <w:del w:id="583" w:author="." w:date="2025-03-03T14:29:00Z" w16du:dateUtc="2025-03-03T06:29:00Z">
        <w:r w:rsidR="00DD2C8D" w:rsidRPr="00154FED" w:rsidDel="00D7130C">
          <w:rPr>
            <w:rStyle w:val="text-dst"/>
          </w:rPr>
          <w:delText>take into account</w:delText>
        </w:r>
      </w:del>
      <w:ins w:id="584" w:author="." w:date="2025-03-03T14:29:00Z" w16du:dateUtc="2025-03-03T06:29:00Z">
        <w:r w:rsidR="00D7130C" w:rsidRPr="00154FED">
          <w:rPr>
            <w:rStyle w:val="text-dst"/>
          </w:rPr>
          <w:t>include</w:t>
        </w:r>
      </w:ins>
      <w:r w:rsidR="00DD2C8D" w:rsidRPr="00154FED">
        <w:rPr>
          <w:rStyle w:val="text-dst"/>
        </w:rPr>
        <w:t xml:space="preserve"> malicious negative reviews</w:t>
      </w:r>
      <w:del w:id="585" w:author="." w:date="2025-03-04T19:47:00Z" w16du:dateUtc="2025-03-04T11:47:00Z">
        <w:r w:rsidR="00DD2C8D" w:rsidRPr="00154FED" w:rsidDel="00E174D4">
          <w:rPr>
            <w:rStyle w:val="text-dst"/>
          </w:rPr>
          <w:delText xml:space="preserve"> </w:delText>
        </w:r>
      </w:del>
      <w:del w:id="586" w:author="." w:date="2025-03-03T14:29:00Z" w16du:dateUtc="2025-03-03T06:29:00Z">
        <w:r w:rsidR="00945AD5" w:rsidRPr="00154FED" w:rsidDel="00D7130C">
          <w:rPr>
            <w:rStyle w:val="text-dst"/>
          </w:rPr>
          <w:delText xml:space="preserve">promulgated </w:delText>
        </w:r>
        <w:r w:rsidR="00DD40FD" w:rsidRPr="00154FED" w:rsidDel="00D7130C">
          <w:rPr>
            <w:rStyle w:val="text-dst"/>
          </w:rPr>
          <w:delText>by</w:delText>
        </w:r>
        <w:r w:rsidR="00DD2C8D" w:rsidRPr="00154FED" w:rsidDel="00D7130C">
          <w:rPr>
            <w:rStyle w:val="text-dst"/>
          </w:rPr>
          <w:delText xml:space="preserve"> </w:delText>
        </w:r>
      </w:del>
      <w:ins w:id="587" w:author="." w:date="2025-03-03T14:29:00Z" w16du:dateUtc="2025-03-03T06:29:00Z">
        <w:r w:rsidR="00D7130C" w:rsidRPr="00154FED">
          <w:rPr>
            <w:rStyle w:val="text-dst"/>
          </w:rPr>
          <w:t xml:space="preserve"> from </w:t>
        </w:r>
      </w:ins>
      <w:r w:rsidR="00DD2C8D" w:rsidRPr="00154FED">
        <w:rPr>
          <w:rStyle w:val="text-dst"/>
        </w:rPr>
        <w:t xml:space="preserve">its competitors. </w:t>
      </w:r>
      <w:ins w:id="588" w:author="." w:date="2025-03-03T14:29:00Z" w16du:dateUtc="2025-03-03T06:29:00Z">
        <w:r w:rsidR="00D7130C" w:rsidRPr="00154FED">
          <w:rPr>
            <w:rStyle w:val="text-dst"/>
          </w:rPr>
          <w:t xml:space="preserve">Furthermore, </w:t>
        </w:r>
      </w:ins>
      <w:r w:rsidR="002022BD" w:rsidRPr="00154FED">
        <w:rPr>
          <w:position w:val="-12"/>
        </w:rPr>
        <w:object w:dxaOrig="260" w:dyaOrig="380" w14:anchorId="4152CB1D">
          <v:shape id="_x0000_i1036" type="#_x0000_t75" style="width:12pt;height:18pt" o:ole="">
            <v:imagedata r:id="rId34" o:title=""/>
          </v:shape>
          <o:OLEObject Type="Embed" ProgID="Equation.DSMT4" ShapeID="_x0000_i1036" DrawAspect="Content" ObjectID="_1802632671" r:id="rId35"/>
        </w:object>
      </w:r>
      <w:r w:rsidR="000A5B7D" w:rsidRPr="00154FED">
        <w:t xml:space="preserve"> </w:t>
      </w:r>
      <w:r w:rsidR="007D55DC" w:rsidRPr="00154FED">
        <w:t xml:space="preserve">and </w:t>
      </w:r>
      <w:r w:rsidR="002022BD" w:rsidRPr="00154FED">
        <w:rPr>
          <w:position w:val="-12"/>
        </w:rPr>
        <w:object w:dxaOrig="260" w:dyaOrig="380" w14:anchorId="3F0BE593">
          <v:shape id="_x0000_i1037" type="#_x0000_t75" style="width:12pt;height:18pt" o:ole="">
            <v:imagedata r:id="rId36" o:title=""/>
          </v:shape>
          <o:OLEObject Type="Embed" ProgID="Equation.DSMT4" ShapeID="_x0000_i1037" DrawAspect="Content" ObjectID="_1802632672" r:id="rId37"/>
        </w:object>
      </w:r>
      <w:r w:rsidR="000A5B7D" w:rsidRPr="00154FED">
        <w:t xml:space="preserve"> </w:t>
      </w:r>
      <w:r w:rsidR="00F8615D" w:rsidRPr="00154FED">
        <w:t xml:space="preserve">are </w:t>
      </w:r>
      <w:r w:rsidR="000A5B7D" w:rsidRPr="00154FED">
        <w:t xml:space="preserve">the </w:t>
      </w:r>
      <w:r w:rsidR="00734125" w:rsidRPr="00154FED">
        <w:rPr>
          <w:rFonts w:hint="eastAsia"/>
        </w:rPr>
        <w:t>qua</w:t>
      </w:r>
      <w:r w:rsidR="00734125" w:rsidRPr="00154FED">
        <w:t>lity improvement</w:t>
      </w:r>
      <w:r w:rsidR="00DD40FD" w:rsidRPr="00154FED">
        <w:t>s</w:t>
      </w:r>
      <w:r w:rsidR="00734125" w:rsidRPr="00154FED">
        <w:t xml:space="preserve"> attained by firm A</w:t>
      </w:r>
      <w:r w:rsidR="00734125" w:rsidRPr="00154FED">
        <w:rPr>
          <w:rFonts w:ascii="Georgia" w:hAnsi="Georgia"/>
          <w:color w:val="2E2E2E"/>
        </w:rPr>
        <w:t xml:space="preserve"> </w:t>
      </w:r>
      <w:r w:rsidR="00734125" w:rsidRPr="00154FED">
        <w:rPr>
          <w:rFonts w:cs="Times New Roman"/>
          <w:color w:val="2E2E2E"/>
        </w:rPr>
        <w:t>and firm B th</w:t>
      </w:r>
      <w:r w:rsidR="00DD40FD" w:rsidRPr="00154FED">
        <w:rPr>
          <w:rFonts w:cs="Times New Roman" w:hint="eastAsia"/>
          <w:color w:val="2E2E2E"/>
        </w:rPr>
        <w:t>r</w:t>
      </w:r>
      <w:r w:rsidR="00734125" w:rsidRPr="00154FED">
        <w:rPr>
          <w:rFonts w:cs="Times New Roman"/>
          <w:color w:val="2E2E2E"/>
        </w:rPr>
        <w:t>ough</w:t>
      </w:r>
      <w:r w:rsidR="00DD2C8D" w:rsidRPr="00154FED">
        <w:rPr>
          <w:rFonts w:cs="Times New Roman"/>
          <w:color w:val="2E2E2E"/>
        </w:rPr>
        <w:t xml:space="preserve"> their</w:t>
      </w:r>
      <w:r w:rsidR="00DD2C8D" w:rsidRPr="00154FED">
        <w:rPr>
          <w:rFonts w:ascii="Georgia" w:hAnsi="Georgia"/>
          <w:color w:val="2E2E2E"/>
        </w:rPr>
        <w:t xml:space="preserve"> </w:t>
      </w:r>
      <w:r w:rsidR="00DA0EA9" w:rsidRPr="00154FED">
        <w:t>review manipulation</w:t>
      </w:r>
      <w:ins w:id="589" w:author="." w:date="2025-03-03T14:29:00Z" w16du:dateUtc="2025-03-03T06:29:00Z">
        <w:r w:rsidR="00D7130C" w:rsidRPr="00154FED">
          <w:t>s</w:t>
        </w:r>
      </w:ins>
      <w:r w:rsidR="00DA0EA9" w:rsidRPr="00154FED">
        <w:t xml:space="preserve">, </w:t>
      </w:r>
      <w:del w:id="590" w:author="." w:date="2025-03-03T14:29:00Z" w16du:dateUtc="2025-03-03T06:29:00Z">
        <w:r w:rsidR="00DA0EA9" w:rsidRPr="00154FED" w:rsidDel="00D7130C">
          <w:delText>respectively</w:delText>
        </w:r>
      </w:del>
      <w:ins w:id="591" w:author="." w:date="2025-03-03T14:29:00Z" w16du:dateUtc="2025-03-03T06:29:00Z">
        <w:r w:rsidR="00D7130C" w:rsidRPr="00154FED">
          <w:t>respectively</w:t>
        </w:r>
      </w:ins>
      <w:r w:rsidR="00DA0EA9" w:rsidRPr="00154FED">
        <w:t>.</w:t>
      </w:r>
      <w:r w:rsidR="00734125" w:rsidRPr="00154FED">
        <w:t xml:space="preserve"> </w:t>
      </w:r>
      <w:r w:rsidR="000F4079" w:rsidRPr="00154FED">
        <w:t>Thus</w:t>
      </w:r>
      <w:r w:rsidR="000A5B7D" w:rsidRPr="00154FED">
        <w:t>, when</w:t>
      </w:r>
      <w:r w:rsidR="00D92706" w:rsidRPr="00154FED">
        <w:t xml:space="preserve"> the superior firm manipulates </w:t>
      </w:r>
      <w:r w:rsidR="000F4079" w:rsidRPr="00154FED">
        <w:t>alone</w:t>
      </w:r>
      <w:r w:rsidR="00D92706" w:rsidRPr="00154FED">
        <w:t xml:space="preserve">, the quality difference revealed by online reviews is </w:t>
      </w:r>
      <w:r w:rsidR="002022BD" w:rsidRPr="00154FED">
        <w:rPr>
          <w:position w:val="-12"/>
        </w:rPr>
        <w:object w:dxaOrig="720" w:dyaOrig="360" w14:anchorId="70195E0D">
          <v:shape id="_x0000_i1038" type="#_x0000_t75" style="width:36pt;height:18pt" o:ole="">
            <v:imagedata r:id="rId38" o:title=""/>
          </v:shape>
          <o:OLEObject Type="Embed" ProgID="Equation.DSMT4" ShapeID="_x0000_i1038" DrawAspect="Content" ObjectID="_1802632673" r:id="rId39"/>
        </w:object>
      </w:r>
      <w:r w:rsidR="00D92706" w:rsidRPr="00154FED">
        <w:t xml:space="preserve">; when the inferior firm manipulates </w:t>
      </w:r>
      <w:r w:rsidR="000F4079" w:rsidRPr="00154FED">
        <w:t>alone</w:t>
      </w:r>
      <w:r w:rsidR="00D92706" w:rsidRPr="00154FED">
        <w:t xml:space="preserve">, the quality difference revealed by online reviews is </w:t>
      </w:r>
      <w:r w:rsidR="002022BD" w:rsidRPr="00154FED">
        <w:rPr>
          <w:position w:val="-12"/>
        </w:rPr>
        <w:object w:dxaOrig="720" w:dyaOrig="360" w14:anchorId="1612B425">
          <v:shape id="_x0000_i1039" type="#_x0000_t75" style="width:36pt;height:18pt" o:ole="">
            <v:imagedata r:id="rId40" o:title=""/>
          </v:shape>
          <o:OLEObject Type="Embed" ProgID="Equation.DSMT4" ShapeID="_x0000_i1039" DrawAspect="Content" ObjectID="_1802632674" r:id="rId41"/>
        </w:object>
      </w:r>
      <w:r w:rsidR="00D92706" w:rsidRPr="00154FED">
        <w:t xml:space="preserve">; </w:t>
      </w:r>
      <w:ins w:id="592" w:author="." w:date="2025-03-03T14:29:00Z" w16du:dateUtc="2025-03-03T06:29:00Z">
        <w:r w:rsidR="00D7130C" w:rsidRPr="00154FED">
          <w:t xml:space="preserve">and </w:t>
        </w:r>
      </w:ins>
      <w:r w:rsidR="00D92706" w:rsidRPr="00154FED">
        <w:t>when both firms manipulate, the quality difference revealed by online reviews is</w:t>
      </w:r>
      <w:r w:rsidR="00CA04E3" w:rsidRPr="00154FED">
        <w:t xml:space="preserve"> </w:t>
      </w:r>
      <w:r w:rsidR="002022BD" w:rsidRPr="00154FED">
        <w:rPr>
          <w:position w:val="-12"/>
        </w:rPr>
        <w:object w:dxaOrig="1140" w:dyaOrig="380" w14:anchorId="1DF669F6">
          <v:shape id="_x0000_i1040" type="#_x0000_t75" style="width:60pt;height:18pt" o:ole="">
            <v:imagedata r:id="rId42" o:title=""/>
          </v:shape>
          <o:OLEObject Type="Embed" ProgID="Equation.DSMT4" ShapeID="_x0000_i1040" DrawAspect="Content" ObjectID="_1802632675" r:id="rId43"/>
        </w:object>
      </w:r>
      <w:r w:rsidR="00D92706" w:rsidRPr="00154FED">
        <w:t>.</w:t>
      </w:r>
      <w:r w:rsidR="00986506" w:rsidRPr="00154FED">
        <w:t xml:space="preserve"> </w:t>
      </w:r>
      <w:r w:rsidR="00FC2442" w:rsidRPr="00154FED">
        <w:t>I</w:t>
      </w:r>
      <w:r w:rsidR="004C6B4F" w:rsidRPr="00154FED">
        <w:t xml:space="preserve">n this paper, we assume that </w:t>
      </w:r>
      <w:r w:rsidR="00EF767B" w:rsidRPr="00154FED">
        <w:t>consumers</w:t>
      </w:r>
      <w:r w:rsidR="004C6B4F" w:rsidRPr="00154FED">
        <w:t xml:space="preserve"> fully trust online reviews and are unable to identify manipulated reviews. </w:t>
      </w:r>
      <w:r w:rsidR="00591418" w:rsidRPr="00154FED">
        <w:t xml:space="preserve">When a firm chooses to manipulate, its cost is </w:t>
      </w:r>
      <w:r w:rsidR="002022BD" w:rsidRPr="00154FED">
        <w:rPr>
          <w:position w:val="-12"/>
        </w:rPr>
        <w:object w:dxaOrig="460" w:dyaOrig="380" w14:anchorId="5A0F91BF">
          <v:shape id="_x0000_i1041" type="#_x0000_t75" style="width:24pt;height:18pt" o:ole="">
            <v:imagedata r:id="rId44" o:title=""/>
          </v:shape>
          <o:OLEObject Type="Embed" ProgID="Equation.DSMT4" ShapeID="_x0000_i1041" DrawAspect="Content" ObjectID="_1802632676" r:id="rId45"/>
        </w:object>
      </w:r>
      <w:r w:rsidR="00591418" w:rsidRPr="00154FED">
        <w:t xml:space="preserve"> (</w:t>
      </w:r>
      <w:r w:rsidR="00591418" w:rsidRPr="00154FED">
        <w:rPr>
          <w:i/>
        </w:rPr>
        <w:t>i</w:t>
      </w:r>
      <w:r w:rsidR="00591418" w:rsidRPr="00154FED">
        <w:t xml:space="preserve">=A or B), where </w:t>
      </w:r>
      <w:r w:rsidR="00591418" w:rsidRPr="00154FED">
        <w:rPr>
          <w:position w:val="-12"/>
        </w:rPr>
        <w:object w:dxaOrig="279" w:dyaOrig="360" w14:anchorId="746DC5B8">
          <v:shape id="_x0000_i1042" type="#_x0000_t75" style="width:12pt;height:18pt" o:ole="">
            <v:imagedata r:id="rId46" o:title=""/>
          </v:shape>
          <o:OLEObject Type="Embed" ProgID="Equation.DSMT4" ShapeID="_x0000_i1042" DrawAspect="Content" ObjectID="_1802632677" r:id="rId47"/>
        </w:object>
      </w:r>
      <w:r w:rsidR="00591418" w:rsidRPr="00154FED">
        <w:rPr>
          <w:rFonts w:hint="eastAsia"/>
        </w:rPr>
        <w:t xml:space="preserve"> </w:t>
      </w:r>
      <w:r w:rsidR="00591418" w:rsidRPr="00154FED">
        <w:t xml:space="preserve">is denoted as </w:t>
      </w:r>
      <w:r w:rsidR="00591418" w:rsidRPr="00154FED">
        <w:rPr>
          <w:rFonts w:hint="eastAsia"/>
        </w:rPr>
        <w:t xml:space="preserve">the </w:t>
      </w:r>
      <w:r w:rsidR="00591418" w:rsidRPr="00154FED">
        <w:t xml:space="preserve">cost coefficient of </w:t>
      </w:r>
      <w:r w:rsidR="00591418" w:rsidRPr="00154FED">
        <w:rPr>
          <w:rFonts w:hint="eastAsia"/>
        </w:rPr>
        <w:t>manipulation</w:t>
      </w:r>
      <w:r w:rsidR="00591418" w:rsidRPr="00154FED">
        <w:t xml:space="preserve">. </w:t>
      </w:r>
      <w:ins w:id="593" w:author="." w:date="2025-03-03T14:30:00Z" w16du:dateUtc="2025-03-03T06:30:00Z">
        <w:r w:rsidR="00D7130C" w:rsidRPr="00154FED">
          <w:t xml:space="preserve">We used this </w:t>
        </w:r>
      </w:ins>
      <w:del w:id="594" w:author="." w:date="2025-03-03T14:30:00Z" w16du:dateUtc="2025-03-03T06:30:00Z">
        <w:r w:rsidR="00591418" w:rsidRPr="00154FED" w:rsidDel="00D7130C">
          <w:delText xml:space="preserve">This </w:delText>
        </w:r>
      </w:del>
      <w:r w:rsidR="00591418" w:rsidRPr="00154FED">
        <w:t xml:space="preserve">designation </w:t>
      </w:r>
      <w:del w:id="595" w:author="." w:date="2025-03-03T14:30:00Z" w16du:dateUtc="2025-03-03T06:30:00Z">
        <w:r w:rsidR="00591418" w:rsidRPr="00154FED" w:rsidDel="00D7130C">
          <w:delText xml:space="preserve">is used </w:delText>
        </w:r>
      </w:del>
      <w:r w:rsidR="00591418" w:rsidRPr="00154FED">
        <w:t xml:space="preserve">because the cost of review manipulation is a convex function of its effort </w:t>
      </w:r>
      <w:r w:rsidR="00591418" w:rsidRPr="00154FED">
        <w:fldChar w:fldCharType="begin"/>
      </w:r>
      <w:r w:rsidR="001D600F" w:rsidRPr="00154FED">
        <w:instrText xml:space="preserve"> ADDIN ZOTERO_ITEM CSL_CITATION {"citationID":"GvZwkoke","properties":{"formattedCitation":"[2]","plainCitation":"[2]","noteIndex":0},"citationItems":[{"id":41,"uris":["http://zotero.org/users/local/NlrNCHla/items/7A9STB9N"],"itemData":{"id":41,"type":"article-journal","abstract":"Firms' incentives to manufacture biased user reviews impede review usefulness. We examine the differences in reviews for a given hotel between two sites: Expedia.com (only a customer can post a review) and TripAdvisor.com (anyone can post). We argue that the net gains from promotional reviewing are highest for independent hotels with single-unit owners and lowest for branded chain hotels with multiunit owners. We demonstrate that the hotel neighbors of hotels with a high incentive to fake have more negative reviews on TripAdvisor relative to Expedia; hotels with a high incentive to fake have more positive reviews on TripAdvisor relative to Expedia. (JEL L15, L83, M31)","container-title":"American Economic Review","DOI":"10.1257/aer.104.8.2421","ISSN":"0002-8282","issue":"8","journalAbbreviation":"American Economic Review","language":"en","page":"2421-2455","source":"DOI.org (Crossref)","title":"Promotional Reviews: An Empirical Investigation of Online Review Manipulation","title-short":"Promotional Reviews","volume":"104","author":[{"family":"Mayzlin","given":"Dina"},{"family":"Dover","given":"Yaniv"},{"family":"Chevalier","given":"Judith"}],"issued":{"date-parts":[["2014",8,1]]}}}],"schema":"https://github.com/citation-style-language/schema/raw/master/csl-citation.json"} </w:instrText>
      </w:r>
      <w:r w:rsidR="00591418" w:rsidRPr="00154FED">
        <w:fldChar w:fldCharType="separate"/>
      </w:r>
      <w:r w:rsidR="001D600F" w:rsidRPr="00154FED">
        <w:rPr>
          <w:rFonts w:cs="Times New Roman"/>
        </w:rPr>
        <w:t>[2]</w:t>
      </w:r>
      <w:r w:rsidR="00591418" w:rsidRPr="00154FED">
        <w:fldChar w:fldCharType="end"/>
      </w:r>
      <w:r w:rsidR="00591418" w:rsidRPr="00154FED">
        <w:rPr>
          <w:rStyle w:val="text-dst"/>
        </w:rPr>
        <w:t>.</w:t>
      </w:r>
      <w:r w:rsidR="00DD2C8D" w:rsidRPr="00154FED">
        <w:rPr>
          <w:rFonts w:hint="eastAsia"/>
        </w:rPr>
        <w:t xml:space="preserve"> </w:t>
      </w:r>
      <w:r w:rsidR="00F04F32" w:rsidRPr="00154FED">
        <w:t>Therefore, the net utility difference between</w:t>
      </w:r>
      <w:r w:rsidR="00F04F32" w:rsidRPr="00154FED">
        <w:rPr>
          <w:rFonts w:hint="eastAsia"/>
        </w:rPr>
        <w:t xml:space="preserve"> </w:t>
      </w:r>
      <w:r w:rsidR="00F04F32" w:rsidRPr="00154FED">
        <w:t>product A and product B is</w:t>
      </w:r>
      <w:r w:rsidR="000B54BF" w:rsidRPr="00154FED">
        <w:t xml:space="preserve"> shown in Eq. (3). In this formula, </w:t>
      </w:r>
      <w:r w:rsidR="000B54BF" w:rsidRPr="00154FED">
        <w:rPr>
          <w:position w:val="-14"/>
        </w:rPr>
        <w:object w:dxaOrig="360" w:dyaOrig="380" w14:anchorId="20ED8DF7">
          <v:shape id="_x0000_i1043" type="#_x0000_t75" style="width:18pt;height:18pt" o:ole="">
            <v:imagedata r:id="rId48" o:title=""/>
          </v:shape>
          <o:OLEObject Type="Embed" ProgID="Equation.DSMT4" ShapeID="_x0000_i1043" DrawAspect="Content" ObjectID="_1802632678" r:id="rId49"/>
        </w:object>
      </w:r>
      <w:r w:rsidR="000B54BF" w:rsidRPr="00154FED">
        <w:t>=0 or 1 correspond</w:t>
      </w:r>
      <w:r w:rsidR="001916DC" w:rsidRPr="00154FED">
        <w:t>s</w:t>
      </w:r>
      <w:r w:rsidR="000B54BF" w:rsidRPr="00154FED">
        <w:t xml:space="preserve"> to different</w:t>
      </w:r>
      <w:r w:rsidR="000B54BF" w:rsidRPr="00154FED">
        <w:rPr>
          <w:rFonts w:hint="eastAsia"/>
        </w:rPr>
        <w:t xml:space="preserve"> </w:t>
      </w:r>
      <w:r w:rsidR="000B54BF" w:rsidRPr="00154FED">
        <w:t>scenarios</w:t>
      </w:r>
      <w:ins w:id="596" w:author="." w:date="2025-03-03T14:30:00Z" w16du:dateUtc="2025-03-03T06:30:00Z">
        <w:r w:rsidR="00D7130C" w:rsidRPr="00154FED">
          <w:t>:</w:t>
        </w:r>
      </w:ins>
      <w:del w:id="597" w:author="." w:date="2025-03-03T14:30:00Z" w16du:dateUtc="2025-03-03T06:30:00Z">
        <w:r w:rsidR="000B54BF" w:rsidRPr="00154FED" w:rsidDel="00D7130C">
          <w:delText>.</w:delText>
        </w:r>
      </w:del>
      <w:r w:rsidR="000B54BF" w:rsidRPr="00154FED">
        <w:t xml:space="preserve"> </w:t>
      </w:r>
    </w:p>
    <w:tbl>
      <w:tblPr>
        <w:tblStyle w:val="TableGrid"/>
        <w:tblW w:w="8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638"/>
      </w:tblGrid>
      <w:tr w:rsidR="003E2BF6" w:rsidRPr="00154FED" w14:paraId="26F2389D" w14:textId="77777777" w:rsidTr="00FC2442">
        <w:tc>
          <w:tcPr>
            <w:tcW w:w="6804" w:type="dxa"/>
            <w:vAlign w:val="center"/>
          </w:tcPr>
          <w:p w14:paraId="3E7C1DF4" w14:textId="4A2B4DA5" w:rsidR="003E2BF6" w:rsidRPr="00154FED" w:rsidRDefault="00943CCA" w:rsidP="008F5698">
            <w:pPr>
              <w:pStyle w:val="-8"/>
              <w:spacing w:line="360" w:lineRule="auto"/>
              <w:jc w:val="center"/>
            </w:pPr>
            <w:r w:rsidRPr="00154FED">
              <w:object w:dxaOrig="4819" w:dyaOrig="400" w14:anchorId="7A6206AC">
                <v:shape id="_x0000_i1044" type="#_x0000_t75" style="width:240pt;height:24pt" o:ole="">
                  <v:imagedata r:id="rId50" o:title=""/>
                </v:shape>
                <o:OLEObject Type="Embed" ProgID="Equation.DSMT4" ShapeID="_x0000_i1044" DrawAspect="Content" ObjectID="_1802632679" r:id="rId51"/>
              </w:object>
            </w:r>
            <w:ins w:id="598" w:author="." w:date="2025-03-03T14:30:00Z" w16du:dateUtc="2025-03-03T06:30:00Z">
              <w:r w:rsidR="00D7130C" w:rsidRPr="00154FED">
                <w:t>.</w:t>
              </w:r>
            </w:ins>
          </w:p>
        </w:tc>
        <w:tc>
          <w:tcPr>
            <w:tcW w:w="1638" w:type="dxa"/>
            <w:vAlign w:val="center"/>
          </w:tcPr>
          <w:p w14:paraId="3A95FC06" w14:textId="677DBC48" w:rsidR="003E2BF6" w:rsidRPr="00154FED" w:rsidRDefault="000B54BF" w:rsidP="008F5698">
            <w:pPr>
              <w:pStyle w:val="-8"/>
              <w:spacing w:line="360" w:lineRule="auto"/>
              <w:jc w:val="center"/>
            </w:pPr>
            <w:r w:rsidRPr="00154FED">
              <w:fldChar w:fldCharType="begin"/>
            </w:r>
            <w:r w:rsidRPr="00154FED">
              <w:instrText xml:space="preserve"> MACROBUTTON MTPlaceRef \* MERGEFORMAT </w:instrText>
            </w:r>
            <w:r w:rsidRPr="00154FED">
              <w:fldChar w:fldCharType="begin"/>
            </w:r>
            <w:r w:rsidRPr="00154FED">
              <w:instrText xml:space="preserve"> SEQ MTEqn \h \* MERGEFORMAT </w:instrText>
            </w:r>
            <w:r w:rsidRPr="00154FED">
              <w:fldChar w:fldCharType="end"/>
            </w:r>
            <w:r w:rsidRPr="00154FED">
              <w:instrText>(</w:instrText>
            </w:r>
            <w:fldSimple w:instr=" SEQ MTEqn \c \* Arabic \* MERGEFORMAT ">
              <w:r w:rsidR="00DA33BC" w:rsidRPr="00154FED">
                <w:instrText>3</w:instrText>
              </w:r>
            </w:fldSimple>
            <w:r w:rsidRPr="00154FED">
              <w:instrText>)</w:instrText>
            </w:r>
            <w:r w:rsidRPr="00154FED">
              <w:fldChar w:fldCharType="end"/>
            </w:r>
            <w:del w:id="599" w:author="." w:date="2025-03-03T14:30:00Z" w16du:dateUtc="2025-03-03T06:30:00Z">
              <w:r w:rsidR="003E2BF6" w:rsidRPr="00154FED" w:rsidDel="00D7130C">
                <w:delText>.</w:delText>
              </w:r>
            </w:del>
          </w:p>
        </w:tc>
      </w:tr>
    </w:tbl>
    <w:p w14:paraId="16509C13" w14:textId="6B7C2F8A" w:rsidR="00464DBF" w:rsidRPr="00154FED" w:rsidRDefault="00464DBF" w:rsidP="008F5698">
      <w:pPr>
        <w:pStyle w:val="-2"/>
        <w:spacing w:line="360" w:lineRule="auto"/>
      </w:pPr>
      <w:r w:rsidRPr="00154FED">
        <w:t>Platform governance</w:t>
      </w:r>
    </w:p>
    <w:p w14:paraId="15277D9A" w14:textId="64BD2292" w:rsidR="00943CCA" w:rsidRPr="00154FED" w:rsidDel="00EE51E3" w:rsidRDefault="00F04F32" w:rsidP="008F5698">
      <w:pPr>
        <w:pStyle w:val="-8"/>
        <w:spacing w:line="360" w:lineRule="auto"/>
        <w:rPr>
          <w:del w:id="600" w:author="." w:date="2025-03-03T14:49:00Z" w16du:dateUtc="2025-03-03T06:49:00Z"/>
        </w:rPr>
      </w:pPr>
      <w:r w:rsidRPr="00154FED">
        <w:rPr>
          <w:rStyle w:val="text-dst"/>
          <w:rFonts w:hint="eastAsia"/>
        </w:rPr>
        <w:t xml:space="preserve">As the third </w:t>
      </w:r>
      <w:r w:rsidR="007C12FE" w:rsidRPr="00154FED">
        <w:rPr>
          <w:rStyle w:val="text-dst"/>
        </w:rPr>
        <w:t>player</w:t>
      </w:r>
      <w:r w:rsidRPr="00154FED">
        <w:rPr>
          <w:rStyle w:val="text-dst"/>
          <w:rFonts w:hint="eastAsia"/>
        </w:rPr>
        <w:t xml:space="preserve"> of the game</w:t>
      </w:r>
      <w:r w:rsidR="00B37D35" w:rsidRPr="00154FED">
        <w:rPr>
          <w:rStyle w:val="text-dst"/>
        </w:rPr>
        <w:t xml:space="preserve"> model</w:t>
      </w:r>
      <w:r w:rsidRPr="00154FED">
        <w:rPr>
          <w:rStyle w:val="text-dst"/>
          <w:rFonts w:hint="eastAsia"/>
        </w:rPr>
        <w:t>, the platform can</w:t>
      </w:r>
      <w:r w:rsidR="00B37D35" w:rsidRPr="00154FED">
        <w:rPr>
          <w:rStyle w:val="text-dst"/>
        </w:rPr>
        <w:t xml:space="preserve"> play a governing role </w:t>
      </w:r>
      <w:r w:rsidR="000F4079" w:rsidRPr="00154FED">
        <w:rPr>
          <w:rStyle w:val="text-dst"/>
        </w:rPr>
        <w:t>in</w:t>
      </w:r>
      <w:r w:rsidR="00B37D35" w:rsidRPr="00154FED">
        <w:rPr>
          <w:rStyle w:val="text-dst"/>
        </w:rPr>
        <w:t xml:space="preserve"> combat</w:t>
      </w:r>
      <w:r w:rsidR="000F4079" w:rsidRPr="00154FED">
        <w:rPr>
          <w:rStyle w:val="text-dst"/>
        </w:rPr>
        <w:t>ing</w:t>
      </w:r>
      <w:r w:rsidR="00B37D35" w:rsidRPr="00154FED">
        <w:rPr>
          <w:rStyle w:val="text-dst"/>
        </w:rPr>
        <w:t xml:space="preserve"> review manipulation</w:t>
      </w:r>
      <w:r w:rsidRPr="00154FED">
        <w:rPr>
          <w:rStyle w:val="text-dst"/>
          <w:rFonts w:hint="eastAsia"/>
        </w:rPr>
        <w:t>.</w:t>
      </w:r>
      <w:r w:rsidR="00995334" w:rsidRPr="00154FED">
        <w:rPr>
          <w:rStyle w:val="text-dst"/>
        </w:rPr>
        <w:t xml:space="preserve"> </w:t>
      </w:r>
      <w:r w:rsidR="00943CCA" w:rsidRPr="00154FED">
        <w:rPr>
          <w:rStyle w:val="text-dst"/>
        </w:rPr>
        <w:t xml:space="preserve">In this paper, we use </w:t>
      </w:r>
      <w:r w:rsidR="002022BD" w:rsidRPr="00154FED">
        <w:rPr>
          <w:position w:val="-6"/>
        </w:rPr>
        <w:object w:dxaOrig="200" w:dyaOrig="220" w14:anchorId="7D1CD433">
          <v:shape id="_x0000_i1045" type="#_x0000_t75" style="width:12pt;height:12pt" o:ole="">
            <v:imagedata r:id="rId52" o:title=""/>
          </v:shape>
          <o:OLEObject Type="Embed" ProgID="Equation.DSMT4" ShapeID="_x0000_i1045" DrawAspect="Content" ObjectID="_1802632680" r:id="rId53"/>
        </w:object>
      </w:r>
      <w:r w:rsidR="00943CCA" w:rsidRPr="00154FED">
        <w:t xml:space="preserve"> to </w:t>
      </w:r>
      <w:r w:rsidR="00DA51DF" w:rsidRPr="00154FED">
        <w:t>d</w:t>
      </w:r>
      <w:r w:rsidR="00943CCA" w:rsidRPr="00154FED">
        <w:t xml:space="preserve">enote the </w:t>
      </w:r>
      <w:del w:id="601" w:author="." w:date="2025-03-03T14:30:00Z" w16du:dateUtc="2025-03-03T06:30:00Z">
        <w:r w:rsidR="00943CCA" w:rsidRPr="00154FED" w:rsidDel="00D7130C">
          <w:delText xml:space="preserve">governance intensity of the </w:delText>
        </w:r>
      </w:del>
      <w:r w:rsidR="00943CCA" w:rsidRPr="00154FED">
        <w:t>platform</w:t>
      </w:r>
      <w:ins w:id="602" w:author="." w:date="2025-03-03T14:30:00Z" w16du:dateUtc="2025-03-03T06:30:00Z">
        <w:r w:rsidR="00D7130C" w:rsidRPr="00154FED">
          <w:t>’s governance intensity</w:t>
        </w:r>
      </w:ins>
      <w:r w:rsidR="00943CCA" w:rsidRPr="00154FED">
        <w:t xml:space="preserve">. Although we previously assumed that the total market size remains constant, varying levels of governance </w:t>
      </w:r>
      <w:del w:id="603" w:author="." w:date="2025-03-03T14:30:00Z" w16du:dateUtc="2025-03-03T06:30:00Z">
        <w:r w:rsidR="00943CCA" w:rsidRPr="00154FED" w:rsidDel="00C16709">
          <w:delText xml:space="preserve">will </w:delText>
        </w:r>
      </w:del>
      <w:ins w:id="604" w:author="." w:date="2025-03-03T14:30:00Z" w16du:dateUtc="2025-03-03T06:30:00Z">
        <w:r w:rsidR="00C16709" w:rsidRPr="00154FED">
          <w:t xml:space="preserve">have a </w:t>
        </w:r>
      </w:ins>
      <w:del w:id="605" w:author="." w:date="2025-03-03T14:30:00Z" w16du:dateUtc="2025-03-03T06:30:00Z">
        <w:r w:rsidR="00943CCA" w:rsidRPr="00154FED" w:rsidDel="00C16709">
          <w:delText xml:space="preserve">directly </w:delText>
        </w:r>
      </w:del>
      <w:ins w:id="606" w:author="." w:date="2025-03-03T14:30:00Z" w16du:dateUtc="2025-03-03T06:30:00Z">
        <w:r w:rsidR="00C16709" w:rsidRPr="00154FED">
          <w:t xml:space="preserve">direct </w:t>
        </w:r>
      </w:ins>
      <w:r w:rsidR="00943CCA" w:rsidRPr="00154FED">
        <w:t xml:space="preserve">impact </w:t>
      </w:r>
      <w:ins w:id="607" w:author="." w:date="2025-03-03T14:30:00Z" w16du:dateUtc="2025-03-03T06:30:00Z">
        <w:r w:rsidR="00C16709" w:rsidRPr="00154FED">
          <w:t xml:space="preserve">on </w:t>
        </w:r>
      </w:ins>
      <w:r w:rsidR="00943CCA" w:rsidRPr="00154FED">
        <w:t xml:space="preserve">user experience and trust </w:t>
      </w:r>
      <w:del w:id="608" w:author="." w:date="2025-03-04T19:48:00Z" w16du:dateUtc="2025-03-04T11:48:00Z">
        <w:r w:rsidR="00943CCA" w:rsidRPr="00154FED" w:rsidDel="00F21FD7">
          <w:delText>o</w:delText>
        </w:r>
      </w:del>
      <w:ins w:id="609" w:author="." w:date="2025-03-04T19:48:00Z" w16du:dateUtc="2025-03-04T11:48:00Z">
        <w:r w:rsidR="00F21FD7">
          <w:t>i</w:t>
        </w:r>
      </w:ins>
      <w:r w:rsidR="00943CCA" w:rsidRPr="00154FED">
        <w:t>n the platform, which</w:t>
      </w:r>
      <w:ins w:id="610" w:author="." w:date="2025-03-03T14:31:00Z" w16du:dateUtc="2025-03-03T06:31:00Z">
        <w:r w:rsidR="00C16709" w:rsidRPr="00154FED">
          <w:t xml:space="preserve">, </w:t>
        </w:r>
      </w:ins>
      <w:del w:id="611" w:author="." w:date="2025-03-03T14:31:00Z" w16du:dateUtc="2025-03-03T06:31:00Z">
        <w:r w:rsidR="00943CCA" w:rsidRPr="00154FED" w:rsidDel="00C16709">
          <w:delText xml:space="preserve"> </w:delText>
        </w:r>
      </w:del>
      <w:r w:rsidR="00943CCA" w:rsidRPr="00154FED">
        <w:t>in turn</w:t>
      </w:r>
      <w:ins w:id="612" w:author="." w:date="2025-03-03T14:31:00Z" w16du:dateUtc="2025-03-03T06:31:00Z">
        <w:r w:rsidR="00C16709" w:rsidRPr="00154FED">
          <w:t>,</w:t>
        </w:r>
      </w:ins>
      <w:del w:id="613" w:author="." w:date="2025-03-03T14:31:00Z" w16du:dateUtc="2025-03-03T06:31:00Z">
        <w:r w:rsidR="00943CCA" w:rsidRPr="00154FED" w:rsidDel="00C16709">
          <w:delText xml:space="preserve"> a</w:delText>
        </w:r>
      </w:del>
      <w:ins w:id="614" w:author="." w:date="2025-03-03T14:31:00Z" w16du:dateUtc="2025-03-03T06:31:00Z">
        <w:r w:rsidR="00C16709" w:rsidRPr="00154FED">
          <w:t xml:space="preserve"> a</w:t>
        </w:r>
      </w:ins>
      <w:r w:rsidR="00943CCA" w:rsidRPr="00154FED">
        <w:t xml:space="preserve">ffects </w:t>
      </w:r>
      <w:r w:rsidR="00EF767B" w:rsidRPr="00154FED">
        <w:t>consumer</w:t>
      </w:r>
      <w:r w:rsidR="00943CCA" w:rsidRPr="00154FED">
        <w:t xml:space="preserve"> retention or attrition. Consequently, by adopting appropriate regulatory strategies, the platform may face certain short-term implementation costs</w:t>
      </w:r>
      <w:ins w:id="615" w:author="." w:date="2025-03-03T14:31:00Z" w16du:dateUtc="2025-03-03T06:31:00Z">
        <w:r w:rsidR="00C16709" w:rsidRPr="00154FED">
          <w:t xml:space="preserve">. </w:t>
        </w:r>
        <w:commentRangeStart w:id="616"/>
        <w:r w:rsidR="00C16709" w:rsidRPr="00154FED">
          <w:t>However</w:t>
        </w:r>
        <w:commentRangeEnd w:id="616"/>
        <w:r w:rsidR="00C16709" w:rsidRPr="00154FED">
          <w:rPr>
            <w:rStyle w:val="CommentReference"/>
            <w:rFonts w:asciiTheme="minorHAnsi" w:eastAsiaTheme="minorEastAsia" w:hAnsiTheme="minorHAnsi"/>
          </w:rPr>
          <w:commentReference w:id="616"/>
        </w:r>
        <w:r w:rsidR="00C16709" w:rsidRPr="00154FED">
          <w:t xml:space="preserve">, </w:t>
        </w:r>
      </w:ins>
      <w:del w:id="617" w:author="." w:date="2025-03-03T14:31:00Z" w16du:dateUtc="2025-03-03T06:31:00Z">
        <w:r w:rsidR="00943CCA" w:rsidRPr="00154FED" w:rsidDel="00C16709">
          <w:delText xml:space="preserve">, but </w:delText>
        </w:r>
      </w:del>
      <w:r w:rsidR="00943CCA" w:rsidRPr="00154FED">
        <w:t xml:space="preserve">in the long run, it can enhance overall trust, thereby stabilizing or increasing the number of </w:t>
      </w:r>
      <w:r w:rsidR="00EF767B" w:rsidRPr="00154FED">
        <w:t>consumers</w:t>
      </w:r>
      <w:r w:rsidR="00943CCA" w:rsidRPr="00154FED">
        <w:t xml:space="preserve">. </w:t>
      </w:r>
      <w:commentRangeStart w:id="618"/>
      <w:r w:rsidR="00943CCA" w:rsidRPr="00154FED">
        <w:t>This</w:t>
      </w:r>
      <w:ins w:id="619" w:author="." w:date="2025-03-03T14:31:00Z" w16du:dateUtc="2025-03-03T06:31:00Z">
        <w:r w:rsidR="00C16709" w:rsidRPr="00154FED">
          <w:t xml:space="preserve"> scenario</w:t>
        </w:r>
        <w:commentRangeEnd w:id="618"/>
        <w:r w:rsidR="00671FF4" w:rsidRPr="00154FED">
          <w:rPr>
            <w:rStyle w:val="CommentReference"/>
            <w:rFonts w:asciiTheme="minorHAnsi" w:eastAsiaTheme="minorEastAsia" w:hAnsiTheme="minorHAnsi"/>
          </w:rPr>
          <w:commentReference w:id="618"/>
        </w:r>
        <w:r w:rsidR="00C16709" w:rsidRPr="00154FED">
          <w:t xml:space="preserve"> </w:t>
        </w:r>
      </w:ins>
      <w:del w:id="620" w:author="." w:date="2025-03-03T14:31:00Z" w16du:dateUtc="2025-03-03T06:31:00Z">
        <w:r w:rsidR="00943CCA" w:rsidRPr="00154FED" w:rsidDel="00C16709">
          <w:delText xml:space="preserve"> </w:delText>
        </w:r>
      </w:del>
      <w:r w:rsidR="00943CCA" w:rsidRPr="00154FED">
        <w:t xml:space="preserve">implies that the platform should balance short-term gains and long-term benefits in decision-making to determine the optimal governance intensity that </w:t>
      </w:r>
      <w:r w:rsidR="00DD278F" w:rsidRPr="00154FED">
        <w:t xml:space="preserve">increases </w:t>
      </w:r>
      <w:r w:rsidR="00943CCA" w:rsidRPr="00154FED">
        <w:t xml:space="preserve">long-term outcomes. In the long term, governance leads to an increase in the number of </w:t>
      </w:r>
      <w:r w:rsidR="00E05FDD" w:rsidRPr="00154FED">
        <w:t>consumers</w:t>
      </w:r>
      <w:r w:rsidR="00943CCA" w:rsidRPr="00154FED">
        <w:t xml:space="preserve">, with </w:t>
      </w:r>
      <w:r w:rsidR="00BC1955" w:rsidRPr="00154FED">
        <w:t>a</w:t>
      </w:r>
      <w:r w:rsidR="00943CCA" w:rsidRPr="00154FED">
        <w:t xml:space="preserve"> growing</w:t>
      </w:r>
      <w:r w:rsidR="00E05FDD" w:rsidRPr="00154FED">
        <w:t xml:space="preserve"> impact</w:t>
      </w:r>
      <w:r w:rsidR="00943CCA" w:rsidRPr="00154FED">
        <w:t xml:space="preserve"> over time. </w:t>
      </w:r>
      <w:ins w:id="621" w:author="." w:date="2025-03-03T14:47:00Z" w16du:dateUtc="2025-03-03T06:47:00Z">
        <w:r w:rsidR="00EE51E3" w:rsidRPr="00154FED">
          <w:t>In this work, w</w:t>
        </w:r>
      </w:ins>
      <w:del w:id="622" w:author="." w:date="2025-03-03T14:47:00Z" w16du:dateUtc="2025-03-03T06:47:00Z">
        <w:r w:rsidR="00943CCA" w:rsidRPr="00154FED" w:rsidDel="00EE51E3">
          <w:delText>W</w:delText>
        </w:r>
      </w:del>
      <w:r w:rsidR="00943CCA" w:rsidRPr="00154FED">
        <w:t xml:space="preserve">e denote the increase in </w:t>
      </w:r>
      <w:r w:rsidR="00E05FDD" w:rsidRPr="00154FED">
        <w:t>consumer</w:t>
      </w:r>
      <w:r w:rsidR="00943CCA" w:rsidRPr="00154FED">
        <w:t xml:space="preserve"> numbers as </w:t>
      </w:r>
      <w:r w:rsidR="00943CCA" w:rsidRPr="00154FED">
        <w:rPr>
          <w:position w:val="-6"/>
        </w:rPr>
        <w:object w:dxaOrig="380" w:dyaOrig="279" w14:anchorId="49F24DB2">
          <v:shape id="_x0000_i1046" type="#_x0000_t75" style="width:18pt;height:12pt" o:ole="">
            <v:imagedata r:id="rId54" o:title=""/>
          </v:shape>
          <o:OLEObject Type="Embed" ProgID="Equation.DSMT4" ShapeID="_x0000_i1046" DrawAspect="Content" ObjectID="_1802632681" r:id="rId55"/>
        </w:object>
      </w:r>
      <w:r w:rsidR="00943CCA" w:rsidRPr="00154FED">
        <w:t xml:space="preserve">, where </w:t>
      </w:r>
      <w:r w:rsidR="00943CCA" w:rsidRPr="00154FED">
        <w:rPr>
          <w:position w:val="-6"/>
        </w:rPr>
        <w:object w:dxaOrig="200" w:dyaOrig="279" w14:anchorId="04BF407E">
          <v:shape id="_x0000_i1047" type="#_x0000_t75" style="width:12pt;height:12pt" o:ole="">
            <v:imagedata r:id="rId56" o:title=""/>
          </v:shape>
          <o:OLEObject Type="Embed" ProgID="Equation.DSMT4" ShapeID="_x0000_i1047" DrawAspect="Content" ObjectID="_1802632682" r:id="rId57"/>
        </w:object>
      </w:r>
      <w:r w:rsidR="00943CCA" w:rsidRPr="00154FED">
        <w:t xml:space="preserve"> represents </w:t>
      </w:r>
      <w:r w:rsidR="00E05FDD" w:rsidRPr="00154FED">
        <w:t>consumer</w:t>
      </w:r>
      <w:r w:rsidR="00943CCA" w:rsidRPr="00154FED">
        <w:t xml:space="preserve"> sensitivity to governance</w:t>
      </w:r>
      <w:ins w:id="623" w:author="." w:date="2025-03-03T14:47:00Z" w16du:dateUtc="2025-03-03T06:47:00Z">
        <w:r w:rsidR="00EE51E3" w:rsidRPr="00154FED">
          <w:t xml:space="preserve">, </w:t>
        </w:r>
      </w:ins>
      <w:del w:id="624" w:author="." w:date="2025-03-03T14:47:00Z" w16du:dateUtc="2025-03-03T06:47:00Z">
        <w:r w:rsidR="00943CCA" w:rsidRPr="00154FED" w:rsidDel="00EE51E3">
          <w:delText xml:space="preserve"> </w:delText>
        </w:r>
      </w:del>
      <w:r w:rsidR="00943CCA" w:rsidRPr="00154FED">
        <w:t xml:space="preserve">and </w:t>
      </w:r>
      <w:r w:rsidR="002022BD" w:rsidRPr="00154FED">
        <w:rPr>
          <w:position w:val="-6"/>
        </w:rPr>
        <w:object w:dxaOrig="139" w:dyaOrig="240" w14:anchorId="329CF49B">
          <v:shape id="_x0000_i1048" type="#_x0000_t75" style="width:6pt;height:12pt" o:ole="">
            <v:imagedata r:id="rId58" o:title=""/>
          </v:shape>
          <o:OLEObject Type="Embed" ProgID="Equation.DSMT4" ShapeID="_x0000_i1048" DrawAspect="Content" ObjectID="_1802632683" r:id="rId59"/>
        </w:object>
      </w:r>
      <w:r w:rsidR="00943CCA" w:rsidRPr="00154FED">
        <w:t xml:space="preserve"> is</w:t>
      </w:r>
      <w:r w:rsidR="00E05FDD" w:rsidRPr="00154FED">
        <w:t xml:space="preserve"> the</w:t>
      </w:r>
      <w:r w:rsidR="00943CCA" w:rsidRPr="00154FED">
        <w:t xml:space="preserve"> time. At this point, the </w:t>
      </w:r>
      <w:r w:rsidR="00943CCA" w:rsidRPr="00154FED">
        <w:lastRenderedPageBreak/>
        <w:t xml:space="preserve">total number of </w:t>
      </w:r>
      <w:r w:rsidR="00E05FDD" w:rsidRPr="00154FED">
        <w:t>consumers</w:t>
      </w:r>
      <w:r w:rsidR="00943CCA" w:rsidRPr="00154FED">
        <w:t xml:space="preserve"> on the platform increases from 1 to </w:t>
      </w:r>
      <w:r w:rsidR="00943CCA" w:rsidRPr="00154FED">
        <w:rPr>
          <w:position w:val="-6"/>
        </w:rPr>
        <w:object w:dxaOrig="680" w:dyaOrig="279" w14:anchorId="1DF053F0">
          <v:shape id="_x0000_i1049" type="#_x0000_t75" style="width:36pt;height:12pt" o:ole="">
            <v:imagedata r:id="rId60" o:title=""/>
          </v:shape>
          <o:OLEObject Type="Embed" ProgID="Equation.DSMT4" ShapeID="_x0000_i1049" DrawAspect="Content" ObjectID="_1802632684" r:id="rId61"/>
        </w:object>
      </w:r>
      <w:r w:rsidR="00943CCA" w:rsidRPr="00154FED">
        <w:t xml:space="preserve">. </w:t>
      </w:r>
      <w:del w:id="625" w:author="." w:date="2025-03-03T14:47:00Z" w16du:dateUtc="2025-03-03T06:47:00Z">
        <w:r w:rsidR="00943CCA" w:rsidRPr="00154FED" w:rsidDel="00EE51E3">
          <w:delText>On the other hand</w:delText>
        </w:r>
      </w:del>
      <w:ins w:id="626" w:author="." w:date="2025-03-03T14:47:00Z" w16du:dateUtc="2025-03-03T06:47:00Z">
        <w:r w:rsidR="00EE51E3" w:rsidRPr="00154FED">
          <w:t>At the same time</w:t>
        </w:r>
      </w:ins>
      <w:r w:rsidR="00943CCA" w:rsidRPr="00154FED">
        <w:t xml:space="preserve">, due to the presence of governance, the platform can detect </w:t>
      </w:r>
      <w:r w:rsidR="00943CCA" w:rsidRPr="00154FED">
        <w:rPr>
          <w:rStyle w:val="text-dst"/>
        </w:rPr>
        <w:t>manipulated reviews</w:t>
      </w:r>
      <w:r w:rsidR="00943CCA" w:rsidRPr="00154FED">
        <w:t xml:space="preserve"> </w:t>
      </w:r>
      <w:r w:rsidR="00943CCA" w:rsidRPr="00154FED">
        <w:rPr>
          <w:rStyle w:val="text-dst"/>
        </w:rPr>
        <w:fldChar w:fldCharType="begin"/>
      </w:r>
      <w:r w:rsidR="001D600F" w:rsidRPr="00154FED">
        <w:rPr>
          <w:rStyle w:val="text-dst"/>
        </w:rPr>
        <w:instrText xml:space="preserve"> ADDIN ZOTERO_ITEM CSL_CITATION {"citationID":"vgBKEmeS","properties":{"formattedCitation":"[29,30]","plainCitation":"[29,30]","noteIndex":0},"citationItems":[{"id":315,"uris":["http://zotero.org/users/local/NlrNCHla/items/XZ8EVZVT"],"itemData":{"id":315,"type":"article-journal","abstract":"Consumers rely on internet user reviews. Existing sentiment-based detection systems fail to capture consumer feelings regarding numerous aspects of products or services which influence their purchasing decisions. Despite the growing interest in detecting false reviews, prior studies have not explored the capacity to detect fake reviews for diverse products, which require distinct consumer experience. To overcome these problems, this paper proposes a fake review detection model using aspect-based sentiment analysis (ABSA) while considering the effects of product types. Using a dataset of Amazon reviews, our ABSA model revealed that two aspects are fundamental for detecting fake reviews and suggests the need to associate the two. These are the product category and the verified purchase attribute (with the greatest contribution observed for credence and experience product types).","container-title":"Journal of Business Research","DOI":"10.1016/j.jbusres.2023.114143","ISSN":"0148-2963","journalAbbreviation":"Journal of Business Research","language":"en","page":"114143","source":"ScienceDirect","title":"Fake review detection in e-Commerce platforms using aspect-based sentiment analysis","volume":"167","author":[{"family":"Hajek","given":"Petr"},{"family":"Hikkerova","given":"Lubica"},{"family":"Sahut","given":"Jean-Michel"}],"issued":{"date-parts":[["2023",11,1]]}}},{"id":313,"uris":["http://zotero.org/users/local/NlrNCHla/items/ELEDQ2EM"],"itemData":{"id":313,"type":"article-journal","abstract":"Online consumer reviews play an important role in helping consumers judge the quality and authenticity of products on e-commerce platforms. However, the constant presence of fake reviews on these platforms has significantly impacted the operation and development of e-commerce platforms. In this study, we develop a novel supervised probabilistic method to detect fake reviews by utilizing the difference in the distribution of non-fraudulent reviews and that of fake reviews. Specifically, we first derive the univariate distributions of several unique features (linguistic, behavioral, and interrelationship features). We then integrate these distributions into two mixed distributions according to their labels to represent the overall difference between non-fraudulent reviews and fake reviews. Next, we randomly generate synthetic review data points with different labels from the above mixed distributions. Finally, we train a Multilayer Perceptron model by using these synthetic review data to obtain a classifier. We conducted several experiments to test the model using several original real-world review datasets. Numerical results indicated that the proposed supervised method outperformed some well-known sampling models and fake review detection methods, in terms of classification accuracy. Moreover, we extend the proposed method to handle the scenarios with small samples of raw review data. This study contributes to the literature by exploiting the difference in the distribution of non-fraudulent reviews and that of fraudulent reviews, which can improve the accuracy of fake review detection for online platforms.","container-title":"Decision Support Systems","DOI":"10.1016/j.dss.2023.114045","ISSN":"0167-9236","journalAbbreviation":"Decision Support Systems","language":"en","page":"114045","source":"ScienceDirect","title":"Fake review detection system for online E-commerce platforms: A supervised general mixed probability approach","title-short":"Fake review detection system for online E-commerce platforms","author":[{"family":"Luo","given":"Jiwei"},{"family":"Luo","given":"Jian"},{"family":"Nan","given":"Guofang"},{"family":"Li","given":"Dahui"}],"issued":{"date-parts":[["2023",7,5]]}}}],"schema":"https://github.com/citation-style-language/schema/raw/master/csl-citation.json"} </w:instrText>
      </w:r>
      <w:r w:rsidR="00943CCA" w:rsidRPr="00154FED">
        <w:rPr>
          <w:rStyle w:val="text-dst"/>
        </w:rPr>
        <w:fldChar w:fldCharType="separate"/>
      </w:r>
      <w:r w:rsidR="001D600F" w:rsidRPr="00154FED">
        <w:rPr>
          <w:rFonts w:cs="Times New Roman"/>
        </w:rPr>
        <w:t>[29,30]</w:t>
      </w:r>
      <w:r w:rsidR="00943CCA" w:rsidRPr="00154FED">
        <w:rPr>
          <w:rStyle w:val="text-dst"/>
        </w:rPr>
        <w:fldChar w:fldCharType="end"/>
      </w:r>
      <w:r w:rsidR="00943CCA" w:rsidRPr="00154FED">
        <w:rPr>
          <w:rStyle w:val="text-dst"/>
        </w:rPr>
        <w:t xml:space="preserve"> </w:t>
      </w:r>
      <w:r w:rsidR="00943CCA" w:rsidRPr="00154FED">
        <w:t xml:space="preserve">and promptly remove them once identified, </w:t>
      </w:r>
      <w:del w:id="627" w:author="." w:date="2025-03-03T14:47:00Z" w16du:dateUtc="2025-03-03T06:47:00Z">
        <w:r w:rsidR="00943CCA" w:rsidRPr="00154FED" w:rsidDel="00EE51E3">
          <w:delText xml:space="preserve">thereby </w:delText>
        </w:r>
      </w:del>
      <w:ins w:id="628" w:author="." w:date="2025-03-03T14:47:00Z" w16du:dateUtc="2025-03-03T06:47:00Z">
        <w:r w:rsidR="00EE51E3" w:rsidRPr="00154FED">
          <w:t xml:space="preserve">thus </w:t>
        </w:r>
      </w:ins>
      <w:r w:rsidR="00943CCA" w:rsidRPr="00154FED">
        <w:t>reducing the extent of manipulati</w:t>
      </w:r>
      <w:del w:id="629" w:author="." w:date="2025-03-04T19:48:00Z" w16du:dateUtc="2025-03-04T11:48:00Z">
        <w:r w:rsidR="00943CCA" w:rsidRPr="00154FED" w:rsidDel="00F21FD7">
          <w:delText xml:space="preserve">on </w:delText>
        </w:r>
      </w:del>
      <w:ins w:id="630" w:author="." w:date="2025-03-03T14:47:00Z" w16du:dateUtc="2025-03-03T06:47:00Z">
        <w:r w:rsidR="00EE51E3" w:rsidRPr="00154FED">
          <w:t xml:space="preserve">on </w:t>
        </w:r>
      </w:ins>
      <w:r w:rsidR="00943CCA" w:rsidRPr="00154FED">
        <w:t xml:space="preserve">by firms. </w:t>
      </w:r>
      <w:del w:id="631" w:author="." w:date="2025-03-03T14:48:00Z" w16du:dateUtc="2025-03-03T06:48:00Z">
        <w:r w:rsidR="00943CCA" w:rsidRPr="00154FED" w:rsidDel="00EE51E3">
          <w:delText>It</w:delText>
        </w:r>
        <w:r w:rsidR="0010046F" w:rsidRPr="00154FED" w:rsidDel="00EE51E3">
          <w:delText>’</w:delText>
        </w:r>
        <w:r w:rsidR="00943CCA" w:rsidRPr="00154FED" w:rsidDel="00EE51E3">
          <w:delText xml:space="preserve">s worth noting that </w:delText>
        </w:r>
      </w:del>
      <w:ins w:id="632" w:author="." w:date="2025-03-03T14:48:00Z" w16du:dateUtc="2025-03-03T06:48:00Z">
        <w:r w:rsidR="00EE51E3" w:rsidRPr="00154FED">
          <w:t xml:space="preserve">Notably, </w:t>
        </w:r>
      </w:ins>
      <w:r w:rsidR="00943CCA" w:rsidRPr="00154FED">
        <w:t xml:space="preserve">most platforms are unable to detect all fraudulent reviews, and </w:t>
      </w:r>
      <w:r w:rsidR="00943CCA" w:rsidRPr="00154FED">
        <w:rPr>
          <w:rStyle w:val="text-dst"/>
        </w:rPr>
        <w:t xml:space="preserve">the accuracy </w:t>
      </w:r>
      <w:ins w:id="633" w:author="." w:date="2025-03-03T14:48:00Z" w16du:dateUtc="2025-03-03T06:48:00Z">
        <w:r w:rsidR="00EE51E3" w:rsidRPr="00154FED">
          <w:rPr>
            <w:rStyle w:val="text-dst"/>
          </w:rPr>
          <w:t xml:space="preserve">rates </w:t>
        </w:r>
      </w:ins>
      <w:r w:rsidR="00943CCA" w:rsidRPr="00154FED">
        <w:rPr>
          <w:rStyle w:val="text-dst"/>
        </w:rPr>
        <w:t xml:space="preserve">of many state-of-the-art algorithms </w:t>
      </w:r>
      <w:del w:id="634" w:author="." w:date="2025-03-03T14:48:00Z" w16du:dateUtc="2025-03-03T06:48:00Z">
        <w:r w:rsidR="00943CCA" w:rsidRPr="00154FED" w:rsidDel="00EE51E3">
          <w:rPr>
            <w:rStyle w:val="text-dst"/>
          </w:rPr>
          <w:delText xml:space="preserve">reaches within a </w:delText>
        </w:r>
      </w:del>
      <w:ins w:id="635" w:author="." w:date="2025-03-03T14:48:00Z" w16du:dateUtc="2025-03-03T06:48:00Z">
        <w:r w:rsidR="00EE51E3" w:rsidRPr="00154FED">
          <w:rPr>
            <w:rStyle w:val="text-dst"/>
          </w:rPr>
          <w:t xml:space="preserve">fall within a </w:t>
        </w:r>
      </w:ins>
      <w:r w:rsidR="00943CCA" w:rsidRPr="00154FED">
        <w:rPr>
          <w:rStyle w:val="text-dst"/>
        </w:rPr>
        <w:t xml:space="preserve">certain range, </w:t>
      </w:r>
      <w:ins w:id="636" w:author="." w:date="2025-03-03T14:48:00Z" w16du:dateUtc="2025-03-03T06:48:00Z">
        <w:r w:rsidR="00EE51E3" w:rsidRPr="00154FED">
          <w:rPr>
            <w:rStyle w:val="text-dst"/>
          </w:rPr>
          <w:t xml:space="preserve">usually </w:t>
        </w:r>
      </w:ins>
      <w:r w:rsidR="00943CCA" w:rsidRPr="00154FED">
        <w:rPr>
          <w:rStyle w:val="text-dst"/>
        </w:rPr>
        <w:t xml:space="preserve">between 85% and 95% </w:t>
      </w:r>
      <w:r w:rsidR="00943CCA" w:rsidRPr="00154FED">
        <w:rPr>
          <w:rStyle w:val="text-dst"/>
        </w:rPr>
        <w:fldChar w:fldCharType="begin"/>
      </w:r>
      <w:r w:rsidR="001D600F" w:rsidRPr="00154FED">
        <w:rPr>
          <w:rStyle w:val="text-dst"/>
        </w:rPr>
        <w:instrText xml:space="preserve"> ADDIN ZOTERO_ITEM CSL_CITATION {"citationID":"M3kVWnfa","properties":{"formattedCitation":"[31]","plainCitation":"[31]","noteIndex":0},"citationItems":[{"id":303,"uris":["http://zotero.org/users/local/NlrNCHla/items/H8MUU5KN"],"itemData":{"id":303,"type":"article-journal","abstract":"Fake reviews are popular today where product reviewers write the reviews without experiencing or purchasing the product on e-commerce and restaurant portals. Currently, the false review recognition method uses the systematic review process to extract, summarise, and classify the meaningful content of the research, compare and analyse the representation power of various false attributes, and the recognition method's performance. Feature design and recognition method design are the key steps for false review text recognition. The procurement of a large-scale labelled review dataset is difficult in recent research. They were only identifying fake review texts used as the core of the discussion. The article presents an assessment of fake reviews detection in different domains (hotels and e-commerce). In this article, we have also identified the relation between fake reviewers and groups of fake reviewers. We have analysed and pointed out the existing research problems in data acquisition, false feature design, and recognition method design to suggest future research on false review detection.","container-title":"Journal of King Saud University - Computer and Information Sciences","DOI":"10.1016/j.jksuci.2021.07.021","ISSN":"1319-1578","issue":"9","journalAbbreviation":"Journal of King Saud University - Computer and Information Sciences","language":"en","page":"7530-7546","source":"ScienceDirect","title":"Research on false review detection Methods: A state-of-the-art review","title-short":"Research on false review detection Methods","volume":"34","author":[{"family":"Mewada","given":"Arvind"},{"family":"Dewang","given":"Rupesh Kumar"}],"issued":{"date-parts":[["2022",10,1]]}}}],"schema":"https://github.com/citation-style-language/schema/raw/master/csl-citation.json"} </w:instrText>
      </w:r>
      <w:r w:rsidR="00943CCA" w:rsidRPr="00154FED">
        <w:rPr>
          <w:rStyle w:val="text-dst"/>
        </w:rPr>
        <w:fldChar w:fldCharType="separate"/>
      </w:r>
      <w:r w:rsidR="001D600F" w:rsidRPr="00154FED">
        <w:rPr>
          <w:rFonts w:cs="Times New Roman"/>
        </w:rPr>
        <w:t>[31]</w:t>
      </w:r>
      <w:r w:rsidR="00943CCA" w:rsidRPr="00154FED">
        <w:rPr>
          <w:rStyle w:val="text-dst"/>
        </w:rPr>
        <w:fldChar w:fldCharType="end"/>
      </w:r>
      <w:r w:rsidR="00943CCA" w:rsidRPr="00154FED">
        <w:rPr>
          <w:rStyle w:val="text-dst"/>
        </w:rPr>
        <w:t xml:space="preserve">. </w:t>
      </w:r>
      <w:r w:rsidR="00943CCA" w:rsidRPr="00154FED">
        <w:t xml:space="preserve">Thus, the </w:t>
      </w:r>
      <w:ins w:id="637" w:author="." w:date="2025-03-03T14:48:00Z" w16du:dateUtc="2025-03-03T06:48:00Z">
        <w:r w:rsidR="00EE51E3" w:rsidRPr="00154FED">
          <w:t xml:space="preserve">review manipulation efforts </w:t>
        </w:r>
      </w:ins>
      <w:del w:id="638" w:author="." w:date="2025-03-03T14:48:00Z" w16du:dateUtc="2025-03-03T06:48:00Z">
        <w:r w:rsidR="00943CCA" w:rsidRPr="00154FED" w:rsidDel="00EE51E3">
          <w:delText xml:space="preserve">effort </w:delText>
        </w:r>
      </w:del>
      <w:r w:rsidR="00943CCA" w:rsidRPr="00154FED">
        <w:t xml:space="preserve">exerted by firms </w:t>
      </w:r>
      <w:del w:id="639" w:author="." w:date="2025-03-03T14:48:00Z" w16du:dateUtc="2025-03-03T06:48:00Z">
        <w:r w:rsidR="00943CCA" w:rsidRPr="00154FED" w:rsidDel="00EE51E3">
          <w:delText>in manipulating reviews is</w:delText>
        </w:r>
      </w:del>
      <w:ins w:id="640" w:author="." w:date="2025-03-03T14:48:00Z" w16du:dateUtc="2025-03-03T06:48:00Z">
        <w:r w:rsidR="00EE51E3" w:rsidRPr="00154FED">
          <w:t>are</w:t>
        </w:r>
      </w:ins>
      <w:r w:rsidR="00943CCA" w:rsidRPr="00154FED">
        <w:t xml:space="preserve"> reduced to </w:t>
      </w:r>
      <w:r w:rsidR="00943CCA" w:rsidRPr="00154FED">
        <w:rPr>
          <w:position w:val="-12"/>
        </w:rPr>
        <w:object w:dxaOrig="400" w:dyaOrig="360" w14:anchorId="365624BC">
          <v:shape id="_x0000_i1050" type="#_x0000_t75" style="width:18pt;height:18pt" o:ole="">
            <v:imagedata r:id="rId62" o:title=""/>
          </v:shape>
          <o:OLEObject Type="Embed" ProgID="Equation.DSMT4" ShapeID="_x0000_i1050" DrawAspect="Content" ObjectID="_1802632685" r:id="rId63"/>
        </w:object>
      </w:r>
      <w:r w:rsidR="00943CCA" w:rsidRPr="00154FED">
        <w:t xml:space="preserve">, where </w:t>
      </w:r>
      <w:r w:rsidR="002022BD" w:rsidRPr="00154FED">
        <w:rPr>
          <w:position w:val="-14"/>
        </w:rPr>
        <w:object w:dxaOrig="940" w:dyaOrig="400" w14:anchorId="014096D2">
          <v:shape id="_x0000_i1051" type="#_x0000_t75" style="width:48pt;height:18pt" o:ole="">
            <v:imagedata r:id="rId64" o:title=""/>
          </v:shape>
          <o:OLEObject Type="Embed" ProgID="Equation.DSMT4" ShapeID="_x0000_i1051" DrawAspect="Content" ObjectID="_1802632686" r:id="rId65"/>
        </w:object>
      </w:r>
      <w:r w:rsidR="00943CCA" w:rsidRPr="00154FED">
        <w:t xml:space="preserve"> denotes the proportion of fraudulent reviews that remain on the platform</w:t>
      </w:r>
      <w:ins w:id="641" w:author="." w:date="2025-03-03T14:49:00Z" w16du:dateUtc="2025-03-03T06:49:00Z">
        <w:r w:rsidR="00EE51E3" w:rsidRPr="00154FED">
          <w:t xml:space="preserve">. </w:t>
        </w:r>
      </w:ins>
      <w:del w:id="642" w:author="." w:date="2025-03-03T14:49:00Z" w16du:dateUtc="2025-03-03T06:49:00Z">
        <w:r w:rsidR="00943CCA" w:rsidRPr="00154FED" w:rsidDel="00EE51E3">
          <w:delText>.</w:delText>
        </w:r>
      </w:del>
    </w:p>
    <w:p w14:paraId="0954BFA8" w14:textId="0A088409" w:rsidR="00464DBF" w:rsidRPr="00154FED" w:rsidRDefault="00367D90" w:rsidP="008F5698">
      <w:pPr>
        <w:pStyle w:val="-8"/>
        <w:spacing w:line="360" w:lineRule="auto"/>
      </w:pPr>
      <w:commentRangeStart w:id="643"/>
      <w:del w:id="644" w:author="." w:date="2025-03-03T14:49:00Z" w16du:dateUtc="2025-03-03T06:49:00Z">
        <w:r w:rsidRPr="00154FED" w:rsidDel="00EE51E3">
          <w:delText>Then, in the</w:delText>
        </w:r>
      </w:del>
      <w:ins w:id="645" w:author="." w:date="2025-03-03T14:49:00Z" w16du:dateUtc="2025-03-03T06:49:00Z">
        <w:r w:rsidR="00EE51E3" w:rsidRPr="00154FED">
          <w:t>In the</w:t>
        </w:r>
      </w:ins>
      <w:r w:rsidRPr="00154FED">
        <w:t xml:space="preserve"> </w:t>
      </w:r>
      <w:r w:rsidR="00DD40FD" w:rsidRPr="00154FED">
        <w:t>existence</w:t>
      </w:r>
      <w:r w:rsidRPr="00154FED">
        <w:t xml:space="preserve"> of platform governance, the net utility difference between</w:t>
      </w:r>
      <w:r w:rsidRPr="00154FED">
        <w:rPr>
          <w:rFonts w:hint="eastAsia"/>
        </w:rPr>
        <w:t xml:space="preserve"> </w:t>
      </w:r>
      <w:r w:rsidRPr="00154FED">
        <w:t>product A and product B for the consumer is</w:t>
      </w:r>
      <w:r w:rsidR="002A40BA" w:rsidRPr="00154FED">
        <w:t xml:space="preserve"> </w:t>
      </w:r>
      <w:del w:id="646" w:author="." w:date="2025-03-03T14:49:00Z" w16du:dateUtc="2025-03-03T06:49:00Z">
        <w:r w:rsidR="002A40BA" w:rsidRPr="00154FED" w:rsidDel="00EE51E3">
          <w:delText>as</w:delText>
        </w:r>
        <w:r w:rsidR="004A12C1" w:rsidRPr="00154FED" w:rsidDel="00EE51E3">
          <w:delText xml:space="preserve"> </w:delText>
        </w:r>
      </w:del>
      <w:ins w:id="647" w:author="." w:date="2025-03-03T14:49:00Z" w16du:dateUtc="2025-03-03T06:49:00Z">
        <w:r w:rsidR="00EE51E3" w:rsidRPr="00154FED">
          <w:t xml:space="preserve">presented as </w:t>
        </w:r>
      </w:ins>
      <w:r w:rsidR="004A12C1" w:rsidRPr="00154FED">
        <w:t>Eq. (4)</w:t>
      </w:r>
      <w:ins w:id="648" w:author="." w:date="2025-03-03T14:49:00Z" w16du:dateUtc="2025-03-03T06:49:00Z">
        <w:r w:rsidR="00EE51E3" w:rsidRPr="00154FED">
          <w:t xml:space="preserve">, where </w:t>
        </w:r>
      </w:ins>
      <w:del w:id="649" w:author="." w:date="2025-03-03T14:49:00Z" w16du:dateUtc="2025-03-03T06:49:00Z">
        <w:r w:rsidR="004A12C1" w:rsidRPr="00154FED" w:rsidDel="00EE51E3">
          <w:delText>.</w:delText>
        </w:r>
        <w:r w:rsidR="00943CCA" w:rsidRPr="00154FED" w:rsidDel="00EE51E3">
          <w:delText xml:space="preserve"> In this formula, </w:delText>
        </w:r>
      </w:del>
      <w:r w:rsidR="00943CCA" w:rsidRPr="00154FED">
        <w:rPr>
          <w:position w:val="-6"/>
        </w:rPr>
        <w:object w:dxaOrig="200" w:dyaOrig="279" w14:anchorId="6A2BD2EF">
          <v:shape id="_x0000_i1052" type="#_x0000_t75" style="width:12pt;height:12pt" o:ole="">
            <v:imagedata r:id="rId66" o:title=""/>
          </v:shape>
          <o:OLEObject Type="Embed" ProgID="Equation.DSMT4" ShapeID="_x0000_i1052" DrawAspect="Content" ObjectID="_1802632687" r:id="rId67"/>
        </w:object>
      </w:r>
      <w:r w:rsidR="00943CCA" w:rsidRPr="00154FED">
        <w:t>=</w:t>
      </w:r>
      <w:ins w:id="650" w:author="." w:date="2025-03-03T14:49:00Z" w16du:dateUtc="2025-03-03T06:49:00Z">
        <w:r w:rsidR="00EE51E3" w:rsidRPr="00154FED">
          <w:t xml:space="preserve"> </w:t>
        </w:r>
      </w:ins>
      <w:r w:rsidR="00943CCA" w:rsidRPr="00154FED">
        <w:t xml:space="preserve">0 </w:t>
      </w:r>
      <w:del w:id="651" w:author="." w:date="2025-03-03T14:49:00Z" w16du:dateUtc="2025-03-03T06:49:00Z">
        <w:r w:rsidR="00943CCA" w:rsidRPr="00154FED" w:rsidDel="00EE51E3">
          <w:delText xml:space="preserve">or </w:delText>
        </w:r>
      </w:del>
      <w:ins w:id="652" w:author="." w:date="2025-03-03T14:49:00Z" w16du:dateUtc="2025-03-03T06:49:00Z">
        <w:r w:rsidR="00EE51E3" w:rsidRPr="00154FED">
          <w:t xml:space="preserve">and </w:t>
        </w:r>
      </w:ins>
      <w:ins w:id="653" w:author="." w:date="2025-03-03T14:49:00Z" w16du:dateUtc="2025-03-03T06:49:00Z">
        <w:r w:rsidR="00EE51E3" w:rsidRPr="00154FED">
          <w:rPr>
            <w:position w:val="-6"/>
          </w:rPr>
          <w:object w:dxaOrig="200" w:dyaOrig="279" w14:anchorId="6D54A89D">
            <v:shape id="_x0000_i1053" type="#_x0000_t75" style="width:12pt;height:12pt" o:ole="">
              <v:imagedata r:id="rId66" o:title=""/>
            </v:shape>
            <o:OLEObject Type="Embed" ProgID="Equation.DSMT4" ShapeID="_x0000_i1053" DrawAspect="Content" ObjectID="_1802632688" r:id="rId68"/>
          </w:object>
        </w:r>
      </w:ins>
      <w:ins w:id="654" w:author="." w:date="2025-03-03T14:49:00Z" w16du:dateUtc="2025-03-03T06:49:00Z">
        <w:r w:rsidR="00EE51E3" w:rsidRPr="00154FED">
          <w:t>=</w:t>
        </w:r>
      </w:ins>
      <w:r w:rsidR="00943CCA" w:rsidRPr="00154FED">
        <w:t>1 represent</w:t>
      </w:r>
      <w:del w:id="655" w:author="." w:date="2025-03-03T14:49:00Z" w16du:dateUtc="2025-03-03T06:49:00Z">
        <w:r w:rsidR="00943CCA" w:rsidRPr="00154FED" w:rsidDel="00EE51E3">
          <w:delText>s</w:delText>
        </w:r>
      </w:del>
      <w:r w:rsidR="00943CCA" w:rsidRPr="00154FED">
        <w:t xml:space="preserve"> the scenarios of no governance and governance by the platform, </w:t>
      </w:r>
      <w:del w:id="656" w:author="." w:date="2025-03-03T14:49:00Z" w16du:dateUtc="2025-03-03T06:49:00Z">
        <w:r w:rsidR="00943CCA" w:rsidRPr="00154FED" w:rsidDel="00EE51E3">
          <w:delText>respectively</w:delText>
        </w:r>
      </w:del>
      <w:ins w:id="657" w:author="." w:date="2025-03-03T14:49:00Z" w16du:dateUtc="2025-03-03T06:49:00Z">
        <w:r w:rsidR="00EE51E3" w:rsidRPr="00154FED">
          <w:t>respectively</w:t>
        </w:r>
      </w:ins>
      <w:r w:rsidR="00943CCA" w:rsidRPr="00154FED">
        <w:t xml:space="preserve">. </w:t>
      </w:r>
      <w:commentRangeEnd w:id="643"/>
      <w:r w:rsidR="00EE51E3" w:rsidRPr="00154FED">
        <w:rPr>
          <w:rStyle w:val="CommentReference"/>
          <w:rFonts w:asciiTheme="minorHAnsi" w:eastAsiaTheme="minorEastAsia" w:hAnsiTheme="minorHAnsi"/>
        </w:rPr>
        <w:commentReference w:id="643"/>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3E2BF6" w:rsidRPr="00154FED" w14:paraId="08173829" w14:textId="77777777" w:rsidTr="00FC2442">
        <w:tc>
          <w:tcPr>
            <w:tcW w:w="6658" w:type="dxa"/>
            <w:vAlign w:val="center"/>
          </w:tcPr>
          <w:p w14:paraId="6FD61DE6" w14:textId="57459C9C" w:rsidR="003E2BF6" w:rsidRPr="00154FED" w:rsidRDefault="00943CCA" w:rsidP="008F5698">
            <w:pPr>
              <w:pStyle w:val="-8"/>
              <w:spacing w:line="360" w:lineRule="auto"/>
              <w:jc w:val="center"/>
            </w:pPr>
            <w:r w:rsidRPr="00154FED">
              <w:object w:dxaOrig="5820" w:dyaOrig="400" w14:anchorId="207F3121">
                <v:shape id="_x0000_i1054" type="#_x0000_t75" style="width:294pt;height:18pt" o:ole="">
                  <v:imagedata r:id="rId69" o:title=""/>
                </v:shape>
                <o:OLEObject Type="Embed" ProgID="Equation.DSMT4" ShapeID="_x0000_i1054" DrawAspect="Content" ObjectID="_1802632689" r:id="rId70"/>
              </w:object>
            </w:r>
          </w:p>
        </w:tc>
        <w:tc>
          <w:tcPr>
            <w:tcW w:w="1638" w:type="dxa"/>
            <w:vAlign w:val="center"/>
          </w:tcPr>
          <w:p w14:paraId="0445E2B7" w14:textId="6812AD22" w:rsidR="003E2BF6" w:rsidRPr="00154FED" w:rsidRDefault="000B54BF" w:rsidP="008F5698">
            <w:pPr>
              <w:pStyle w:val="-8"/>
              <w:spacing w:line="360" w:lineRule="auto"/>
              <w:jc w:val="center"/>
            </w:pPr>
            <w:r w:rsidRPr="00154FED">
              <w:fldChar w:fldCharType="begin"/>
            </w:r>
            <w:r w:rsidRPr="00154FED">
              <w:instrText xml:space="preserve"> MACROBUTTON MTPlaceRef \* MERGEFORMAT </w:instrText>
            </w:r>
            <w:r w:rsidRPr="00154FED">
              <w:fldChar w:fldCharType="begin"/>
            </w:r>
            <w:r w:rsidRPr="00154FED">
              <w:instrText xml:space="preserve"> SEQ MTEqn \h \* MERGEFORMAT </w:instrText>
            </w:r>
            <w:r w:rsidRPr="00154FED">
              <w:fldChar w:fldCharType="end"/>
            </w:r>
            <w:r w:rsidRPr="00154FED">
              <w:instrText>(</w:instrText>
            </w:r>
            <w:fldSimple w:instr=" SEQ MTEqn \c \* Arabic \* MERGEFORMAT ">
              <w:r w:rsidR="00DA33BC" w:rsidRPr="00154FED">
                <w:instrText>4</w:instrText>
              </w:r>
            </w:fldSimple>
            <w:r w:rsidRPr="00154FED">
              <w:instrText>)</w:instrText>
            </w:r>
            <w:r w:rsidRPr="00154FED">
              <w:fldChar w:fldCharType="end"/>
            </w:r>
            <w:del w:id="658" w:author="." w:date="2025-03-03T14:49:00Z" w16du:dateUtc="2025-03-03T06:49:00Z">
              <w:r w:rsidR="003E2BF6" w:rsidRPr="00154FED" w:rsidDel="00EE51E3">
                <w:delText>.</w:delText>
              </w:r>
            </w:del>
          </w:p>
        </w:tc>
      </w:tr>
    </w:tbl>
    <w:p w14:paraId="2EBE30AB" w14:textId="5984A7E1" w:rsidR="00B42745" w:rsidRPr="00154FED" w:rsidDel="00EE51E3" w:rsidRDefault="00B42745" w:rsidP="008F5698">
      <w:pPr>
        <w:pStyle w:val="-8"/>
        <w:spacing w:line="360" w:lineRule="auto"/>
        <w:rPr>
          <w:del w:id="659" w:author="." w:date="2025-03-03T14:50:00Z" w16du:dateUtc="2025-03-03T06:50:00Z"/>
        </w:rPr>
      </w:pPr>
      <w:r w:rsidRPr="00154FED">
        <w:t>We consider that the platform</w:t>
      </w:r>
      <w:r w:rsidR="0010046F" w:rsidRPr="00154FED">
        <w:t>’</w:t>
      </w:r>
      <w:r w:rsidRPr="00154FED">
        <w:t xml:space="preserve">s primary revenue sources are the commission fees generated from the sales of firms A and B. Let </w:t>
      </w:r>
      <w:r w:rsidR="00943CCA" w:rsidRPr="00154FED">
        <w:rPr>
          <w:position w:val="-6"/>
        </w:rPr>
        <w:object w:dxaOrig="499" w:dyaOrig="279" w14:anchorId="68CA39DC">
          <v:shape id="_x0000_i1055" type="#_x0000_t75" style="width:24pt;height:12pt" o:ole="">
            <v:imagedata r:id="rId71" o:title=""/>
          </v:shape>
          <o:OLEObject Type="Embed" ProgID="Equation.DSMT4" ShapeID="_x0000_i1055" DrawAspect="Content" ObjectID="_1802632690" r:id="rId72"/>
        </w:object>
      </w:r>
      <w:r w:rsidRPr="00154FED">
        <w:t xml:space="preserve"> </w:t>
      </w:r>
      <w:del w:id="660" w:author="." w:date="2025-03-03T14:50:00Z" w16du:dateUtc="2025-03-03T06:50:00Z">
        <w:r w:rsidRPr="00154FED" w:rsidDel="00EE51E3">
          <w:delText xml:space="preserve">donate </w:delText>
        </w:r>
      </w:del>
      <w:ins w:id="661" w:author="." w:date="2025-03-03T14:50:00Z" w16du:dateUtc="2025-03-03T06:50:00Z">
        <w:r w:rsidR="00EE51E3" w:rsidRPr="00154FED">
          <w:t xml:space="preserve">denote </w:t>
        </w:r>
      </w:ins>
      <w:r w:rsidRPr="00154FED">
        <w:t>the commission proportion of the income from firms</w:t>
      </w:r>
      <w:r w:rsidR="00943CCA" w:rsidRPr="00154FED">
        <w:t>.</w:t>
      </w:r>
      <w:r w:rsidRPr="00154FED">
        <w:t xml:space="preserve"> When the platform chooses to govern, it incurs</w:t>
      </w:r>
      <w:ins w:id="662" w:author="." w:date="2025-03-04T19:48:00Z" w16du:dateUtc="2025-03-04T11:48:00Z">
        <w:r w:rsidR="00F21FD7">
          <w:t xml:space="preserve"> the</w:t>
        </w:r>
      </w:ins>
      <w:r w:rsidRPr="00154FED">
        <w:t xml:space="preserve"> cost</w:t>
      </w:r>
      <w:r w:rsidR="009F0532" w:rsidRPr="00154FED">
        <w:t>s</w:t>
      </w:r>
      <w:r w:rsidRPr="00154FED">
        <w:t xml:space="preserve"> associated with </w:t>
      </w:r>
      <w:r w:rsidR="00943CCA" w:rsidRPr="00154FED">
        <w:t xml:space="preserve">its governance </w:t>
      </w:r>
      <w:r w:rsidR="0026086D" w:rsidRPr="00154FED">
        <w:t>intensity</w:t>
      </w:r>
      <w:r w:rsidRPr="00154FED">
        <w:t>. This is because</w:t>
      </w:r>
      <w:r w:rsidR="009F0532" w:rsidRPr="00154FED">
        <w:t>,</w:t>
      </w:r>
      <w:r w:rsidRPr="00154FED">
        <w:t xml:space="preserve"> with an increase in filtering intensity, many reviews may be identified as fraudulent, </w:t>
      </w:r>
      <w:del w:id="663" w:author="." w:date="2025-03-03T14:50:00Z" w16du:dateUtc="2025-03-03T06:50:00Z">
        <w:r w:rsidRPr="00154FED" w:rsidDel="00EE51E3">
          <w:delText>which will</w:delText>
        </w:r>
      </w:del>
      <w:ins w:id="664" w:author="." w:date="2025-03-03T14:50:00Z" w16du:dateUtc="2025-03-03T06:50:00Z">
        <w:r w:rsidR="00EE51E3" w:rsidRPr="00154FED">
          <w:t>thus</w:t>
        </w:r>
      </w:ins>
      <w:r w:rsidRPr="00154FED">
        <w:t xml:space="preserve"> </w:t>
      </w:r>
      <w:del w:id="665" w:author="." w:date="2025-03-03T14:50:00Z" w16du:dateUtc="2025-03-03T06:50:00Z">
        <w:r w:rsidRPr="00154FED" w:rsidDel="00EE51E3">
          <w:delText xml:space="preserve">cause </w:delText>
        </w:r>
      </w:del>
      <w:ins w:id="666" w:author="." w:date="2025-03-03T14:50:00Z" w16du:dateUtc="2025-03-03T06:50:00Z">
        <w:r w:rsidR="00EE51E3" w:rsidRPr="00154FED">
          <w:t xml:space="preserve">causing </w:t>
        </w:r>
      </w:ins>
      <w:r w:rsidRPr="00154FED">
        <w:t>labor costs, such as secondary review</w:t>
      </w:r>
      <w:r w:rsidR="009F0532" w:rsidRPr="00154FED">
        <w:t>s</w:t>
      </w:r>
      <w:r w:rsidRPr="00154FED">
        <w:t xml:space="preserve">. </w:t>
      </w:r>
      <w:ins w:id="667" w:author="." w:date="2025-03-03T14:50:00Z" w16du:dateUtc="2025-03-03T06:50:00Z">
        <w:r w:rsidR="00EE51E3" w:rsidRPr="00154FED">
          <w:t>In addition,</w:t>
        </w:r>
      </w:ins>
      <w:r w:rsidR="002022BD" w:rsidRPr="00154FED">
        <w:rPr>
          <w:position w:val="-12"/>
        </w:rPr>
        <w:object w:dxaOrig="420" w:dyaOrig="360" w14:anchorId="0426A088">
          <v:shape id="_x0000_i1056" type="#_x0000_t75" style="width:24pt;height:18pt" o:ole="">
            <v:imagedata r:id="rId73" o:title=""/>
          </v:shape>
          <o:OLEObject Type="Embed" ProgID="Equation.DSMT4" ShapeID="_x0000_i1056" DrawAspect="Content" ObjectID="_1802632691" r:id="rId74"/>
        </w:object>
      </w:r>
      <w:r w:rsidRPr="00154FED">
        <w:t xml:space="preserve"> is used to denote the cost of the governance, where </w:t>
      </w:r>
      <w:r w:rsidRPr="00154FED">
        <w:rPr>
          <w:position w:val="-12"/>
        </w:rPr>
        <w:object w:dxaOrig="300" w:dyaOrig="360" w14:anchorId="11FF68EA">
          <v:shape id="_x0000_i1057" type="#_x0000_t75" style="width:18pt;height:18pt" o:ole="">
            <v:imagedata r:id="rId75" o:title=""/>
          </v:shape>
          <o:OLEObject Type="Embed" ProgID="Equation.DSMT4" ShapeID="_x0000_i1057" DrawAspect="Content" ObjectID="_1802632692" r:id="rId76"/>
        </w:object>
      </w:r>
      <w:r w:rsidRPr="00154FED">
        <w:t xml:space="preserve"> is the cost coefficient of the platform </w:t>
      </w:r>
      <w:r w:rsidR="00943CCA" w:rsidRPr="00154FED">
        <w:t>governance</w:t>
      </w:r>
      <w:r w:rsidRPr="00154FED">
        <w:t xml:space="preserve"> </w:t>
      </w:r>
      <w:r w:rsidR="00490784" w:rsidRPr="00154FED">
        <w:t>intensity</w:t>
      </w:r>
      <w:r w:rsidRPr="00154FED">
        <w:t xml:space="preserve">. </w:t>
      </w:r>
    </w:p>
    <w:p w14:paraId="6FD73CBF" w14:textId="77777777" w:rsidR="00EE51E3" w:rsidRPr="00154FED" w:rsidRDefault="00943CCA" w:rsidP="008F5698">
      <w:pPr>
        <w:pStyle w:val="-8"/>
        <w:spacing w:line="360" w:lineRule="auto"/>
        <w:rPr>
          <w:ins w:id="668" w:author="." w:date="2025-03-03T14:50:00Z" w16du:dateUtc="2025-03-03T06:50:00Z"/>
        </w:rPr>
      </w:pPr>
      <w:r w:rsidRPr="00154FED">
        <w:t>When the platform decides to implement governance, firms’ manipulative behavior will also incur additional penalty costs for themselves</w:t>
      </w:r>
      <w:r w:rsidR="009F0532" w:rsidRPr="00154FED">
        <w:t xml:space="preserve"> </w:t>
      </w:r>
      <w:r w:rsidR="009F0532" w:rsidRPr="00154FED">
        <w:fldChar w:fldCharType="begin"/>
      </w:r>
      <w:r w:rsidR="001D600F" w:rsidRPr="00154FED">
        <w:instrText xml:space="preserve"> ADDIN ZOTERO_ITEM CSL_CITATION {"citationID":"jVbq8Vbb","properties":{"formattedCitation":"[32]","plainCitation":"[32]","noteIndex":0},"citationItems":[{"id":1171,"uris":["http://zotero.org/users/local/NlrNCHla/items/FWQUMYN4"],"itemData":{"id":1171,"type":"article-journal","container-title":"ICIS 2020 Proceedings","title":"On Platform’s Incentive to Filter Fake Reviews: A Game-Theoretic Model","title-short":"On Platform’s Incentive to Filter Fake Reviews","URL":"https://aisel.aisnet.org/icis2020/sharing_economy/sharing_economy/20","author":[{"family":"Wang","given":"Zhe"},{"family":"Kumar","given":"Subodha"},{"family":"Liu","given":"Dengpan"}],"issued":{"date-parts":[["2020",12,14]]}}}],"schema":"https://github.com/citation-style-language/schema/raw/master/csl-citation.json"} </w:instrText>
      </w:r>
      <w:r w:rsidR="009F0532" w:rsidRPr="00154FED">
        <w:fldChar w:fldCharType="separate"/>
      </w:r>
      <w:r w:rsidR="001D600F" w:rsidRPr="00154FED">
        <w:rPr>
          <w:rFonts w:cs="Times New Roman"/>
        </w:rPr>
        <w:t>[32]</w:t>
      </w:r>
      <w:r w:rsidR="009F0532" w:rsidRPr="00154FED">
        <w:fldChar w:fldCharType="end"/>
      </w:r>
      <w:r w:rsidRPr="00154FED">
        <w:t xml:space="preserve">. </w:t>
      </w:r>
    </w:p>
    <w:p w14:paraId="0C483566" w14:textId="1C4E1472" w:rsidR="00943CCA" w:rsidRDefault="00EE51E3" w:rsidP="008F5698">
      <w:pPr>
        <w:pStyle w:val="-8"/>
        <w:spacing w:line="360" w:lineRule="auto"/>
        <w:rPr>
          <w:ins w:id="669" w:author="." w:date="2025-03-04T19:48:00Z" w16du:dateUtc="2025-03-04T11:48:00Z"/>
        </w:rPr>
      </w:pPr>
      <w:ins w:id="670" w:author="." w:date="2025-03-03T14:50:00Z" w16du:dateUtc="2025-03-03T06:50:00Z">
        <w:r w:rsidRPr="00154FED">
          <w:t xml:space="preserve">Furthermore, </w:t>
        </w:r>
      </w:ins>
      <w:r w:rsidR="002022BD" w:rsidRPr="00154FED">
        <w:rPr>
          <w:position w:val="-6"/>
        </w:rPr>
        <w:object w:dxaOrig="200" w:dyaOrig="220" w14:anchorId="20689142">
          <v:shape id="_x0000_i1058" type="#_x0000_t75" style="width:12pt;height:12pt" o:ole="">
            <v:imagedata r:id="rId77" o:title=""/>
          </v:shape>
          <o:OLEObject Type="Embed" ProgID="Equation.DSMT4" ShapeID="_x0000_i1058" DrawAspect="Content" ObjectID="_1802632693" r:id="rId78"/>
        </w:object>
      </w:r>
      <w:r w:rsidR="00943CCA" w:rsidRPr="00154FED">
        <w:t xml:space="preserve"> represents the intensity of governance implemented by the platform. As </w:t>
      </w:r>
      <w:r w:rsidR="002022BD" w:rsidRPr="00154FED">
        <w:rPr>
          <w:position w:val="-6"/>
        </w:rPr>
        <w:object w:dxaOrig="200" w:dyaOrig="220" w14:anchorId="367C9D66">
          <v:shape id="_x0000_i1059" type="#_x0000_t75" style="width:12pt;height:12pt" o:ole="">
            <v:imagedata r:id="rId77" o:title=""/>
          </v:shape>
          <o:OLEObject Type="Embed" ProgID="Equation.DSMT4" ShapeID="_x0000_i1059" DrawAspect="Content" ObjectID="_1802632694" r:id="rId79"/>
        </w:object>
      </w:r>
      <w:r w:rsidR="00943CCA" w:rsidRPr="00154FED">
        <w:t xml:space="preserve"> increases, the platform</w:t>
      </w:r>
      <w:r w:rsidR="0010046F" w:rsidRPr="00154FED">
        <w:t>’</w:t>
      </w:r>
      <w:r w:rsidR="00943CCA" w:rsidRPr="00154FED">
        <w:t xml:space="preserve">s regulatory enforcement intensifies, </w:t>
      </w:r>
      <w:del w:id="671" w:author="." w:date="2025-03-03T14:51:00Z" w16du:dateUtc="2025-03-03T06:51:00Z">
        <w:r w:rsidR="00943CCA" w:rsidRPr="00154FED" w:rsidDel="00EE51E3">
          <w:delText xml:space="preserve">leading </w:delText>
        </w:r>
      </w:del>
      <w:ins w:id="672" w:author="." w:date="2025-03-03T14:51:00Z" w16du:dateUtc="2025-03-03T06:51:00Z">
        <w:r w:rsidRPr="00154FED">
          <w:t xml:space="preserve">thus leading </w:t>
        </w:r>
      </w:ins>
      <w:r w:rsidR="00943CCA" w:rsidRPr="00154FED">
        <w:t xml:space="preserve">to greater penalties for firms due to their manipulative behaviors. Therefore, the penalty resulting from firms’ manipulation can be represented as </w:t>
      </w:r>
      <w:r w:rsidR="002022BD" w:rsidRPr="00154FED">
        <w:rPr>
          <w:position w:val="-12"/>
        </w:rPr>
        <w:object w:dxaOrig="320" w:dyaOrig="360" w14:anchorId="5B438766">
          <v:shape id="_x0000_i1060" type="#_x0000_t75" style="width:18pt;height:18pt" o:ole="">
            <v:imagedata r:id="rId80" o:title=""/>
          </v:shape>
          <o:OLEObject Type="Embed" ProgID="Equation.DSMT4" ShapeID="_x0000_i1060" DrawAspect="Content" ObjectID="_1802632695" r:id="rId81"/>
        </w:object>
      </w:r>
      <w:r w:rsidR="00943CCA" w:rsidRPr="00154FED">
        <w:t xml:space="preserve">. Although firms’ manipulative behaviors result in additional penalty costs, the platform does not include the </w:t>
      </w:r>
      <w:del w:id="673" w:author="." w:date="2025-03-03T14:51:00Z" w16du:dateUtc="2025-03-03T06:51:00Z">
        <w:r w:rsidR="00943CCA" w:rsidRPr="00154FED" w:rsidDel="00EE51E3">
          <w:delText xml:space="preserve">revenue </w:delText>
        </w:r>
      </w:del>
      <w:ins w:id="674" w:author="." w:date="2025-03-03T14:51:00Z" w16du:dateUtc="2025-03-03T06:51:00Z">
        <w:r w:rsidRPr="00154FED">
          <w:t xml:space="preserve">revenues </w:t>
        </w:r>
      </w:ins>
      <w:r w:rsidR="00943CCA" w:rsidRPr="00154FED">
        <w:t>generated from these penalties in its total income calculation. This is because, relative to the platform</w:t>
      </w:r>
      <w:r w:rsidR="0010046F" w:rsidRPr="00154FED">
        <w:t>’</w:t>
      </w:r>
      <w:r w:rsidR="00943CCA" w:rsidRPr="00154FED">
        <w:t xml:space="preserve">s total revenue, the income from penalties is typically negligible </w:t>
      </w:r>
      <w:r w:rsidR="00943CCA" w:rsidRPr="00154FED">
        <w:fldChar w:fldCharType="begin"/>
      </w:r>
      <w:r w:rsidR="001D600F" w:rsidRPr="00154FED">
        <w:instrText xml:space="preserve"> ADDIN ZOTERO_ITEM CSL_CITATION {"citationID":"vQ4HxtAD","properties":{"formattedCitation":"[32]","plainCitation":"[32]","noteIndex":0},"citationItems":[{"id":1171,"uris":["http://zotero.org/users/local/NlrNCHla/items/FWQUMYN4"],"itemData":{"id":1171,"type":"article-journal","container-title":"ICIS 2020 Proceedings","title":"On Platform’s Incentive to Filter Fake Reviews: A Game-Theoretic Model","title-short":"On Platform’s Incentive to Filter Fake Reviews","URL":"https://aisel.aisnet.org/icis2020/sharing_economy/sharing_economy/20","author":[{"family":"Wang","given":"Zhe"},{"family":"Kumar","given":"Subodha"},{"family":"Liu","given":"Dengpan"}],"issued":{"date-parts":[["2020",12,14]]}}}],"schema":"https://github.com/citation-style-language/schema/raw/master/csl-citation.json"} </w:instrText>
      </w:r>
      <w:r w:rsidR="00943CCA" w:rsidRPr="00154FED">
        <w:fldChar w:fldCharType="separate"/>
      </w:r>
      <w:r w:rsidR="001D600F" w:rsidRPr="00154FED">
        <w:rPr>
          <w:rFonts w:cs="Times New Roman"/>
        </w:rPr>
        <w:t>[32]</w:t>
      </w:r>
      <w:r w:rsidR="00943CCA" w:rsidRPr="00154FED">
        <w:fldChar w:fldCharType="end"/>
      </w:r>
      <w:r w:rsidR="00943CCA" w:rsidRPr="00154FED">
        <w:t>.</w:t>
      </w:r>
    </w:p>
    <w:p w14:paraId="3A5985E4" w14:textId="77777777" w:rsidR="00F21FD7" w:rsidRDefault="00F21FD7" w:rsidP="008F5698">
      <w:pPr>
        <w:pStyle w:val="-8"/>
        <w:spacing w:line="360" w:lineRule="auto"/>
        <w:rPr>
          <w:ins w:id="675" w:author="." w:date="2025-03-04T19:48:00Z" w16du:dateUtc="2025-03-04T11:48:00Z"/>
        </w:rPr>
      </w:pPr>
    </w:p>
    <w:p w14:paraId="2D39BA49" w14:textId="77777777" w:rsidR="00F21FD7" w:rsidRPr="00154FED" w:rsidRDefault="00F21FD7" w:rsidP="008F5698">
      <w:pPr>
        <w:pStyle w:val="-8"/>
        <w:spacing w:line="360" w:lineRule="auto"/>
      </w:pPr>
    </w:p>
    <w:p w14:paraId="7FF6A8A9" w14:textId="2E1E4EF0" w:rsidR="00DC232F" w:rsidRPr="00154FED" w:rsidDel="00F21FD7" w:rsidRDefault="00DC232F" w:rsidP="008F5698">
      <w:pPr>
        <w:pStyle w:val="-8"/>
        <w:spacing w:line="360" w:lineRule="auto"/>
        <w:rPr>
          <w:del w:id="676" w:author="." w:date="2025-03-04T19:48:00Z" w16du:dateUtc="2025-03-04T11:48:00Z"/>
        </w:rPr>
      </w:pPr>
    </w:p>
    <w:p w14:paraId="2AC72475" w14:textId="1638AE02" w:rsidR="00464DBF" w:rsidRPr="00154FED" w:rsidRDefault="00146323" w:rsidP="008F5698">
      <w:pPr>
        <w:pStyle w:val="-2"/>
        <w:spacing w:line="360" w:lineRule="auto"/>
      </w:pPr>
      <w:r w:rsidRPr="00154FED">
        <w:t xml:space="preserve">Demand </w:t>
      </w:r>
      <w:r w:rsidR="00464DBF" w:rsidRPr="00154FED">
        <w:t>function</w:t>
      </w:r>
    </w:p>
    <w:p w14:paraId="086EDF1D" w14:textId="0FB6106C" w:rsidR="0086519A" w:rsidRPr="00154FED" w:rsidRDefault="00CA04E3" w:rsidP="008F5698">
      <w:pPr>
        <w:pStyle w:val="-8"/>
        <w:spacing w:line="360" w:lineRule="auto"/>
      </w:pPr>
      <w:r w:rsidRPr="00154FED">
        <w:t>T</w:t>
      </w:r>
      <w:r w:rsidR="007B34C7" w:rsidRPr="00154FED">
        <w:t>o</w:t>
      </w:r>
      <w:r w:rsidR="00B5123F" w:rsidRPr="00154FED">
        <w:t xml:space="preserve"> calculate</w:t>
      </w:r>
      <w:r w:rsidR="007B34C7" w:rsidRPr="00154FED">
        <w:t xml:space="preserve"> </w:t>
      </w:r>
      <w:r w:rsidR="007B34C7" w:rsidRPr="00154FED">
        <w:rPr>
          <w:rFonts w:hint="eastAsia"/>
        </w:rPr>
        <w:t>the</w:t>
      </w:r>
      <w:r w:rsidR="007B34C7" w:rsidRPr="00154FED">
        <w:t xml:space="preserve"> demand of firms, we first derive the location of indifferent consumer</w:t>
      </w:r>
      <w:r w:rsidR="009F0532" w:rsidRPr="00154FED">
        <w:t>s</w:t>
      </w:r>
      <w:r w:rsidR="007B34C7" w:rsidRPr="00154FED">
        <w:t xml:space="preserve"> </w:t>
      </w:r>
      <w:r w:rsidR="007B34C7" w:rsidRPr="00154FED">
        <w:rPr>
          <w:position w:val="-4"/>
        </w:rPr>
        <w:object w:dxaOrig="200" w:dyaOrig="200" w14:anchorId="2E1F1C69">
          <v:shape id="_x0000_i1061" type="#_x0000_t75" style="width:12pt;height:12pt" o:ole="">
            <v:imagedata r:id="rId28" o:title=""/>
          </v:shape>
          <o:OLEObject Type="Embed" ProgID="Equation.DSMT4" ShapeID="_x0000_i1061" DrawAspect="Content" ObjectID="_1802632696" r:id="rId82"/>
        </w:object>
      </w:r>
      <w:ins w:id="677" w:author="." w:date="2025-03-03T14:51:00Z" w16du:dateUtc="2025-03-03T06:51:00Z">
        <w:r w:rsidR="00EE51E3" w:rsidRPr="00154FED">
          <w:t>,</w:t>
        </w:r>
      </w:ins>
      <w:r w:rsidR="007B34C7" w:rsidRPr="00154FED">
        <w:t xml:space="preserve"> </w:t>
      </w:r>
      <w:r w:rsidR="008239E4" w:rsidRPr="00154FED">
        <w:t xml:space="preserve">who </w:t>
      </w:r>
      <w:r w:rsidR="009F0532" w:rsidRPr="00154FED">
        <w:t>are</w:t>
      </w:r>
      <w:r w:rsidR="008239E4" w:rsidRPr="00154FED">
        <w:t xml:space="preserve"> indifferent between purchasing product A and product B. </w:t>
      </w:r>
      <w:commentRangeStart w:id="678"/>
      <w:ins w:id="679" w:author="." w:date="2025-03-03T14:51:00Z" w16du:dateUtc="2025-03-03T06:51:00Z">
        <w:r w:rsidR="00EE51E3" w:rsidRPr="00154FED">
          <w:t>Here, the equilibrium point of consumer demand is reached w</w:t>
        </w:r>
      </w:ins>
      <w:del w:id="680" w:author="." w:date="2025-03-03T14:51:00Z" w16du:dateUtc="2025-03-03T06:51:00Z">
        <w:r w:rsidR="00D035A3" w:rsidRPr="00154FED" w:rsidDel="00EE51E3">
          <w:delText>W</w:delText>
        </w:r>
      </w:del>
      <w:r w:rsidR="00D035A3" w:rsidRPr="00154FED">
        <w:t xml:space="preserve">hen both products provide the same utility, that is, </w:t>
      </w:r>
      <w:del w:id="681" w:author="." w:date="2025-03-03T14:51:00Z" w16du:dateUtc="2025-03-03T06:51:00Z">
        <w:r w:rsidR="00D035A3" w:rsidRPr="00154FED" w:rsidDel="00EE51E3">
          <w:delText xml:space="preserve">when </w:delText>
        </w:r>
      </w:del>
      <w:r w:rsidR="002022BD" w:rsidRPr="00154FED">
        <w:rPr>
          <w:position w:val="-12"/>
        </w:rPr>
        <w:object w:dxaOrig="1219" w:dyaOrig="360" w14:anchorId="65FEE55A">
          <v:shape id="_x0000_i1062" type="#_x0000_t75" style="width:60pt;height:18pt" o:ole="">
            <v:imagedata r:id="rId83" o:title=""/>
          </v:shape>
          <o:OLEObject Type="Embed" ProgID="Equation.DSMT4" ShapeID="_x0000_i1062" DrawAspect="Content" ObjectID="_1802632697" r:id="rId84"/>
        </w:object>
      </w:r>
      <w:del w:id="682" w:author="." w:date="2025-03-03T14:51:00Z" w16du:dateUtc="2025-03-03T06:51:00Z">
        <w:r w:rsidR="00446B02" w:rsidRPr="00154FED" w:rsidDel="00EE51E3">
          <w:rPr>
            <w:rFonts w:hint="eastAsia"/>
          </w:rPr>
          <w:delText>,</w:delText>
        </w:r>
        <w:r w:rsidR="00446B02" w:rsidRPr="00154FED" w:rsidDel="00EE51E3">
          <w:delText xml:space="preserve"> </w:delText>
        </w:r>
        <w:r w:rsidR="00D035A3" w:rsidRPr="00154FED" w:rsidDel="00EE51E3">
          <w:delText xml:space="preserve">the equilibrium point of </w:delText>
        </w:r>
        <w:r w:rsidR="00EF767B" w:rsidRPr="00154FED" w:rsidDel="00EE51E3">
          <w:delText>consumer</w:delText>
        </w:r>
        <w:r w:rsidR="00D035A3" w:rsidRPr="00154FED" w:rsidDel="00EE51E3">
          <w:delText xml:space="preserve"> demand is reached</w:delText>
        </w:r>
      </w:del>
      <w:ins w:id="683" w:author="." w:date="2025-03-03T14:51:00Z" w16du:dateUtc="2025-03-03T06:51:00Z">
        <w:r w:rsidR="00EE51E3" w:rsidRPr="00154FED">
          <w:t>.</w:t>
        </w:r>
      </w:ins>
      <w:commentRangeEnd w:id="678"/>
      <w:ins w:id="684" w:author="." w:date="2025-03-04T19:25:00Z" w16du:dateUtc="2025-03-04T11:25:00Z">
        <w:r w:rsidR="00504F93">
          <w:rPr>
            <w:rStyle w:val="CommentReference"/>
            <w:rFonts w:asciiTheme="minorHAnsi" w:eastAsiaTheme="minorEastAsia" w:hAnsiTheme="minorHAnsi"/>
          </w:rPr>
          <w:commentReference w:id="678"/>
        </w:r>
      </w:ins>
      <w:del w:id="685" w:author="." w:date="2025-03-03T14:51:00Z" w16du:dateUtc="2025-03-03T06:51:00Z">
        <w:r w:rsidR="00D035A3" w:rsidRPr="00154FED" w:rsidDel="00EE51E3">
          <w:delText>.</w:delText>
        </w:r>
      </w:del>
      <w:r w:rsidR="00D035A3" w:rsidRPr="00154FED">
        <w:t xml:space="preserve"> </w:t>
      </w:r>
      <w:r w:rsidR="00675480" w:rsidRPr="00154FED">
        <w:t xml:space="preserve">Thus, the indifferent consumer </w:t>
      </w:r>
      <w:r w:rsidR="002022BD" w:rsidRPr="00154FED">
        <w:rPr>
          <w:position w:val="-4"/>
        </w:rPr>
        <w:object w:dxaOrig="200" w:dyaOrig="200" w14:anchorId="691ECF9E">
          <v:shape id="_x0000_i1063" type="#_x0000_t75" style="width:12pt;height:12pt" o:ole="">
            <v:imagedata r:id="rId22" o:title=""/>
          </v:shape>
          <o:OLEObject Type="Embed" ProgID="Equation.DSMT4" ShapeID="_x0000_i1063" DrawAspect="Content" ObjectID="_1802632698" r:id="rId85"/>
        </w:object>
      </w:r>
      <w:r w:rsidR="00675480" w:rsidRPr="00154FED">
        <w:t xml:space="preserve"> satisfies</w:t>
      </w:r>
      <w:ins w:id="686" w:author="." w:date="2025-03-03T14:51:00Z" w16du:dateUtc="2025-03-03T06:51:00Z">
        <w:r w:rsidR="00EE51E3" w:rsidRPr="00154FED">
          <w:t xml:space="preserve"> the following</w:t>
        </w:r>
      </w:ins>
      <w:r w:rsidR="00675480" w:rsidRPr="00154FED">
        <w:t xml:space="preserve">: </w:t>
      </w:r>
      <w:r w:rsidR="002022BD" w:rsidRPr="00154FED">
        <w:rPr>
          <w:position w:val="-14"/>
        </w:rPr>
        <w:object w:dxaOrig="5160" w:dyaOrig="400" w14:anchorId="647BB79D">
          <v:shape id="_x0000_i1064" type="#_x0000_t75" style="width:258pt;height:18pt" o:ole="">
            <v:imagedata r:id="rId86" o:title=""/>
          </v:shape>
          <o:OLEObject Type="Embed" ProgID="Equation.DSMT4" ShapeID="_x0000_i1064" DrawAspect="Content" ObjectID="_1802632699" r:id="rId87"/>
        </w:object>
      </w:r>
      <w:r w:rsidR="00675480" w:rsidRPr="00154FED">
        <w:t xml:space="preserve">. We can </w:t>
      </w:r>
      <w:ins w:id="687" w:author="." w:date="2025-03-03T14:52:00Z" w16du:dateUtc="2025-03-03T06:52:00Z">
        <w:r w:rsidR="00EE51E3" w:rsidRPr="00154FED">
          <w:t>obtains</w:t>
        </w:r>
      </w:ins>
      <w:del w:id="688" w:author="." w:date="2025-03-03T14:52:00Z" w16du:dateUtc="2025-03-03T06:52:00Z">
        <w:r w:rsidR="00675480" w:rsidRPr="00154FED" w:rsidDel="00EE51E3">
          <w:delText>get</w:delText>
        </w:r>
      </w:del>
      <w:r w:rsidR="00675480" w:rsidRPr="00154FED">
        <w:t xml:space="preserve"> </w:t>
      </w:r>
      <w:r w:rsidR="002022BD" w:rsidRPr="00154FED">
        <w:rPr>
          <w:position w:val="-4"/>
        </w:rPr>
        <w:object w:dxaOrig="200" w:dyaOrig="200" w14:anchorId="4901B7DC">
          <v:shape id="_x0000_i1065" type="#_x0000_t75" style="width:12pt;height:12pt" o:ole="">
            <v:imagedata r:id="rId88" o:title=""/>
          </v:shape>
          <o:OLEObject Type="Embed" ProgID="Equation.DSMT4" ShapeID="_x0000_i1065" DrawAspect="Content" ObjectID="_1802632700" r:id="rId89"/>
        </w:object>
      </w:r>
      <w:r w:rsidR="00675480" w:rsidRPr="00154FED">
        <w:t xml:space="preserve"> </w:t>
      </w:r>
      <w:del w:id="689" w:author="." w:date="2025-03-03T14:52:00Z" w16du:dateUtc="2025-03-03T06:52:00Z">
        <w:r w:rsidR="00675480" w:rsidRPr="00154FED" w:rsidDel="00EE51E3">
          <w:delText xml:space="preserve">in </w:delText>
        </w:r>
      </w:del>
      <w:ins w:id="690" w:author="." w:date="2025-03-03T14:52:00Z" w16du:dateUtc="2025-03-03T06:52:00Z">
        <w:r w:rsidR="00EE51E3" w:rsidRPr="00154FED">
          <w:t xml:space="preserve">using </w:t>
        </w:r>
      </w:ins>
      <w:r w:rsidR="00675480" w:rsidRPr="00154FED">
        <w:t>Eq. (5)</w:t>
      </w:r>
      <w:ins w:id="691" w:author="." w:date="2025-03-03T14:52:00Z" w16du:dateUtc="2025-03-03T06:52:00Z">
        <w:r w:rsidR="00EE51E3" w:rsidRPr="00154FED">
          <w:t xml:space="preserve"> below: </w:t>
        </w:r>
      </w:ins>
      <w:del w:id="692" w:author="." w:date="2025-03-03T14:52:00Z" w16du:dateUtc="2025-03-03T06:52:00Z">
        <w:r w:rsidR="00675480" w:rsidRPr="00154FED" w:rsidDel="00EE51E3">
          <w:delText>.</w:delText>
        </w:r>
      </w:del>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4"/>
        <w:gridCol w:w="1292"/>
      </w:tblGrid>
      <w:tr w:rsidR="00675480" w:rsidRPr="00154FED" w14:paraId="69D45CA0" w14:textId="77777777" w:rsidTr="00FC2442">
        <w:trPr>
          <w:jc w:val="center"/>
        </w:trPr>
        <w:tc>
          <w:tcPr>
            <w:tcW w:w="4222" w:type="pct"/>
            <w:vAlign w:val="center"/>
          </w:tcPr>
          <w:p w14:paraId="4DD0EB12" w14:textId="50B81DC0" w:rsidR="00675480" w:rsidRPr="00154FED" w:rsidRDefault="00215254" w:rsidP="008F5698">
            <w:pPr>
              <w:pStyle w:val="-8"/>
              <w:spacing w:line="360" w:lineRule="auto"/>
              <w:jc w:val="center"/>
            </w:pPr>
            <w:r w:rsidRPr="00154FED">
              <w:object w:dxaOrig="4400" w:dyaOrig="660" w14:anchorId="6D24B896">
                <v:shape id="_x0000_i1066" type="#_x0000_t75" style="width:222pt;height:30pt" o:ole="">
                  <v:imagedata r:id="rId90" o:title=""/>
                </v:shape>
                <o:OLEObject Type="Embed" ProgID="Equation.DSMT4" ShapeID="_x0000_i1066" DrawAspect="Content" ObjectID="_1802632701" r:id="rId91"/>
              </w:object>
            </w:r>
            <w:ins w:id="693" w:author="." w:date="2025-03-03T14:52:00Z" w16du:dateUtc="2025-03-03T06:52:00Z">
              <w:r w:rsidR="00EE51E3" w:rsidRPr="00154FED">
                <w:t>.</w:t>
              </w:r>
            </w:ins>
          </w:p>
        </w:tc>
        <w:tc>
          <w:tcPr>
            <w:tcW w:w="778" w:type="pct"/>
            <w:vAlign w:val="center"/>
          </w:tcPr>
          <w:p w14:paraId="62D6E9CE" w14:textId="02E0BB53" w:rsidR="00675480" w:rsidRPr="00154FED" w:rsidRDefault="00675480" w:rsidP="008F5698">
            <w:pPr>
              <w:pStyle w:val="-8"/>
              <w:spacing w:line="360" w:lineRule="auto"/>
              <w:jc w:val="center"/>
            </w:pPr>
            <w:r w:rsidRPr="00154FED">
              <w:fldChar w:fldCharType="begin"/>
            </w:r>
            <w:r w:rsidRPr="00154FED">
              <w:instrText xml:space="preserve"> MACROBUTTON MTPlaceRef \* MERGEFORMAT </w:instrText>
            </w:r>
            <w:r w:rsidRPr="00154FED">
              <w:fldChar w:fldCharType="begin"/>
            </w:r>
            <w:r w:rsidRPr="00154FED">
              <w:instrText xml:space="preserve"> SEQ MTEqn \h \* MERGEFORMAT </w:instrText>
            </w:r>
            <w:r w:rsidRPr="00154FED">
              <w:fldChar w:fldCharType="end"/>
            </w:r>
            <w:r w:rsidRPr="00154FED">
              <w:instrText>(</w:instrText>
            </w:r>
            <w:fldSimple w:instr=" SEQ MTEqn \c \* Arabic \* MERGEFORMAT ">
              <w:r w:rsidR="00DA33BC" w:rsidRPr="00154FED">
                <w:instrText>5</w:instrText>
              </w:r>
            </w:fldSimple>
            <w:r w:rsidRPr="00154FED">
              <w:instrText>)</w:instrText>
            </w:r>
            <w:r w:rsidRPr="00154FED">
              <w:fldChar w:fldCharType="end"/>
            </w:r>
            <w:del w:id="694" w:author="." w:date="2025-03-03T14:52:00Z" w16du:dateUtc="2025-03-03T06:52:00Z">
              <w:r w:rsidRPr="00154FED" w:rsidDel="00EE51E3">
                <w:delText>.</w:delText>
              </w:r>
            </w:del>
          </w:p>
        </w:tc>
      </w:tr>
    </w:tbl>
    <w:p w14:paraId="700F1199" w14:textId="31792C1D" w:rsidR="00464DBF" w:rsidRPr="00154FED" w:rsidRDefault="00446B02" w:rsidP="008F5698">
      <w:pPr>
        <w:pStyle w:val="-8"/>
        <w:spacing w:line="360" w:lineRule="auto"/>
      </w:pPr>
      <w:r w:rsidRPr="00154FED">
        <w:t>From this</w:t>
      </w:r>
      <w:r w:rsidR="00D035A3" w:rsidRPr="00154FED">
        <w:t>, the demand</w:t>
      </w:r>
      <w:ins w:id="695" w:author="." w:date="2025-03-04T19:48:00Z" w16du:dateUtc="2025-03-04T11:48:00Z">
        <w:r w:rsidR="000E4D80">
          <w:t>s</w:t>
        </w:r>
      </w:ins>
      <w:r w:rsidR="00D035A3" w:rsidRPr="00154FED">
        <w:t xml:space="preserve"> </w:t>
      </w:r>
      <w:r w:rsidRPr="00154FED">
        <w:t>of firms</w:t>
      </w:r>
      <w:r w:rsidR="00D035A3" w:rsidRPr="00154FED">
        <w:t xml:space="preserve"> A</w:t>
      </w:r>
      <w:r w:rsidRPr="00154FED">
        <w:t xml:space="preserve"> and B are calculated as </w:t>
      </w:r>
      <w:r w:rsidRPr="00154FED">
        <w:rPr>
          <w:position w:val="-4"/>
        </w:rPr>
        <w:object w:dxaOrig="200" w:dyaOrig="200" w14:anchorId="2B15D94C">
          <v:shape id="_x0000_i1067" type="#_x0000_t75" style="width:12pt;height:12pt" o:ole="">
            <v:imagedata r:id="rId28" o:title=""/>
          </v:shape>
          <o:OLEObject Type="Embed" ProgID="Equation.DSMT4" ShapeID="_x0000_i1067" DrawAspect="Content" ObjectID="_1802632702" r:id="rId92"/>
        </w:object>
      </w:r>
      <w:r w:rsidRPr="00154FED">
        <w:t xml:space="preserve"> and </w:t>
      </w:r>
      <w:r w:rsidRPr="00154FED">
        <w:rPr>
          <w:position w:val="-4"/>
        </w:rPr>
        <w:object w:dxaOrig="480" w:dyaOrig="260" w14:anchorId="5264458D">
          <v:shape id="_x0000_i1068" type="#_x0000_t75" style="width:24pt;height:12pt" o:ole="">
            <v:imagedata r:id="rId93" o:title=""/>
          </v:shape>
          <o:OLEObject Type="Embed" ProgID="Equation.DSMT4" ShapeID="_x0000_i1068" DrawAspect="Content" ObjectID="_1802632703" r:id="rId94"/>
        </w:object>
      </w:r>
      <w:r w:rsidRPr="00154FED">
        <w:t xml:space="preserve">, respectively. </w:t>
      </w:r>
      <w:r w:rsidR="00986506" w:rsidRPr="00154FED">
        <w:t xml:space="preserve">Therefore, the </w:t>
      </w:r>
      <w:ins w:id="696" w:author="." w:date="2025-03-03T14:52:00Z" w16du:dateUtc="2025-03-03T06:52:00Z">
        <w:r w:rsidR="00EE51E3" w:rsidRPr="00154FED">
          <w:t xml:space="preserve">corresponding </w:t>
        </w:r>
      </w:ins>
      <w:r w:rsidR="00986506" w:rsidRPr="00154FED">
        <w:t>demand function</w:t>
      </w:r>
      <w:r w:rsidRPr="00154FED">
        <w:t>s</w:t>
      </w:r>
      <w:r w:rsidR="00986506" w:rsidRPr="00154FED">
        <w:t xml:space="preserve"> for each </w:t>
      </w:r>
      <w:r w:rsidRPr="00154FED">
        <w:t>firm</w:t>
      </w:r>
      <w:r w:rsidR="00986506" w:rsidRPr="00154FED">
        <w:t xml:space="preserve"> </w:t>
      </w:r>
      <w:r w:rsidRPr="00154FED">
        <w:t>are shown</w:t>
      </w:r>
      <w:r w:rsidR="00986506" w:rsidRPr="00154FED">
        <w:t xml:space="preserve"> </w:t>
      </w:r>
      <w:del w:id="697" w:author="." w:date="2025-03-03T14:52:00Z" w16du:dateUtc="2025-03-03T06:52:00Z">
        <w:r w:rsidR="00986506" w:rsidRPr="00154FED" w:rsidDel="00625A89">
          <w:delText xml:space="preserve">as </w:delText>
        </w:r>
      </w:del>
      <w:ins w:id="698" w:author="." w:date="2025-03-03T14:52:00Z" w16du:dateUtc="2025-03-03T06:52:00Z">
        <w:r w:rsidR="00625A89" w:rsidRPr="00154FED">
          <w:t xml:space="preserve">in </w:t>
        </w:r>
      </w:ins>
      <w:r w:rsidR="00986506" w:rsidRPr="00154FED">
        <w:t>Eq. (</w:t>
      </w:r>
      <w:r w:rsidR="00675480" w:rsidRPr="00154FED">
        <w:t>6</w:t>
      </w:r>
      <w:r w:rsidR="00986506" w:rsidRPr="00154FED">
        <w:t>)</w:t>
      </w:r>
      <w:ins w:id="699" w:author="." w:date="2025-03-03T14:52:00Z" w16du:dateUtc="2025-03-03T06:52:00Z">
        <w:r w:rsidR="00625A89" w:rsidRPr="00154FED">
          <w:t>:</w:t>
        </w:r>
      </w:ins>
      <w:del w:id="700" w:author="." w:date="2025-03-03T14:52:00Z" w16du:dateUtc="2025-03-03T06:52:00Z">
        <w:r w:rsidR="00986506" w:rsidRPr="00154FED" w:rsidDel="00625A89">
          <w:delText>.</w:delText>
        </w:r>
      </w:del>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4"/>
        <w:gridCol w:w="1292"/>
      </w:tblGrid>
      <w:tr w:rsidR="00666DBF" w:rsidRPr="00154FED" w14:paraId="1B123E90" w14:textId="77777777" w:rsidTr="00FC2442">
        <w:trPr>
          <w:jc w:val="center"/>
        </w:trPr>
        <w:tc>
          <w:tcPr>
            <w:tcW w:w="4222" w:type="pct"/>
            <w:vAlign w:val="center"/>
          </w:tcPr>
          <w:bookmarkStart w:id="701" w:name="_Hlk175076195"/>
          <w:p w14:paraId="41BC0B48" w14:textId="1E9A50E1" w:rsidR="00666DBF" w:rsidRPr="00154FED" w:rsidRDefault="00215254" w:rsidP="008F5698">
            <w:pPr>
              <w:pStyle w:val="-8"/>
              <w:spacing w:line="360" w:lineRule="auto"/>
              <w:jc w:val="center"/>
            </w:pPr>
            <w:r w:rsidRPr="00154FED">
              <w:object w:dxaOrig="4580" w:dyaOrig="660" w14:anchorId="23604F65">
                <v:shape id="_x0000_i1069" type="#_x0000_t75" style="width:228pt;height:30pt" o:ole="">
                  <v:imagedata r:id="rId95" o:title=""/>
                </v:shape>
                <o:OLEObject Type="Embed" ProgID="Equation.DSMT4" ShapeID="_x0000_i1069" DrawAspect="Content" ObjectID="_1802632704" r:id="rId96"/>
              </w:object>
            </w:r>
            <w:bookmarkEnd w:id="701"/>
            <w:ins w:id="702" w:author="." w:date="2025-03-03T14:52:00Z" w16du:dateUtc="2025-03-03T06:52:00Z">
              <w:r w:rsidR="00EE51E3" w:rsidRPr="00154FED">
                <w:t>,</w:t>
              </w:r>
            </w:ins>
          </w:p>
        </w:tc>
        <w:tc>
          <w:tcPr>
            <w:tcW w:w="778" w:type="pct"/>
            <w:vMerge w:val="restart"/>
            <w:vAlign w:val="center"/>
          </w:tcPr>
          <w:p w14:paraId="6609A52B" w14:textId="0982D9A4" w:rsidR="00666DBF" w:rsidRPr="00154FED" w:rsidRDefault="000B54BF" w:rsidP="008F5698">
            <w:pPr>
              <w:pStyle w:val="-8"/>
              <w:spacing w:line="360" w:lineRule="auto"/>
              <w:jc w:val="center"/>
            </w:pPr>
            <w:r w:rsidRPr="00154FED">
              <w:fldChar w:fldCharType="begin"/>
            </w:r>
            <w:r w:rsidRPr="00154FED">
              <w:instrText xml:space="preserve"> MACROBUTTON MTPlaceRef \* MERGEFORMAT </w:instrText>
            </w:r>
            <w:r w:rsidRPr="00154FED">
              <w:fldChar w:fldCharType="begin"/>
            </w:r>
            <w:r w:rsidRPr="00154FED">
              <w:instrText xml:space="preserve"> SEQ MTEqn \h \* MERGEFORMAT </w:instrText>
            </w:r>
            <w:r w:rsidRPr="00154FED">
              <w:fldChar w:fldCharType="end"/>
            </w:r>
            <w:r w:rsidRPr="00154FED">
              <w:instrText>(</w:instrText>
            </w:r>
            <w:fldSimple w:instr=" SEQ MTEqn \c \* Arabic \* MERGEFORMAT ">
              <w:r w:rsidR="00DA33BC" w:rsidRPr="00154FED">
                <w:instrText>6</w:instrText>
              </w:r>
            </w:fldSimple>
            <w:r w:rsidRPr="00154FED">
              <w:instrText>)</w:instrText>
            </w:r>
            <w:r w:rsidRPr="00154FED">
              <w:fldChar w:fldCharType="end"/>
            </w:r>
            <w:del w:id="703" w:author="." w:date="2025-03-03T14:52:00Z" w16du:dateUtc="2025-03-03T06:52:00Z">
              <w:r w:rsidR="00956E0D" w:rsidRPr="00154FED" w:rsidDel="00EE51E3">
                <w:delText>.</w:delText>
              </w:r>
            </w:del>
          </w:p>
        </w:tc>
      </w:tr>
      <w:tr w:rsidR="00666DBF" w:rsidRPr="00154FED" w14:paraId="565F5F95" w14:textId="77777777" w:rsidTr="00FC2442">
        <w:trPr>
          <w:jc w:val="center"/>
        </w:trPr>
        <w:tc>
          <w:tcPr>
            <w:tcW w:w="4222" w:type="pct"/>
            <w:vAlign w:val="center"/>
          </w:tcPr>
          <w:p w14:paraId="25F6C8EB" w14:textId="1011AF54" w:rsidR="00666DBF" w:rsidRPr="00154FED" w:rsidRDefault="00215254" w:rsidP="008F5698">
            <w:pPr>
              <w:pStyle w:val="-8"/>
              <w:spacing w:line="360" w:lineRule="auto"/>
              <w:jc w:val="center"/>
            </w:pPr>
            <w:r w:rsidRPr="00154FED">
              <w:object w:dxaOrig="4580" w:dyaOrig="660" w14:anchorId="100AD8F9">
                <v:shape id="_x0000_i1070" type="#_x0000_t75" style="width:228pt;height:30pt" o:ole="">
                  <v:imagedata r:id="rId97" o:title=""/>
                </v:shape>
                <o:OLEObject Type="Embed" ProgID="Equation.DSMT4" ShapeID="_x0000_i1070" DrawAspect="Content" ObjectID="_1802632705" r:id="rId98"/>
              </w:object>
            </w:r>
            <w:ins w:id="704" w:author="." w:date="2025-03-03T14:52:00Z" w16du:dateUtc="2025-03-03T06:52:00Z">
              <w:r w:rsidR="00EE51E3" w:rsidRPr="00154FED">
                <w:t>.</w:t>
              </w:r>
            </w:ins>
          </w:p>
        </w:tc>
        <w:tc>
          <w:tcPr>
            <w:tcW w:w="778" w:type="pct"/>
            <w:vMerge/>
            <w:vAlign w:val="center"/>
          </w:tcPr>
          <w:p w14:paraId="0786B877" w14:textId="774AD05B" w:rsidR="00666DBF" w:rsidRPr="00154FED" w:rsidRDefault="00666DBF" w:rsidP="008F5698">
            <w:pPr>
              <w:pStyle w:val="-8"/>
              <w:spacing w:line="360" w:lineRule="auto"/>
              <w:jc w:val="center"/>
            </w:pPr>
          </w:p>
        </w:tc>
      </w:tr>
    </w:tbl>
    <w:p w14:paraId="18896D14" w14:textId="1778335C" w:rsidR="00986506" w:rsidRPr="00154FED" w:rsidRDefault="00986506" w:rsidP="008F5698">
      <w:pPr>
        <w:pStyle w:val="-2"/>
        <w:spacing w:line="360" w:lineRule="auto"/>
      </w:pPr>
      <w:r w:rsidRPr="00154FED">
        <w:t>Timing of the game</w:t>
      </w:r>
    </w:p>
    <w:p w14:paraId="48B34559" w14:textId="59F0A104" w:rsidR="00FC2442" w:rsidRPr="00154FED" w:rsidRDefault="00B37D35" w:rsidP="008F5698">
      <w:pPr>
        <w:pStyle w:val="-8"/>
        <w:spacing w:line="360" w:lineRule="auto"/>
      </w:pPr>
      <w:bookmarkStart w:id="705" w:name="_Hlk167652726"/>
      <w:r w:rsidRPr="00154FED">
        <w:t xml:space="preserve">The process of this game model is as follows. </w:t>
      </w:r>
      <w:bookmarkStart w:id="706" w:name="_Hlk146132299"/>
      <w:r w:rsidR="00AA4598" w:rsidRPr="00154FED">
        <w:t>In stage 1</w:t>
      </w:r>
      <w:r w:rsidRPr="00154FED">
        <w:t xml:space="preserve">, </w:t>
      </w:r>
      <w:r w:rsidR="009120CB" w:rsidRPr="00154FED">
        <w:t xml:space="preserve">the </w:t>
      </w:r>
      <w:r w:rsidR="00986506" w:rsidRPr="00154FED">
        <w:t xml:space="preserve">platform </w:t>
      </w:r>
      <w:r w:rsidR="008C1DEB" w:rsidRPr="00154FED">
        <w:t xml:space="preserve">decides whether </w:t>
      </w:r>
      <w:r w:rsidR="00FD5E5D" w:rsidRPr="00154FED">
        <w:t xml:space="preserve">or not </w:t>
      </w:r>
      <w:r w:rsidR="008C1DEB" w:rsidRPr="00154FED">
        <w:t xml:space="preserve">to </w:t>
      </w:r>
      <w:r w:rsidR="00CA4A3F" w:rsidRPr="00154FED">
        <w:t>imp</w:t>
      </w:r>
      <w:r w:rsidR="006D061C" w:rsidRPr="00154FED">
        <w:t>o</w:t>
      </w:r>
      <w:r w:rsidR="00CA4A3F" w:rsidRPr="00154FED">
        <w:t xml:space="preserve">se </w:t>
      </w:r>
      <w:r w:rsidR="006D061C" w:rsidRPr="00154FED">
        <w:t>manipulation</w:t>
      </w:r>
      <w:r w:rsidR="008B1E1F" w:rsidRPr="00154FED">
        <w:t xml:space="preserve"> </w:t>
      </w:r>
      <w:r w:rsidR="008C1DEB" w:rsidRPr="00154FED">
        <w:t>govern</w:t>
      </w:r>
      <w:r w:rsidR="008B1E1F" w:rsidRPr="00154FED">
        <w:t>ance</w:t>
      </w:r>
      <w:r w:rsidR="008C1DEB" w:rsidRPr="00154FED">
        <w:t xml:space="preserve">. </w:t>
      </w:r>
      <w:r w:rsidR="00B2148A" w:rsidRPr="00154FED">
        <w:t>In stage 2</w:t>
      </w:r>
      <w:r w:rsidR="009120CB" w:rsidRPr="00154FED">
        <w:t xml:space="preserve">, </w:t>
      </w:r>
      <w:r w:rsidRPr="00154FED">
        <w:t>firm</w:t>
      </w:r>
      <w:ins w:id="707" w:author="." w:date="2025-03-03T14:52:00Z" w16du:dateUtc="2025-03-03T06:52:00Z">
        <w:r w:rsidR="00625A89" w:rsidRPr="00154FED">
          <w:t>s</w:t>
        </w:r>
      </w:ins>
      <w:r w:rsidRPr="00154FED">
        <w:t xml:space="preserve"> A and </w:t>
      </w:r>
      <w:del w:id="708" w:author="." w:date="2025-03-03T14:53:00Z" w16du:dateUtc="2025-03-03T06:53:00Z">
        <w:r w:rsidRPr="00154FED" w:rsidDel="00625A89">
          <w:delText xml:space="preserve">firm </w:delText>
        </w:r>
      </w:del>
      <w:r w:rsidRPr="00154FED">
        <w:t xml:space="preserve">B </w:t>
      </w:r>
      <w:r w:rsidR="00BA3E9A" w:rsidRPr="00154FED">
        <w:t>decide</w:t>
      </w:r>
      <w:r w:rsidRPr="00154FED">
        <w:t xml:space="preserve"> whether </w:t>
      </w:r>
      <w:r w:rsidR="00FD5E5D" w:rsidRPr="00154FED">
        <w:t xml:space="preserve">or not </w:t>
      </w:r>
      <w:r w:rsidRPr="00154FED">
        <w:t xml:space="preserve">to manipulate reviews. </w:t>
      </w:r>
      <w:r w:rsidR="00B2148A" w:rsidRPr="00154FED">
        <w:t>In stage 3</w:t>
      </w:r>
      <w:r w:rsidRPr="00154FED">
        <w:t xml:space="preserve">, </w:t>
      </w:r>
      <w:ins w:id="709" w:author="." w:date="2025-03-03T14:53:00Z" w16du:dateUtc="2025-03-03T06:53:00Z">
        <w:r w:rsidR="00625A89" w:rsidRPr="00154FED">
          <w:t xml:space="preserve">both </w:t>
        </w:r>
      </w:ins>
      <w:del w:id="710" w:author="." w:date="2025-03-03T14:53:00Z" w16du:dateUtc="2025-03-03T06:53:00Z">
        <w:r w:rsidR="00BA3E9A" w:rsidRPr="00154FED" w:rsidDel="00625A89">
          <w:delText xml:space="preserve">the </w:delText>
        </w:r>
      </w:del>
      <w:r w:rsidRPr="00154FED">
        <w:t xml:space="preserve">firms set their prices and manipulation efforts. Finally, consumers </w:t>
      </w:r>
      <w:r w:rsidR="008B1E1F" w:rsidRPr="00154FED">
        <w:t>choose between</w:t>
      </w:r>
      <w:r w:rsidRPr="00154FED">
        <w:t xml:space="preserve"> purchas</w:t>
      </w:r>
      <w:r w:rsidR="008B1E1F" w:rsidRPr="00154FED">
        <w:t>ing</w:t>
      </w:r>
      <w:r w:rsidR="00F37EA6" w:rsidRPr="00154FED">
        <w:t xml:space="preserve"> product A or product B</w:t>
      </w:r>
      <w:r w:rsidRPr="00154FED">
        <w:t xml:space="preserve">. </w:t>
      </w:r>
      <w:bookmarkEnd w:id="706"/>
      <w:r w:rsidRPr="00154FED">
        <w:t xml:space="preserve">This paper considers </w:t>
      </w:r>
      <w:r w:rsidR="00885E93" w:rsidRPr="00154FED">
        <w:t>eight</w:t>
      </w:r>
      <w:r w:rsidRPr="00154FED">
        <w:t xml:space="preserve"> scenarios</w:t>
      </w:r>
      <w:r w:rsidR="008B1E1F" w:rsidRPr="00154FED">
        <w:t>.</w:t>
      </w:r>
      <w:r w:rsidRPr="00154FED">
        <w:t xml:space="preserve"> </w:t>
      </w:r>
      <w:del w:id="711" w:author="." w:date="2025-03-03T14:53:00Z" w16du:dateUtc="2025-03-03T06:53:00Z">
        <w:r w:rsidR="008B1E1F" w:rsidRPr="00154FED" w:rsidDel="00625A89">
          <w:delText>W</w:delText>
        </w:r>
        <w:r w:rsidR="00936404" w:rsidRPr="00154FED" w:rsidDel="00625A89">
          <w:delText xml:space="preserve">hen </w:delText>
        </w:r>
      </w:del>
      <w:ins w:id="712" w:author="." w:date="2025-03-03T14:53:00Z" w16du:dateUtc="2025-03-03T06:53:00Z">
        <w:r w:rsidR="00625A89" w:rsidRPr="00154FED">
          <w:t xml:space="preserve">In particular, when </w:t>
        </w:r>
      </w:ins>
      <w:r w:rsidR="00936404" w:rsidRPr="00154FED">
        <w:t>the platform chooses to govern, there are four scenarios</w:t>
      </w:r>
      <w:r w:rsidR="008B1E1F" w:rsidRPr="00154FED">
        <w:t>:</w:t>
      </w:r>
      <w:r w:rsidR="00936404" w:rsidRPr="00154FED">
        <w:t xml:space="preserve"> </w:t>
      </w:r>
      <w:r w:rsidR="008B1E1F" w:rsidRPr="00154FED">
        <w:t>no</w:t>
      </w:r>
      <w:r w:rsidRPr="00154FED">
        <w:t xml:space="preserve"> manipulation, manipulation by firm A</w:t>
      </w:r>
      <w:r w:rsidR="001D192C" w:rsidRPr="00154FED">
        <w:t xml:space="preserve"> alone</w:t>
      </w:r>
      <w:r w:rsidRPr="00154FED">
        <w:t>, manipulation by firm B</w:t>
      </w:r>
      <w:r w:rsidR="001D192C" w:rsidRPr="00154FED">
        <w:t xml:space="preserve"> alone</w:t>
      </w:r>
      <w:r w:rsidRPr="00154FED">
        <w:t xml:space="preserve">, and manipulation by </w:t>
      </w:r>
      <w:r w:rsidR="00542A16" w:rsidRPr="00154FED">
        <w:t xml:space="preserve">both </w:t>
      </w:r>
      <w:r w:rsidRPr="00154FED">
        <w:t>firm</w:t>
      </w:r>
      <w:r w:rsidR="00542A16" w:rsidRPr="00154FED">
        <w:t>s</w:t>
      </w:r>
      <w:r w:rsidR="008B1E1F" w:rsidRPr="00154FED">
        <w:t>. W</w:t>
      </w:r>
      <w:r w:rsidR="00936404" w:rsidRPr="00154FED">
        <w:t xml:space="preserve">hen the platform chooses not to govern, </w:t>
      </w:r>
      <w:r w:rsidR="008B1E1F" w:rsidRPr="00154FED">
        <w:t>the same four scenarios apply</w:t>
      </w:r>
      <w:r w:rsidRPr="00154FED">
        <w:t xml:space="preserve">. </w:t>
      </w:r>
      <w:r w:rsidR="00FB68FF" w:rsidRPr="00154FED">
        <w:t>Table 1 summarizes the notations used in the</w:t>
      </w:r>
      <w:r w:rsidR="00FB68FF" w:rsidRPr="00154FED">
        <w:rPr>
          <w:rFonts w:hint="eastAsia"/>
        </w:rPr>
        <w:t xml:space="preserve"> </w:t>
      </w:r>
      <w:r w:rsidR="00FB68FF" w:rsidRPr="00154FED">
        <w:t>paper.</w:t>
      </w:r>
      <w:bookmarkEnd w:id="705"/>
    </w:p>
    <w:p w14:paraId="62035862" w14:textId="5818C10F" w:rsidR="00FB68FF" w:rsidRPr="00154FED" w:rsidRDefault="00FB68FF" w:rsidP="008F5698">
      <w:pPr>
        <w:pStyle w:val="-8"/>
        <w:spacing w:line="360" w:lineRule="auto"/>
        <w:ind w:firstLineChars="0" w:firstLine="0"/>
        <w:jc w:val="center"/>
      </w:pPr>
      <w:r w:rsidRPr="00154FED">
        <w:t>Table 1</w:t>
      </w:r>
      <w:r w:rsidR="00B42745" w:rsidRPr="00154FED">
        <w:t xml:space="preserve">. </w:t>
      </w:r>
      <w:r w:rsidRPr="00154FED">
        <w:t xml:space="preserve">Summary of </w:t>
      </w:r>
      <w:r w:rsidR="00986506" w:rsidRPr="00154FED">
        <w:t>notations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037"/>
      </w:tblGrid>
      <w:tr w:rsidR="00B2148A" w:rsidRPr="00154FED" w14:paraId="162FB8A9" w14:textId="77777777" w:rsidTr="005F3608">
        <w:tc>
          <w:tcPr>
            <w:tcW w:w="8306" w:type="dxa"/>
            <w:gridSpan w:val="2"/>
            <w:tcBorders>
              <w:top w:val="single" w:sz="4" w:space="0" w:color="auto"/>
              <w:bottom w:val="single" w:sz="4" w:space="0" w:color="auto"/>
            </w:tcBorders>
            <w:vAlign w:val="center"/>
          </w:tcPr>
          <w:p w14:paraId="55A0D59D" w14:textId="016B0BE3" w:rsidR="00B2148A" w:rsidRPr="00154FED" w:rsidRDefault="00B2148A" w:rsidP="008F5698">
            <w:pPr>
              <w:pStyle w:val="-0"/>
              <w:spacing w:line="360" w:lineRule="auto"/>
              <w:ind w:firstLineChars="0" w:firstLine="0"/>
              <w:jc w:val="center"/>
              <w:rPr>
                <w:b/>
                <w:bCs/>
              </w:rPr>
            </w:pPr>
            <w:r w:rsidRPr="00154FED">
              <w:rPr>
                <w:b/>
                <w:bCs/>
              </w:rPr>
              <w:t>Decision Variables</w:t>
            </w:r>
          </w:p>
        </w:tc>
      </w:tr>
      <w:tr w:rsidR="00B2148A" w:rsidRPr="00154FED" w14:paraId="040B6355" w14:textId="77777777" w:rsidTr="005F3608">
        <w:tc>
          <w:tcPr>
            <w:tcW w:w="1269" w:type="dxa"/>
            <w:tcBorders>
              <w:top w:val="single" w:sz="4" w:space="0" w:color="auto"/>
            </w:tcBorders>
            <w:vAlign w:val="center"/>
          </w:tcPr>
          <w:p w14:paraId="0B57A2A6" w14:textId="28A198BC" w:rsidR="00B2148A" w:rsidRPr="00154FED" w:rsidRDefault="00B2148A" w:rsidP="008F5698">
            <w:pPr>
              <w:pStyle w:val="-0"/>
              <w:spacing w:line="360" w:lineRule="auto"/>
              <w:ind w:firstLineChars="0" w:firstLine="0"/>
            </w:pPr>
            <w:r w:rsidRPr="00154FED">
              <w:rPr>
                <w:rFonts w:hint="eastAsia"/>
              </w:rPr>
              <w:t>N</w:t>
            </w:r>
            <w:r w:rsidR="005F3608" w:rsidRPr="00154FED">
              <w:t>o</w:t>
            </w:r>
            <w:r w:rsidRPr="00154FED">
              <w:t>tation</w:t>
            </w:r>
          </w:p>
        </w:tc>
        <w:tc>
          <w:tcPr>
            <w:tcW w:w="7037" w:type="dxa"/>
            <w:tcBorders>
              <w:top w:val="single" w:sz="4" w:space="0" w:color="auto"/>
            </w:tcBorders>
            <w:vAlign w:val="center"/>
          </w:tcPr>
          <w:p w14:paraId="3C076DC8" w14:textId="256823D6" w:rsidR="00B2148A" w:rsidRPr="00154FED" w:rsidRDefault="00B2148A" w:rsidP="008F5698">
            <w:pPr>
              <w:pStyle w:val="-0"/>
              <w:spacing w:line="360" w:lineRule="auto"/>
              <w:ind w:firstLineChars="0" w:firstLine="0"/>
              <w:jc w:val="center"/>
            </w:pPr>
            <w:r w:rsidRPr="00154FED">
              <w:t>Definition</w:t>
            </w:r>
          </w:p>
        </w:tc>
      </w:tr>
      <w:tr w:rsidR="00B2148A" w:rsidRPr="00154FED" w14:paraId="43DE10C7" w14:textId="77777777" w:rsidTr="005F3608">
        <w:tc>
          <w:tcPr>
            <w:tcW w:w="1269" w:type="dxa"/>
            <w:vAlign w:val="center"/>
          </w:tcPr>
          <w:p w14:paraId="2829FF1D" w14:textId="3740C3C4" w:rsidR="00B2148A" w:rsidRPr="00154FED" w:rsidRDefault="00B2148A" w:rsidP="008F5698">
            <w:pPr>
              <w:pStyle w:val="-0"/>
              <w:spacing w:line="360" w:lineRule="auto"/>
              <w:ind w:firstLineChars="0" w:firstLine="0"/>
            </w:pPr>
            <w:r w:rsidRPr="00154FED">
              <w:rPr>
                <w:position w:val="-12"/>
              </w:rPr>
              <w:object w:dxaOrig="260" w:dyaOrig="360" w14:anchorId="0F74D5E3">
                <v:shape id="_x0000_i1071" type="#_x0000_t75" style="width:12pt;height:18pt" o:ole="">
                  <v:imagedata r:id="rId99" o:title=""/>
                </v:shape>
                <o:OLEObject Type="Embed" ProgID="Equation.DSMT4" ShapeID="_x0000_i1071" DrawAspect="Content" ObjectID="_1802632706" r:id="rId100"/>
              </w:object>
            </w:r>
          </w:p>
        </w:tc>
        <w:tc>
          <w:tcPr>
            <w:tcW w:w="7037" w:type="dxa"/>
            <w:vAlign w:val="center"/>
          </w:tcPr>
          <w:p w14:paraId="6E2CB30E" w14:textId="0A2FCC25" w:rsidR="00B2148A" w:rsidRPr="00154FED" w:rsidRDefault="00B2148A" w:rsidP="008F5698">
            <w:pPr>
              <w:pStyle w:val="-0"/>
              <w:spacing w:line="360" w:lineRule="auto"/>
              <w:ind w:firstLineChars="0" w:firstLine="0"/>
            </w:pPr>
            <w:r w:rsidRPr="00154FED">
              <w:t xml:space="preserve">The price of </w:t>
            </w:r>
            <w:del w:id="713" w:author="." w:date="2025-03-03T14:53:00Z" w16du:dateUtc="2025-03-03T06:53:00Z">
              <w:r w:rsidR="00BC1955" w:rsidRPr="00154FED" w:rsidDel="00625A89">
                <w:delText xml:space="preserve">the </w:delText>
              </w:r>
            </w:del>
            <w:r w:rsidRPr="00154FED">
              <w:t xml:space="preserve">product </w:t>
            </w:r>
            <w:r w:rsidRPr="00154FED">
              <w:rPr>
                <w:position w:val="-6"/>
              </w:rPr>
              <w:object w:dxaOrig="139" w:dyaOrig="260" w14:anchorId="10FCB91B">
                <v:shape id="_x0000_i1072" type="#_x0000_t75" style="width:6pt;height:12pt" o:ole="">
                  <v:imagedata r:id="rId101" o:title=""/>
                </v:shape>
                <o:OLEObject Type="Embed" ProgID="Equation.DSMT4" ShapeID="_x0000_i1072" DrawAspect="Content" ObjectID="_1802632707" r:id="rId102"/>
              </w:object>
            </w:r>
          </w:p>
        </w:tc>
      </w:tr>
      <w:tr w:rsidR="00B2148A" w:rsidRPr="00154FED" w14:paraId="63BCE387" w14:textId="77777777" w:rsidTr="005F3608">
        <w:tc>
          <w:tcPr>
            <w:tcW w:w="1269" w:type="dxa"/>
            <w:vAlign w:val="center"/>
          </w:tcPr>
          <w:p w14:paraId="0CE13776" w14:textId="05A6DE30" w:rsidR="00B2148A" w:rsidRPr="00154FED" w:rsidRDefault="00B2148A" w:rsidP="008F5698">
            <w:pPr>
              <w:pStyle w:val="-0"/>
              <w:spacing w:line="360" w:lineRule="auto"/>
              <w:ind w:firstLineChars="0" w:firstLine="0"/>
            </w:pPr>
            <w:r w:rsidRPr="00154FED">
              <w:rPr>
                <w:position w:val="-12"/>
              </w:rPr>
              <w:object w:dxaOrig="260" w:dyaOrig="380" w14:anchorId="5510B1A0">
                <v:shape id="_x0000_i1073" type="#_x0000_t75" style="width:12pt;height:18pt" o:ole="">
                  <v:imagedata r:id="rId103" o:title=""/>
                </v:shape>
                <o:OLEObject Type="Embed" ProgID="Equation.DSMT4" ShapeID="_x0000_i1073" DrawAspect="Content" ObjectID="_1802632708" r:id="rId104"/>
              </w:object>
            </w:r>
          </w:p>
        </w:tc>
        <w:tc>
          <w:tcPr>
            <w:tcW w:w="7037" w:type="dxa"/>
            <w:vAlign w:val="center"/>
          </w:tcPr>
          <w:p w14:paraId="37196177" w14:textId="4489B950" w:rsidR="00B2148A" w:rsidRPr="00154FED" w:rsidRDefault="00B2148A" w:rsidP="008F5698">
            <w:pPr>
              <w:pStyle w:val="-0"/>
              <w:spacing w:line="360" w:lineRule="auto"/>
              <w:ind w:firstLineChars="0" w:firstLine="0"/>
            </w:pPr>
            <w:r w:rsidRPr="00154FED">
              <w:rPr>
                <w:rFonts w:hint="eastAsia"/>
              </w:rPr>
              <w:t>T</w:t>
            </w:r>
            <w:r w:rsidRPr="00154FED">
              <w:t xml:space="preserve">he manipulation effort of </w:t>
            </w:r>
            <w:del w:id="714" w:author="." w:date="2025-03-03T14:53:00Z" w16du:dateUtc="2025-03-03T06:53:00Z">
              <w:r w:rsidR="00BC1955" w:rsidRPr="00154FED" w:rsidDel="00625A89">
                <w:delText xml:space="preserve">the </w:delText>
              </w:r>
            </w:del>
            <w:r w:rsidRPr="00154FED">
              <w:t xml:space="preserve">firm </w:t>
            </w:r>
            <w:r w:rsidRPr="00154FED">
              <w:rPr>
                <w:position w:val="-6"/>
              </w:rPr>
              <w:object w:dxaOrig="139" w:dyaOrig="260" w14:anchorId="1500FDBE">
                <v:shape id="_x0000_i1074" type="#_x0000_t75" style="width:6pt;height:12pt" o:ole="">
                  <v:imagedata r:id="rId105" o:title=""/>
                </v:shape>
                <o:OLEObject Type="Embed" ProgID="Equation.DSMT4" ShapeID="_x0000_i1074" DrawAspect="Content" ObjectID="_1802632709" r:id="rId106"/>
              </w:object>
            </w:r>
          </w:p>
        </w:tc>
      </w:tr>
      <w:tr w:rsidR="00B2148A" w:rsidRPr="00154FED" w14:paraId="5AB9C114" w14:textId="77777777" w:rsidTr="005F3608">
        <w:tc>
          <w:tcPr>
            <w:tcW w:w="1269" w:type="dxa"/>
            <w:tcBorders>
              <w:bottom w:val="single" w:sz="4" w:space="0" w:color="auto"/>
            </w:tcBorders>
            <w:vAlign w:val="center"/>
          </w:tcPr>
          <w:p w14:paraId="59E6B80E" w14:textId="54E00CE5" w:rsidR="00B2148A" w:rsidRPr="00154FED" w:rsidRDefault="00215254" w:rsidP="008F5698">
            <w:pPr>
              <w:pStyle w:val="-0"/>
              <w:spacing w:line="360" w:lineRule="auto"/>
              <w:ind w:firstLineChars="0" w:firstLine="0"/>
            </w:pPr>
            <w:r w:rsidRPr="00154FED">
              <w:rPr>
                <w:position w:val="-6"/>
              </w:rPr>
              <w:object w:dxaOrig="200" w:dyaOrig="220" w14:anchorId="1EB8E892">
                <v:shape id="_x0000_i1075" type="#_x0000_t75" style="width:12pt;height:12pt" o:ole="">
                  <v:imagedata r:id="rId107" o:title=""/>
                </v:shape>
                <o:OLEObject Type="Embed" ProgID="Equation.DSMT4" ShapeID="_x0000_i1075" DrawAspect="Content" ObjectID="_1802632710" r:id="rId108"/>
              </w:object>
            </w:r>
          </w:p>
        </w:tc>
        <w:tc>
          <w:tcPr>
            <w:tcW w:w="7037" w:type="dxa"/>
            <w:tcBorders>
              <w:bottom w:val="single" w:sz="4" w:space="0" w:color="auto"/>
            </w:tcBorders>
            <w:vAlign w:val="center"/>
          </w:tcPr>
          <w:p w14:paraId="032FC589" w14:textId="2573E5D8" w:rsidR="00B2148A" w:rsidRPr="00154FED" w:rsidRDefault="00B2148A" w:rsidP="008F5698">
            <w:pPr>
              <w:pStyle w:val="-0"/>
              <w:spacing w:line="360" w:lineRule="auto"/>
              <w:ind w:firstLineChars="0" w:firstLine="0"/>
            </w:pPr>
            <w:r w:rsidRPr="00154FED">
              <w:t>The</w:t>
            </w:r>
            <w:r w:rsidRPr="00154FED">
              <w:rPr>
                <w:rFonts w:eastAsia="SimHei" w:hint="eastAsia"/>
              </w:rPr>
              <w:t xml:space="preserve"> </w:t>
            </w:r>
            <w:r w:rsidR="00943CCA" w:rsidRPr="00154FED">
              <w:t xml:space="preserve">governance </w:t>
            </w:r>
            <w:r w:rsidRPr="00154FED">
              <w:rPr>
                <w:rFonts w:eastAsia="SimHei"/>
              </w:rPr>
              <w:t>in</w:t>
            </w:r>
            <w:r w:rsidRPr="00154FED">
              <w:t>tensity of the platform</w:t>
            </w:r>
          </w:p>
        </w:tc>
      </w:tr>
      <w:tr w:rsidR="005F3608" w:rsidRPr="00154FED" w14:paraId="714C55B7" w14:textId="77777777" w:rsidTr="008B1E1F">
        <w:tc>
          <w:tcPr>
            <w:tcW w:w="8306" w:type="dxa"/>
            <w:gridSpan w:val="2"/>
            <w:tcBorders>
              <w:top w:val="single" w:sz="4" w:space="0" w:color="auto"/>
              <w:bottom w:val="single" w:sz="4" w:space="0" w:color="auto"/>
            </w:tcBorders>
            <w:vAlign w:val="center"/>
          </w:tcPr>
          <w:p w14:paraId="75DB189E" w14:textId="5FD85DDE" w:rsidR="005F3608" w:rsidRPr="00154FED" w:rsidRDefault="005F3608" w:rsidP="008F5698">
            <w:pPr>
              <w:pStyle w:val="-0"/>
              <w:spacing w:line="360" w:lineRule="auto"/>
              <w:ind w:firstLineChars="0" w:firstLine="0"/>
              <w:jc w:val="center"/>
              <w:rPr>
                <w:b/>
                <w:bCs/>
              </w:rPr>
            </w:pPr>
            <w:r w:rsidRPr="00154FED">
              <w:rPr>
                <w:b/>
                <w:bCs/>
              </w:rPr>
              <w:t>Parameters</w:t>
            </w:r>
          </w:p>
        </w:tc>
      </w:tr>
      <w:tr w:rsidR="0090714C" w:rsidRPr="00154FED" w14:paraId="27543AEB" w14:textId="77777777" w:rsidTr="008B1E1F">
        <w:tc>
          <w:tcPr>
            <w:tcW w:w="1269" w:type="dxa"/>
            <w:vAlign w:val="center"/>
          </w:tcPr>
          <w:p w14:paraId="233111D5" w14:textId="5B23F420" w:rsidR="0090714C" w:rsidRPr="00154FED" w:rsidRDefault="0090714C" w:rsidP="008F5698">
            <w:pPr>
              <w:pStyle w:val="-0"/>
              <w:spacing w:line="360" w:lineRule="auto"/>
              <w:ind w:firstLineChars="0" w:firstLine="0"/>
            </w:pPr>
            <w:r w:rsidRPr="00154FED">
              <w:rPr>
                <w:position w:val="-12"/>
              </w:rPr>
              <w:object w:dxaOrig="260" w:dyaOrig="360" w14:anchorId="4E739AAC">
                <v:shape id="_x0000_i1076" type="#_x0000_t75" style="width:12pt;height:18pt" o:ole="">
                  <v:imagedata r:id="rId109" o:title=""/>
                </v:shape>
                <o:OLEObject Type="Embed" ProgID="Equation.DSMT4" ShapeID="_x0000_i1076" DrawAspect="Content" ObjectID="_1802632711" r:id="rId110"/>
              </w:object>
            </w:r>
          </w:p>
        </w:tc>
        <w:tc>
          <w:tcPr>
            <w:tcW w:w="7037" w:type="dxa"/>
            <w:vAlign w:val="center"/>
          </w:tcPr>
          <w:p w14:paraId="2C85E2A2" w14:textId="4C8561B5" w:rsidR="0090714C" w:rsidRPr="00154FED" w:rsidRDefault="0090714C" w:rsidP="008F5698">
            <w:pPr>
              <w:pStyle w:val="-0"/>
              <w:spacing w:line="360" w:lineRule="auto"/>
              <w:ind w:firstLineChars="0" w:firstLine="0"/>
            </w:pPr>
            <w:r w:rsidRPr="00154FED">
              <w:rPr>
                <w:position w:val="-12"/>
              </w:rPr>
              <w:object w:dxaOrig="279" w:dyaOrig="360" w14:anchorId="5AD464FF">
                <v:shape id="_x0000_i1077" type="#_x0000_t75" style="width:12pt;height:18pt" o:ole="">
                  <v:imagedata r:id="rId111" o:title=""/>
                </v:shape>
                <o:OLEObject Type="Embed" ProgID="Equation.DSMT4" ShapeID="_x0000_i1077" DrawAspect="Content" ObjectID="_1802632712" r:id="rId112"/>
              </w:object>
            </w:r>
            <w:r w:rsidRPr="00154FED">
              <w:rPr>
                <w:rFonts w:hint="eastAsia"/>
              </w:rPr>
              <w:t xml:space="preserve"> </w:t>
            </w:r>
            <w:r w:rsidRPr="00154FED">
              <w:t>is the cost coefficient of manipulation</w:t>
            </w:r>
            <w:r w:rsidRPr="00154FED">
              <w:rPr>
                <w:rFonts w:hint="eastAsia"/>
              </w:rPr>
              <w:t>,</w:t>
            </w:r>
            <w:ins w:id="715" w:author="." w:date="2025-03-03T14:53:00Z" w16du:dateUtc="2025-03-03T06:53:00Z">
              <w:r w:rsidR="00625A89" w:rsidRPr="00154FED">
                <w:t xml:space="preserve"> while</w:t>
              </w:r>
            </w:ins>
            <w:r w:rsidRPr="00154FED">
              <w:t xml:space="preserve"> </w:t>
            </w:r>
            <w:r w:rsidRPr="00154FED">
              <w:rPr>
                <w:position w:val="-12"/>
              </w:rPr>
              <w:object w:dxaOrig="300" w:dyaOrig="360" w14:anchorId="6E4299A9">
                <v:shape id="_x0000_i1078" type="#_x0000_t75" style="width:18pt;height:18pt" o:ole="">
                  <v:imagedata r:id="rId113" o:title=""/>
                </v:shape>
                <o:OLEObject Type="Embed" ProgID="Equation.DSMT4" ShapeID="_x0000_i1078" DrawAspect="Content" ObjectID="_1802632713" r:id="rId114"/>
              </w:object>
            </w:r>
            <w:r w:rsidRPr="00154FED">
              <w:t xml:space="preserve"> is the cost coefficient of the </w:t>
            </w:r>
            <w:r w:rsidR="00215254" w:rsidRPr="00154FED">
              <w:t xml:space="preserve">platform </w:t>
            </w:r>
            <w:r w:rsidR="00943CCA" w:rsidRPr="00154FED">
              <w:t>governance</w:t>
            </w:r>
          </w:p>
        </w:tc>
      </w:tr>
      <w:tr w:rsidR="0090714C" w:rsidRPr="00154FED" w14:paraId="73AEB3B0" w14:textId="77777777" w:rsidTr="00F62A1D">
        <w:tc>
          <w:tcPr>
            <w:tcW w:w="1269" w:type="dxa"/>
            <w:vAlign w:val="center"/>
          </w:tcPr>
          <w:p w14:paraId="2D3B1E5D" w14:textId="77777777" w:rsidR="0090714C" w:rsidRPr="00154FED" w:rsidRDefault="0090714C" w:rsidP="008F5698">
            <w:pPr>
              <w:pStyle w:val="-0"/>
              <w:spacing w:line="360" w:lineRule="auto"/>
              <w:ind w:firstLineChars="0" w:firstLine="0"/>
            </w:pPr>
            <w:r w:rsidRPr="00154FED">
              <w:rPr>
                <w:position w:val="-4"/>
              </w:rPr>
              <w:object w:dxaOrig="200" w:dyaOrig="200" w14:anchorId="1C85A4C5">
                <v:shape id="_x0000_i1079" type="#_x0000_t75" style="width:12pt;height:12pt" o:ole="">
                  <v:imagedata r:id="rId115" o:title=""/>
                </v:shape>
                <o:OLEObject Type="Embed" ProgID="Equation.DSMT4" ShapeID="_x0000_i1079" DrawAspect="Content" ObjectID="_1802632714" r:id="rId116"/>
              </w:object>
            </w:r>
          </w:p>
        </w:tc>
        <w:tc>
          <w:tcPr>
            <w:tcW w:w="7037" w:type="dxa"/>
            <w:vAlign w:val="center"/>
          </w:tcPr>
          <w:p w14:paraId="500890FA" w14:textId="1517DDF0" w:rsidR="0090714C" w:rsidRPr="00154FED" w:rsidRDefault="0090714C" w:rsidP="008F5698">
            <w:pPr>
              <w:pStyle w:val="-0"/>
              <w:spacing w:line="360" w:lineRule="auto"/>
              <w:ind w:firstLineChars="0" w:firstLine="0"/>
            </w:pPr>
            <w:r w:rsidRPr="00154FED">
              <w:t>The degree of misfit between a consumer and product A</w:t>
            </w:r>
          </w:p>
        </w:tc>
      </w:tr>
      <w:tr w:rsidR="0090714C" w:rsidRPr="00154FED" w14:paraId="231CFA68" w14:textId="77777777" w:rsidTr="00F62A1D">
        <w:tc>
          <w:tcPr>
            <w:tcW w:w="1269" w:type="dxa"/>
            <w:vAlign w:val="center"/>
          </w:tcPr>
          <w:p w14:paraId="10306439" w14:textId="191A9F69" w:rsidR="0090714C" w:rsidRPr="00154FED" w:rsidRDefault="00215254" w:rsidP="008F5698">
            <w:pPr>
              <w:pStyle w:val="-0"/>
              <w:spacing w:line="360" w:lineRule="auto"/>
              <w:ind w:firstLineChars="0" w:firstLine="0"/>
            </w:pPr>
            <w:r w:rsidRPr="00154FED">
              <w:rPr>
                <w:position w:val="-6"/>
              </w:rPr>
              <w:object w:dxaOrig="240" w:dyaOrig="220" w14:anchorId="4E0EEA30">
                <v:shape id="_x0000_i1080" type="#_x0000_t75" style="width:12pt;height:12pt" o:ole="">
                  <v:imagedata r:id="rId117" o:title=""/>
                </v:shape>
                <o:OLEObject Type="Embed" ProgID="Equation.DSMT4" ShapeID="_x0000_i1080" DrawAspect="Content" ObjectID="_1802632715" r:id="rId118"/>
              </w:object>
            </w:r>
          </w:p>
        </w:tc>
        <w:tc>
          <w:tcPr>
            <w:tcW w:w="7037" w:type="dxa"/>
            <w:vAlign w:val="center"/>
          </w:tcPr>
          <w:p w14:paraId="2B8186CC" w14:textId="77777777" w:rsidR="0090714C" w:rsidRPr="00154FED" w:rsidRDefault="0090714C" w:rsidP="008F5698">
            <w:pPr>
              <w:pStyle w:val="-0"/>
              <w:spacing w:line="360" w:lineRule="auto"/>
              <w:ind w:firstLineChars="0" w:firstLine="0"/>
            </w:pPr>
            <w:r w:rsidRPr="00154FED">
              <w:t>Unit misfit cost</w:t>
            </w:r>
          </w:p>
        </w:tc>
      </w:tr>
      <w:tr w:rsidR="00215254" w:rsidRPr="00154FED" w14:paraId="07EAFF18" w14:textId="77777777" w:rsidTr="00F62A1D">
        <w:tc>
          <w:tcPr>
            <w:tcW w:w="1269" w:type="dxa"/>
            <w:vAlign w:val="center"/>
          </w:tcPr>
          <w:p w14:paraId="77362A4E" w14:textId="1BC22491" w:rsidR="00215254" w:rsidRPr="00154FED" w:rsidRDefault="00215254" w:rsidP="008F5698">
            <w:pPr>
              <w:pStyle w:val="-0"/>
              <w:spacing w:line="360" w:lineRule="auto"/>
              <w:ind w:firstLineChars="0" w:firstLine="0"/>
            </w:pPr>
            <w:r w:rsidRPr="00154FED">
              <w:rPr>
                <w:position w:val="-6"/>
              </w:rPr>
              <w:object w:dxaOrig="139" w:dyaOrig="240" w14:anchorId="14A32F8E">
                <v:shape id="_x0000_i1081" type="#_x0000_t75" style="width:6pt;height:12pt" o:ole="">
                  <v:imagedata r:id="rId119" o:title=""/>
                </v:shape>
                <o:OLEObject Type="Embed" ProgID="Equation.DSMT4" ShapeID="_x0000_i1081" DrawAspect="Content" ObjectID="_1802632716" r:id="rId120"/>
              </w:object>
            </w:r>
          </w:p>
        </w:tc>
        <w:tc>
          <w:tcPr>
            <w:tcW w:w="7037" w:type="dxa"/>
            <w:vAlign w:val="center"/>
          </w:tcPr>
          <w:p w14:paraId="7401E63F" w14:textId="359C854E" w:rsidR="00215254" w:rsidRPr="00154FED" w:rsidRDefault="00215254" w:rsidP="008F5698">
            <w:pPr>
              <w:pStyle w:val="-0"/>
              <w:spacing w:line="360" w:lineRule="auto"/>
              <w:ind w:firstLineChars="0" w:firstLine="0"/>
            </w:pPr>
            <w:r w:rsidRPr="00154FED">
              <w:t>Time</w:t>
            </w:r>
          </w:p>
        </w:tc>
      </w:tr>
      <w:tr w:rsidR="0090714C" w:rsidRPr="00154FED" w14:paraId="1417900B" w14:textId="77777777" w:rsidTr="005F3608">
        <w:tc>
          <w:tcPr>
            <w:tcW w:w="1269" w:type="dxa"/>
            <w:vAlign w:val="center"/>
          </w:tcPr>
          <w:p w14:paraId="2492A38D" w14:textId="59D383D1" w:rsidR="0090714C" w:rsidRPr="00154FED" w:rsidRDefault="0090714C" w:rsidP="008F5698">
            <w:pPr>
              <w:pStyle w:val="-0"/>
              <w:spacing w:line="360" w:lineRule="auto"/>
              <w:ind w:firstLineChars="0" w:firstLine="0"/>
            </w:pPr>
            <w:r w:rsidRPr="00154FED">
              <w:rPr>
                <w:position w:val="-12"/>
              </w:rPr>
              <w:object w:dxaOrig="279" w:dyaOrig="360" w14:anchorId="62866B69">
                <v:shape id="_x0000_i1082" type="#_x0000_t75" style="width:12pt;height:18pt" o:ole="">
                  <v:imagedata r:id="rId121" o:title=""/>
                </v:shape>
                <o:OLEObject Type="Embed" ProgID="Equation.DSMT4" ShapeID="_x0000_i1082" DrawAspect="Content" ObjectID="_1802632717" r:id="rId122"/>
              </w:object>
            </w:r>
          </w:p>
        </w:tc>
        <w:tc>
          <w:tcPr>
            <w:tcW w:w="7037" w:type="dxa"/>
            <w:vAlign w:val="center"/>
          </w:tcPr>
          <w:p w14:paraId="28991717" w14:textId="6F024DF2" w:rsidR="0090714C" w:rsidRPr="00154FED" w:rsidRDefault="0090714C" w:rsidP="008F5698">
            <w:pPr>
              <w:pStyle w:val="-0"/>
              <w:spacing w:line="360" w:lineRule="auto"/>
              <w:ind w:firstLineChars="0" w:firstLine="0"/>
            </w:pPr>
            <w:r w:rsidRPr="00154FED">
              <w:t>The quality difference perceived by consumers through un</w:t>
            </w:r>
            <w:del w:id="716" w:author="." w:date="2025-03-03T14:53:00Z" w16du:dateUtc="2025-03-03T06:53:00Z">
              <w:r w:rsidR="00965E72" w:rsidRPr="00154FED" w:rsidDel="00625A89">
                <w:delText>-</w:delText>
              </w:r>
            </w:del>
            <w:r w:rsidRPr="00154FED">
              <w:t>manipulated online reviews</w:t>
            </w:r>
          </w:p>
        </w:tc>
      </w:tr>
      <w:tr w:rsidR="009D7157" w:rsidRPr="00154FED" w14:paraId="4BB08284" w14:textId="77777777" w:rsidTr="005F3608">
        <w:tc>
          <w:tcPr>
            <w:tcW w:w="1269" w:type="dxa"/>
            <w:vAlign w:val="center"/>
          </w:tcPr>
          <w:p w14:paraId="03F54846" w14:textId="59F66096" w:rsidR="009D7157" w:rsidRPr="00154FED" w:rsidRDefault="009D7157" w:rsidP="008F5698">
            <w:pPr>
              <w:pStyle w:val="-0"/>
              <w:spacing w:line="360" w:lineRule="auto"/>
              <w:ind w:firstLineChars="0" w:firstLine="0"/>
            </w:pPr>
            <w:r w:rsidRPr="00154FED">
              <w:rPr>
                <w:position w:val="-6"/>
              </w:rPr>
              <w:object w:dxaOrig="220" w:dyaOrig="279" w14:anchorId="201977B0">
                <v:shape id="_x0000_i1083" type="#_x0000_t75" style="width:12pt;height:12pt" o:ole="">
                  <v:imagedata r:id="rId123" o:title=""/>
                </v:shape>
                <o:OLEObject Type="Embed" ProgID="Equation.DSMT4" ShapeID="_x0000_i1083" DrawAspect="Content" ObjectID="_1802632718" r:id="rId124"/>
              </w:object>
            </w:r>
          </w:p>
        </w:tc>
        <w:tc>
          <w:tcPr>
            <w:tcW w:w="7037" w:type="dxa"/>
            <w:vAlign w:val="center"/>
          </w:tcPr>
          <w:p w14:paraId="73E24CFD" w14:textId="04EAD3D9" w:rsidR="009D7157" w:rsidRPr="00154FED" w:rsidRDefault="00943CCA" w:rsidP="008F5698">
            <w:pPr>
              <w:pStyle w:val="-0"/>
              <w:spacing w:line="360" w:lineRule="auto"/>
              <w:ind w:firstLineChars="0" w:firstLine="0"/>
            </w:pPr>
            <w:r w:rsidRPr="00154FED">
              <w:t xml:space="preserve">The proportion of revenue that </w:t>
            </w:r>
            <w:del w:id="717" w:author="." w:date="2025-03-03T14:53:00Z" w16du:dateUtc="2025-03-03T06:53:00Z">
              <w:r w:rsidRPr="00154FED" w:rsidDel="00625A89">
                <w:delText xml:space="preserve">the </w:delText>
              </w:r>
            </w:del>
            <w:r w:rsidRPr="00154FED">
              <w:t>firm</w:t>
            </w:r>
            <w:ins w:id="718" w:author="." w:date="2025-03-03T14:53:00Z" w16du:dateUtc="2025-03-03T06:53:00Z">
              <w:r w:rsidR="00625A89" w:rsidRPr="00154FED">
                <w:t>s</w:t>
              </w:r>
            </w:ins>
            <w:r w:rsidRPr="00154FED">
              <w:t xml:space="preserve"> can retain after deducting commissions</w:t>
            </w:r>
          </w:p>
        </w:tc>
      </w:tr>
      <w:tr w:rsidR="00DA51DF" w:rsidRPr="00154FED" w14:paraId="447C537F" w14:textId="77777777" w:rsidTr="005F3608">
        <w:tc>
          <w:tcPr>
            <w:tcW w:w="1269" w:type="dxa"/>
            <w:vAlign w:val="center"/>
          </w:tcPr>
          <w:p w14:paraId="0E9AFFEC" w14:textId="4657074B" w:rsidR="00DA51DF" w:rsidRPr="00154FED" w:rsidRDefault="00DA51DF" w:rsidP="008F5698">
            <w:pPr>
              <w:pStyle w:val="-0"/>
              <w:spacing w:line="360" w:lineRule="auto"/>
              <w:ind w:firstLineChars="0" w:firstLine="0"/>
            </w:pPr>
            <w:r w:rsidRPr="00154FED">
              <w:rPr>
                <w:position w:val="-6"/>
              </w:rPr>
              <w:object w:dxaOrig="260" w:dyaOrig="220" w14:anchorId="10AD2BC4">
                <v:shape id="_x0000_i1084" type="#_x0000_t75" style="width:12pt;height:12pt" o:ole="">
                  <v:imagedata r:id="rId125" o:title=""/>
                </v:shape>
                <o:OLEObject Type="Embed" ProgID="Equation.DSMT4" ShapeID="_x0000_i1084" DrawAspect="Content" ObjectID="_1802632719" r:id="rId126"/>
              </w:object>
            </w:r>
          </w:p>
        </w:tc>
        <w:tc>
          <w:tcPr>
            <w:tcW w:w="7037" w:type="dxa"/>
            <w:vAlign w:val="center"/>
          </w:tcPr>
          <w:p w14:paraId="6B58B09C" w14:textId="25CB1C29" w:rsidR="00DA51DF" w:rsidRPr="00154FED" w:rsidRDefault="00DA51DF" w:rsidP="008F5698">
            <w:pPr>
              <w:pStyle w:val="-0"/>
              <w:spacing w:line="360" w:lineRule="auto"/>
              <w:ind w:firstLineChars="0" w:firstLine="0"/>
            </w:pPr>
            <w:r w:rsidRPr="00154FED">
              <w:t>The proportion of fraudulent reviews that remain on the platform</w:t>
            </w:r>
          </w:p>
        </w:tc>
      </w:tr>
      <w:tr w:rsidR="00557B0D" w:rsidRPr="00154FED" w14:paraId="01D87C51" w14:textId="77777777" w:rsidTr="005F3608">
        <w:tc>
          <w:tcPr>
            <w:tcW w:w="1269" w:type="dxa"/>
            <w:vAlign w:val="center"/>
          </w:tcPr>
          <w:p w14:paraId="64CBCD31" w14:textId="721D769A" w:rsidR="00557B0D" w:rsidRPr="00154FED" w:rsidRDefault="00557B0D" w:rsidP="008F5698">
            <w:pPr>
              <w:pStyle w:val="-0"/>
              <w:spacing w:line="360" w:lineRule="auto"/>
              <w:ind w:firstLineChars="0" w:firstLine="0"/>
            </w:pPr>
            <w:r w:rsidRPr="00154FED">
              <w:rPr>
                <w:position w:val="-6"/>
              </w:rPr>
              <w:object w:dxaOrig="200" w:dyaOrig="279" w14:anchorId="36EA9997">
                <v:shape id="_x0000_i1085" type="#_x0000_t75" style="width:12pt;height:12pt" o:ole="">
                  <v:imagedata r:id="rId127" o:title=""/>
                </v:shape>
                <o:OLEObject Type="Embed" ProgID="Equation.DSMT4" ShapeID="_x0000_i1085" DrawAspect="Content" ObjectID="_1802632720" r:id="rId128"/>
              </w:object>
            </w:r>
          </w:p>
        </w:tc>
        <w:tc>
          <w:tcPr>
            <w:tcW w:w="7037" w:type="dxa"/>
            <w:vAlign w:val="center"/>
          </w:tcPr>
          <w:p w14:paraId="798BC383" w14:textId="59449E9A" w:rsidR="00557B0D" w:rsidRPr="00154FED" w:rsidRDefault="00557B0D" w:rsidP="008F5698">
            <w:pPr>
              <w:pStyle w:val="-0"/>
              <w:spacing w:line="360" w:lineRule="auto"/>
              <w:ind w:firstLineChars="0" w:firstLine="0"/>
            </w:pPr>
            <w:r w:rsidRPr="00154FED">
              <w:t xml:space="preserve">The </w:t>
            </w:r>
            <w:r w:rsidR="00EF767B" w:rsidRPr="00154FED">
              <w:t>consumer</w:t>
            </w:r>
            <w:r w:rsidRPr="00154FED">
              <w:t xml:space="preserve"> sensitivity to governance</w:t>
            </w:r>
          </w:p>
        </w:tc>
      </w:tr>
      <w:tr w:rsidR="0090714C" w:rsidRPr="00154FED" w14:paraId="13055DD8" w14:textId="77777777" w:rsidTr="005F3608">
        <w:tc>
          <w:tcPr>
            <w:tcW w:w="1269" w:type="dxa"/>
            <w:vAlign w:val="center"/>
          </w:tcPr>
          <w:p w14:paraId="27F6B3A4" w14:textId="79E415E4" w:rsidR="0090714C" w:rsidRPr="00154FED" w:rsidRDefault="00C93A79" w:rsidP="008F5698">
            <w:pPr>
              <w:pStyle w:val="-0"/>
              <w:spacing w:line="360" w:lineRule="auto"/>
              <w:ind w:firstLineChars="0" w:firstLine="0"/>
            </w:pPr>
            <w:r w:rsidRPr="00154FED">
              <w:rPr>
                <w:position w:val="-12"/>
              </w:rPr>
              <w:object w:dxaOrig="300" w:dyaOrig="360" w14:anchorId="6E9FF29C">
                <v:shape id="_x0000_i1086" type="#_x0000_t75" style="width:18pt;height:18pt" o:ole="">
                  <v:imagedata r:id="rId129" o:title=""/>
                </v:shape>
                <o:OLEObject Type="Embed" ProgID="Equation.DSMT4" ShapeID="_x0000_i1086" DrawAspect="Content" ObjectID="_1802632721" r:id="rId130"/>
              </w:object>
            </w:r>
          </w:p>
        </w:tc>
        <w:tc>
          <w:tcPr>
            <w:tcW w:w="7037" w:type="dxa"/>
            <w:vAlign w:val="center"/>
          </w:tcPr>
          <w:p w14:paraId="3E566249" w14:textId="7AB4A5A4" w:rsidR="0090714C" w:rsidRPr="00154FED" w:rsidRDefault="0090714C" w:rsidP="008F5698">
            <w:pPr>
              <w:pStyle w:val="-0"/>
              <w:spacing w:line="360" w:lineRule="auto"/>
              <w:ind w:firstLineChars="0" w:firstLine="0"/>
            </w:pPr>
            <w:r w:rsidRPr="00154FED">
              <w:t xml:space="preserve">Demand for product </w:t>
            </w:r>
            <w:r w:rsidR="00C93A79" w:rsidRPr="00154FED">
              <w:rPr>
                <w:position w:val="-14"/>
              </w:rPr>
              <w:object w:dxaOrig="1120" w:dyaOrig="400" w14:anchorId="2224EAA8">
                <v:shape id="_x0000_i1087" type="#_x0000_t75" style="width:54pt;height:18pt" o:ole="">
                  <v:imagedata r:id="rId131" o:title=""/>
                </v:shape>
                <o:OLEObject Type="Embed" ProgID="Equation.DSMT4" ShapeID="_x0000_i1087" DrawAspect="Content" ObjectID="_1802632722" r:id="rId132"/>
              </w:object>
            </w:r>
          </w:p>
        </w:tc>
      </w:tr>
      <w:tr w:rsidR="0090714C" w:rsidRPr="00154FED" w14:paraId="5494CFC1" w14:textId="77777777" w:rsidTr="005F3608">
        <w:tc>
          <w:tcPr>
            <w:tcW w:w="1269" w:type="dxa"/>
            <w:vAlign w:val="center"/>
          </w:tcPr>
          <w:p w14:paraId="4FEDDA58" w14:textId="21F0767E" w:rsidR="0090714C" w:rsidRPr="00154FED" w:rsidRDefault="00E05FDD" w:rsidP="008F5698">
            <w:pPr>
              <w:pStyle w:val="-0"/>
              <w:spacing w:line="360" w:lineRule="auto"/>
              <w:ind w:firstLineChars="0" w:firstLine="0"/>
            </w:pPr>
            <w:r w:rsidRPr="00154FED">
              <w:rPr>
                <w:position w:val="-14"/>
              </w:rPr>
              <w:object w:dxaOrig="460" w:dyaOrig="380" w14:anchorId="3C7C3199">
                <v:shape id="_x0000_i1088" type="#_x0000_t75" style="width:24pt;height:18pt" o:ole="">
                  <v:imagedata r:id="rId133" o:title=""/>
                </v:shape>
                <o:OLEObject Type="Embed" ProgID="Equation.DSMT4" ShapeID="_x0000_i1088" DrawAspect="Content" ObjectID="_1802632723" r:id="rId134"/>
              </w:object>
            </w:r>
          </w:p>
        </w:tc>
        <w:commentRangeStart w:id="719"/>
        <w:tc>
          <w:tcPr>
            <w:tcW w:w="7037" w:type="dxa"/>
            <w:vAlign w:val="center"/>
          </w:tcPr>
          <w:p w14:paraId="72DE489E" w14:textId="6E684574" w:rsidR="0090714C" w:rsidRPr="00154FED" w:rsidRDefault="00E05FDD" w:rsidP="008F5698">
            <w:pPr>
              <w:pStyle w:val="-0"/>
              <w:spacing w:line="360" w:lineRule="auto"/>
              <w:ind w:firstLineChars="0" w:firstLine="0"/>
            </w:pPr>
            <w:r w:rsidRPr="00154FED">
              <w:rPr>
                <w:position w:val="-14"/>
              </w:rPr>
              <w:object w:dxaOrig="1080" w:dyaOrig="400" w14:anchorId="59C1BC8D">
                <v:shape id="_x0000_i1089" type="#_x0000_t75" style="width:54pt;height:24pt" o:ole="">
                  <v:imagedata r:id="rId135" o:title=""/>
                </v:shape>
                <o:OLEObject Type="Embed" ProgID="Equation.DSMT4" ShapeID="_x0000_i1089" DrawAspect="Content" ObjectID="_1802632724" r:id="rId136"/>
              </w:object>
            </w:r>
            <w:r w:rsidR="003E0E87" w:rsidRPr="00154FED">
              <w:t>, d</w:t>
            </w:r>
            <w:r w:rsidR="0090714C" w:rsidRPr="00154FED">
              <w:t xml:space="preserve">emand for the product </w:t>
            </w:r>
            <w:r w:rsidR="0090714C" w:rsidRPr="00154FED">
              <w:rPr>
                <w:position w:val="-6"/>
              </w:rPr>
              <w:object w:dxaOrig="139" w:dyaOrig="260" w14:anchorId="7710E198">
                <v:shape id="_x0000_i1090" type="#_x0000_t75" style="width:6pt;height:12pt" o:ole="">
                  <v:imagedata r:id="rId137" o:title=""/>
                </v:shape>
                <o:OLEObject Type="Embed" ProgID="Equation.DSMT4" ShapeID="_x0000_i1090" DrawAspect="Content" ObjectID="_1802632725" r:id="rId138"/>
              </w:object>
            </w:r>
            <w:r w:rsidR="0090714C" w:rsidRPr="00154FED">
              <w:t xml:space="preserve"> without manipulation</w:t>
            </w:r>
            <w:r w:rsidR="00C93A79" w:rsidRPr="00154FED">
              <w:t xml:space="preserve"> </w:t>
            </w:r>
            <w:ins w:id="720" w:author="." w:date="2025-03-03T14:55:00Z" w16du:dateUtc="2025-03-03T06:55:00Z">
              <w:r w:rsidR="008A28A3" w:rsidRPr="00154FED">
                <w:t xml:space="preserve">based on </w:t>
              </w:r>
            </w:ins>
            <w:ins w:id="721" w:author="." w:date="2025-03-03T14:54:00Z" w16du:dateUtc="2025-03-03T06:54:00Z">
              <w:r w:rsidR="00625A89" w:rsidRPr="00154FED">
                <w:t xml:space="preserve">whether or not </w:t>
              </w:r>
            </w:ins>
            <w:del w:id="722" w:author="." w:date="2025-03-03T14:54:00Z" w16du:dateUtc="2025-03-03T06:54:00Z">
              <w:r w:rsidR="00C93A79" w:rsidRPr="00154FED" w:rsidDel="00625A89">
                <w:delText>when the</w:delText>
              </w:r>
            </w:del>
            <w:ins w:id="723" w:author="." w:date="2025-03-03T14:54:00Z" w16du:dateUtc="2025-03-03T06:54:00Z">
              <w:r w:rsidR="00625A89" w:rsidRPr="00154FED">
                <w:t>the</w:t>
              </w:r>
            </w:ins>
            <w:r w:rsidR="00C93A79" w:rsidRPr="00154FED">
              <w:t xml:space="preserve"> platform </w:t>
            </w:r>
            <w:r w:rsidR="003E0E87" w:rsidRPr="00154FED">
              <w:t>chooses to govern</w:t>
            </w:r>
            <w:r w:rsidR="00C93A79" w:rsidRPr="00154FED">
              <w:t xml:space="preserve"> </w:t>
            </w:r>
            <w:commentRangeEnd w:id="719"/>
            <w:r w:rsidR="00504F93">
              <w:rPr>
                <w:rStyle w:val="CommentReference"/>
                <w:rFonts w:asciiTheme="minorHAnsi" w:eastAsiaTheme="minorEastAsia" w:hAnsiTheme="minorHAnsi"/>
              </w:rPr>
              <w:commentReference w:id="719"/>
            </w:r>
            <w:del w:id="724" w:author="." w:date="2025-03-03T14:54:00Z" w16du:dateUtc="2025-03-03T06:54:00Z">
              <w:r w:rsidR="003E0E87" w:rsidRPr="00154FED" w:rsidDel="00625A89">
                <w:delText>or not</w:delText>
              </w:r>
            </w:del>
          </w:p>
        </w:tc>
      </w:tr>
      <w:tr w:rsidR="00C93A79" w:rsidRPr="00154FED" w14:paraId="76E9B1AE" w14:textId="77777777" w:rsidTr="005F3608">
        <w:tc>
          <w:tcPr>
            <w:tcW w:w="1269" w:type="dxa"/>
            <w:vAlign w:val="center"/>
          </w:tcPr>
          <w:p w14:paraId="6BF310C7" w14:textId="3C3191AC" w:rsidR="00C93A79" w:rsidRPr="00154FED" w:rsidRDefault="00E05FDD" w:rsidP="008F5698">
            <w:pPr>
              <w:pStyle w:val="-0"/>
              <w:spacing w:line="360" w:lineRule="auto"/>
              <w:ind w:firstLineChars="0" w:firstLine="0"/>
            </w:pPr>
            <w:r w:rsidRPr="00154FED">
              <w:rPr>
                <w:position w:val="-14"/>
              </w:rPr>
              <w:object w:dxaOrig="440" w:dyaOrig="380" w14:anchorId="3A031030">
                <v:shape id="_x0000_i1091" type="#_x0000_t75" style="width:24pt;height:18pt" o:ole="">
                  <v:imagedata r:id="rId139" o:title=""/>
                </v:shape>
                <o:OLEObject Type="Embed" ProgID="Equation.DSMT4" ShapeID="_x0000_i1091" DrawAspect="Content" ObjectID="_1802632726" r:id="rId140"/>
              </w:object>
            </w:r>
          </w:p>
        </w:tc>
        <w:tc>
          <w:tcPr>
            <w:tcW w:w="7037" w:type="dxa"/>
            <w:vAlign w:val="center"/>
          </w:tcPr>
          <w:p w14:paraId="66D7912F" w14:textId="08385272" w:rsidR="00C93A79" w:rsidRPr="00154FED" w:rsidRDefault="00C93A79" w:rsidP="008F5698">
            <w:pPr>
              <w:pStyle w:val="-0"/>
              <w:spacing w:line="360" w:lineRule="auto"/>
              <w:ind w:firstLineChars="0" w:firstLine="0"/>
            </w:pPr>
            <w:r w:rsidRPr="00154FED">
              <w:rPr>
                <w:position w:val="-14"/>
              </w:rPr>
              <w:object w:dxaOrig="1280" w:dyaOrig="400" w14:anchorId="373AA1E9">
                <v:shape id="_x0000_i1092" type="#_x0000_t75" style="width:60pt;height:24pt" o:ole="">
                  <v:imagedata r:id="rId141" o:title=""/>
                </v:shape>
                <o:OLEObject Type="Embed" ProgID="Equation.DSMT4" ShapeID="_x0000_i1092" DrawAspect="Content" ObjectID="_1802632727" r:id="rId142"/>
              </w:object>
            </w:r>
            <w:r w:rsidR="00AA5351" w:rsidRPr="00154FED">
              <w:t>, profits</w:t>
            </w:r>
            <w:r w:rsidRPr="00154FED">
              <w:t xml:space="preserve"> of firm A, firm B</w:t>
            </w:r>
            <w:ins w:id="725" w:author="." w:date="2025-03-03T14:54:00Z" w16du:dateUtc="2025-03-03T06:54:00Z">
              <w:r w:rsidR="00625A89" w:rsidRPr="00154FED">
                <w:t>,</w:t>
              </w:r>
            </w:ins>
            <w:r w:rsidRPr="00154FED">
              <w:t xml:space="preserve"> and the platform without manipulation</w:t>
            </w:r>
            <w:r w:rsidR="003E0E87" w:rsidRPr="00154FED">
              <w:t xml:space="preserve"> </w:t>
            </w:r>
            <w:del w:id="726" w:author="." w:date="2025-03-03T14:54:00Z" w16du:dateUtc="2025-03-03T06:54:00Z">
              <w:r w:rsidR="003E0E87" w:rsidRPr="00154FED" w:rsidDel="00625A89">
                <w:delText xml:space="preserve">when </w:delText>
              </w:r>
            </w:del>
            <w:ins w:id="727" w:author="." w:date="2025-03-03T14:55:00Z" w16du:dateUtc="2025-03-03T06:55:00Z">
              <w:r w:rsidR="008A28A3" w:rsidRPr="00154FED">
                <w:t>based on</w:t>
              </w:r>
            </w:ins>
            <w:ins w:id="728" w:author="." w:date="2025-03-03T14:54:00Z" w16du:dateUtc="2025-03-03T06:54:00Z">
              <w:r w:rsidR="00625A89" w:rsidRPr="00154FED">
                <w:t xml:space="preserve"> whether or not </w:t>
              </w:r>
            </w:ins>
            <w:r w:rsidR="003E0E87" w:rsidRPr="00154FED">
              <w:t xml:space="preserve">the platform chooses to govern </w:t>
            </w:r>
            <w:del w:id="729" w:author="." w:date="2025-03-03T14:54:00Z" w16du:dateUtc="2025-03-03T06:54:00Z">
              <w:r w:rsidR="003E0E87" w:rsidRPr="00154FED" w:rsidDel="00625A89">
                <w:delText>or not</w:delText>
              </w:r>
            </w:del>
          </w:p>
        </w:tc>
      </w:tr>
      <w:tr w:rsidR="00C93A79" w:rsidRPr="00154FED" w14:paraId="55047AF5" w14:textId="77777777" w:rsidTr="005F3608">
        <w:tc>
          <w:tcPr>
            <w:tcW w:w="1269" w:type="dxa"/>
            <w:vAlign w:val="center"/>
          </w:tcPr>
          <w:p w14:paraId="7E5258D8" w14:textId="7D6D2A93" w:rsidR="00C93A79" w:rsidRPr="00154FED" w:rsidRDefault="00E05FDD" w:rsidP="008F5698">
            <w:pPr>
              <w:pStyle w:val="-0"/>
              <w:spacing w:line="360" w:lineRule="auto"/>
              <w:ind w:firstLineChars="0" w:firstLine="0"/>
            </w:pPr>
            <w:r w:rsidRPr="00154FED">
              <w:rPr>
                <w:position w:val="-14"/>
              </w:rPr>
              <w:object w:dxaOrig="440" w:dyaOrig="380" w14:anchorId="580E9E99">
                <v:shape id="_x0000_i1093" type="#_x0000_t75" style="width:24pt;height:18pt" o:ole="">
                  <v:imagedata r:id="rId143" o:title=""/>
                </v:shape>
                <o:OLEObject Type="Embed" ProgID="Equation.DSMT4" ShapeID="_x0000_i1093" DrawAspect="Content" ObjectID="_1802632728" r:id="rId144"/>
              </w:object>
            </w:r>
          </w:p>
        </w:tc>
        <w:tc>
          <w:tcPr>
            <w:tcW w:w="7037" w:type="dxa"/>
            <w:vAlign w:val="center"/>
          </w:tcPr>
          <w:p w14:paraId="38274164" w14:textId="1F75B121" w:rsidR="00C93A79" w:rsidRPr="00154FED" w:rsidRDefault="00C93A79" w:rsidP="008F5698">
            <w:pPr>
              <w:pStyle w:val="-0"/>
              <w:spacing w:line="360" w:lineRule="auto"/>
              <w:ind w:firstLineChars="0" w:firstLine="0"/>
            </w:pPr>
            <w:r w:rsidRPr="00154FED">
              <w:t xml:space="preserve">Demand for the product </w:t>
            </w:r>
            <w:r w:rsidRPr="00154FED">
              <w:rPr>
                <w:position w:val="-6"/>
              </w:rPr>
              <w:object w:dxaOrig="139" w:dyaOrig="260" w14:anchorId="51B40B1E">
                <v:shape id="_x0000_i1094" type="#_x0000_t75" style="width:6pt;height:12pt" o:ole="">
                  <v:imagedata r:id="rId105" o:title=""/>
                </v:shape>
                <o:OLEObject Type="Embed" ProgID="Equation.DSMT4" ShapeID="_x0000_i1094" DrawAspect="Content" ObjectID="_1802632729" r:id="rId145"/>
              </w:object>
            </w:r>
            <w:r w:rsidRPr="00154FED">
              <w:t xml:space="preserve"> with manipulation</w:t>
            </w:r>
            <w:r w:rsidRPr="00154FED">
              <w:rPr>
                <w:rFonts w:hint="eastAsia"/>
              </w:rPr>
              <w:t xml:space="preserve"> </w:t>
            </w:r>
            <w:r w:rsidRPr="00154FED">
              <w:t>by firm A alone</w:t>
            </w:r>
            <w:r w:rsidR="003E0E87" w:rsidRPr="00154FED">
              <w:t xml:space="preserve"> </w:t>
            </w:r>
            <w:ins w:id="730" w:author="." w:date="2025-03-03T14:55:00Z" w16du:dateUtc="2025-03-03T06:55:00Z">
              <w:r w:rsidR="008A28A3" w:rsidRPr="00154FED">
                <w:t>based on whether or not</w:t>
              </w:r>
              <w:r w:rsidR="008A28A3" w:rsidRPr="00154FED" w:rsidDel="00625A89">
                <w:t xml:space="preserve"> </w:t>
              </w:r>
            </w:ins>
            <w:del w:id="731" w:author="." w:date="2025-03-03T14:55:00Z" w16du:dateUtc="2025-03-03T06:55:00Z">
              <w:r w:rsidR="003E0E87" w:rsidRPr="00154FED" w:rsidDel="008A28A3">
                <w:delText xml:space="preserve">when </w:delText>
              </w:r>
            </w:del>
            <w:r w:rsidR="003E0E87" w:rsidRPr="00154FED">
              <w:t xml:space="preserve">the platform chooses to govern </w:t>
            </w:r>
            <w:del w:id="732" w:author="." w:date="2025-03-03T14:55:00Z" w16du:dateUtc="2025-03-03T06:55:00Z">
              <w:r w:rsidR="003E0E87" w:rsidRPr="00154FED" w:rsidDel="008A28A3">
                <w:delText>or not</w:delText>
              </w:r>
            </w:del>
          </w:p>
        </w:tc>
      </w:tr>
      <w:tr w:rsidR="00C93A79" w:rsidRPr="00154FED" w14:paraId="40AEA887" w14:textId="77777777" w:rsidTr="005F3608">
        <w:tc>
          <w:tcPr>
            <w:tcW w:w="1269" w:type="dxa"/>
            <w:vAlign w:val="center"/>
          </w:tcPr>
          <w:p w14:paraId="27EDFCD8" w14:textId="78764E13" w:rsidR="00C93A79" w:rsidRPr="00154FED" w:rsidRDefault="00E05FDD" w:rsidP="008F5698">
            <w:pPr>
              <w:pStyle w:val="-0"/>
              <w:spacing w:line="360" w:lineRule="auto"/>
              <w:ind w:firstLineChars="0" w:firstLine="0"/>
            </w:pPr>
            <w:r w:rsidRPr="00154FED">
              <w:rPr>
                <w:position w:val="-14"/>
              </w:rPr>
              <w:object w:dxaOrig="440" w:dyaOrig="380" w14:anchorId="1C9F0EC7">
                <v:shape id="_x0000_i1095" type="#_x0000_t75" style="width:24pt;height:18pt" o:ole="">
                  <v:imagedata r:id="rId146" o:title=""/>
                </v:shape>
                <o:OLEObject Type="Embed" ProgID="Equation.DSMT4" ShapeID="_x0000_i1095" DrawAspect="Content" ObjectID="_1802632730" r:id="rId147"/>
              </w:object>
            </w:r>
          </w:p>
        </w:tc>
        <w:tc>
          <w:tcPr>
            <w:tcW w:w="7037" w:type="dxa"/>
            <w:vAlign w:val="center"/>
          </w:tcPr>
          <w:p w14:paraId="7009BD43" w14:textId="19046C7F" w:rsidR="00C93A79" w:rsidRPr="00154FED" w:rsidRDefault="00675480" w:rsidP="008F5698">
            <w:pPr>
              <w:pStyle w:val="-0"/>
              <w:spacing w:line="360" w:lineRule="auto"/>
              <w:ind w:firstLineChars="0" w:firstLine="0"/>
            </w:pPr>
            <w:r w:rsidRPr="00154FED">
              <w:t>P</w:t>
            </w:r>
            <w:r w:rsidR="00C93A79" w:rsidRPr="00154FED">
              <w:t>rofit</w:t>
            </w:r>
            <w:r w:rsidRPr="00154FED">
              <w:t>s</w:t>
            </w:r>
            <w:r w:rsidR="00C93A79" w:rsidRPr="00154FED">
              <w:t xml:space="preserve"> of firm A, firm B</w:t>
            </w:r>
            <w:ins w:id="733" w:author="." w:date="2025-03-03T14:54:00Z" w16du:dateUtc="2025-03-03T06:54:00Z">
              <w:r w:rsidR="00625A89" w:rsidRPr="00154FED">
                <w:t>,</w:t>
              </w:r>
            </w:ins>
            <w:r w:rsidR="00C93A79" w:rsidRPr="00154FED">
              <w:t xml:space="preserve"> and the platform with manipulation by firm A alone</w:t>
            </w:r>
            <w:r w:rsidR="003E0E87" w:rsidRPr="00154FED">
              <w:t xml:space="preserve"> </w:t>
            </w:r>
            <w:ins w:id="734" w:author="." w:date="2025-03-03T14:54:00Z" w16du:dateUtc="2025-03-03T06:54:00Z">
              <w:r w:rsidR="00625A89" w:rsidRPr="00154FED">
                <w:t xml:space="preserve">based on whether </w:t>
              </w:r>
            </w:ins>
            <w:ins w:id="735" w:author="." w:date="2025-03-03T14:55:00Z" w16du:dateUtc="2025-03-03T06:55:00Z">
              <w:r w:rsidR="00625A89" w:rsidRPr="00154FED">
                <w:t>or not</w:t>
              </w:r>
              <w:r w:rsidR="00625A89" w:rsidRPr="00154FED" w:rsidDel="00625A89">
                <w:t xml:space="preserve"> </w:t>
              </w:r>
            </w:ins>
            <w:del w:id="736" w:author="." w:date="2025-03-03T14:54:00Z" w16du:dateUtc="2025-03-03T06:54:00Z">
              <w:r w:rsidR="003E0E87" w:rsidRPr="00154FED" w:rsidDel="00625A89">
                <w:delText xml:space="preserve">when </w:delText>
              </w:r>
            </w:del>
            <w:r w:rsidR="003E0E87" w:rsidRPr="00154FED">
              <w:t xml:space="preserve">the platform chooses to govern </w:t>
            </w:r>
            <w:del w:id="737" w:author="." w:date="2025-03-03T14:55:00Z" w16du:dateUtc="2025-03-03T06:55:00Z">
              <w:r w:rsidR="003E0E87" w:rsidRPr="00154FED" w:rsidDel="00625A89">
                <w:delText>or not</w:delText>
              </w:r>
            </w:del>
          </w:p>
        </w:tc>
      </w:tr>
      <w:tr w:rsidR="00C93A79" w:rsidRPr="00154FED" w14:paraId="309A4782" w14:textId="77777777" w:rsidTr="005F3608">
        <w:tc>
          <w:tcPr>
            <w:tcW w:w="1269" w:type="dxa"/>
            <w:vAlign w:val="center"/>
          </w:tcPr>
          <w:p w14:paraId="0784202F" w14:textId="736635B2" w:rsidR="00C93A79" w:rsidRPr="00154FED" w:rsidRDefault="00E05FDD" w:rsidP="008F5698">
            <w:pPr>
              <w:pStyle w:val="-0"/>
              <w:spacing w:line="360" w:lineRule="auto"/>
              <w:ind w:firstLineChars="0" w:firstLine="0"/>
            </w:pPr>
            <w:r w:rsidRPr="00154FED">
              <w:rPr>
                <w:position w:val="-14"/>
              </w:rPr>
              <w:object w:dxaOrig="460" w:dyaOrig="380" w14:anchorId="2946D334">
                <v:shape id="_x0000_i1096" type="#_x0000_t75" style="width:24pt;height:18pt" o:ole="">
                  <v:imagedata r:id="rId148" o:title=""/>
                </v:shape>
                <o:OLEObject Type="Embed" ProgID="Equation.DSMT4" ShapeID="_x0000_i1096" DrawAspect="Content" ObjectID="_1802632731" r:id="rId149"/>
              </w:object>
            </w:r>
          </w:p>
        </w:tc>
        <w:tc>
          <w:tcPr>
            <w:tcW w:w="7037" w:type="dxa"/>
            <w:vAlign w:val="center"/>
          </w:tcPr>
          <w:p w14:paraId="72D35615" w14:textId="3ACEC00E" w:rsidR="00C93A79" w:rsidRPr="00154FED" w:rsidRDefault="00C93A79" w:rsidP="008F5698">
            <w:pPr>
              <w:pStyle w:val="-0"/>
              <w:spacing w:line="360" w:lineRule="auto"/>
              <w:ind w:firstLineChars="0" w:firstLine="0"/>
            </w:pPr>
            <w:r w:rsidRPr="00154FED">
              <w:t xml:space="preserve">Demand for the product </w:t>
            </w:r>
            <w:r w:rsidRPr="00154FED">
              <w:rPr>
                <w:position w:val="-6"/>
              </w:rPr>
              <w:object w:dxaOrig="139" w:dyaOrig="260" w14:anchorId="47C6FA98">
                <v:shape id="_x0000_i1097" type="#_x0000_t75" style="width:6pt;height:12pt" o:ole="">
                  <v:imagedata r:id="rId150" o:title=""/>
                </v:shape>
                <o:OLEObject Type="Embed" ProgID="Equation.DSMT4" ShapeID="_x0000_i1097" DrawAspect="Content" ObjectID="_1802632732" r:id="rId151"/>
              </w:object>
            </w:r>
            <w:r w:rsidRPr="00154FED">
              <w:t xml:space="preserve"> with manipulation</w:t>
            </w:r>
            <w:r w:rsidRPr="00154FED">
              <w:rPr>
                <w:rFonts w:hint="eastAsia"/>
              </w:rPr>
              <w:t xml:space="preserve"> </w:t>
            </w:r>
            <w:r w:rsidRPr="00154FED">
              <w:t>by firm B alone</w:t>
            </w:r>
            <w:r w:rsidR="003E0E87" w:rsidRPr="00154FED">
              <w:t xml:space="preserve"> </w:t>
            </w:r>
            <w:ins w:id="738" w:author="." w:date="2025-03-03T14:55:00Z" w16du:dateUtc="2025-03-03T06:55:00Z">
              <w:r w:rsidR="008A28A3" w:rsidRPr="00154FED">
                <w:t>based on whether or not</w:t>
              </w:r>
              <w:r w:rsidR="008A28A3" w:rsidRPr="00154FED" w:rsidDel="00625A89">
                <w:t xml:space="preserve"> </w:t>
              </w:r>
            </w:ins>
            <w:del w:id="739" w:author="." w:date="2025-03-03T14:55:00Z" w16du:dateUtc="2025-03-03T06:55:00Z">
              <w:r w:rsidR="003E0E87" w:rsidRPr="00154FED" w:rsidDel="008A28A3">
                <w:delText xml:space="preserve">when the </w:delText>
              </w:r>
            </w:del>
            <w:ins w:id="740" w:author="." w:date="2025-03-03T14:56:00Z" w16du:dateUtc="2025-03-03T06:56:00Z">
              <w:r w:rsidR="008A28A3" w:rsidRPr="00154FED">
                <w:t xml:space="preserve">the </w:t>
              </w:r>
            </w:ins>
            <w:r w:rsidR="003E0E87" w:rsidRPr="00154FED">
              <w:t xml:space="preserve">platform chooses to govern </w:t>
            </w:r>
            <w:del w:id="741" w:author="." w:date="2025-03-03T14:56:00Z" w16du:dateUtc="2025-03-03T06:56:00Z">
              <w:r w:rsidR="003E0E87" w:rsidRPr="00154FED" w:rsidDel="008A28A3">
                <w:delText>or not</w:delText>
              </w:r>
            </w:del>
          </w:p>
        </w:tc>
      </w:tr>
      <w:tr w:rsidR="00C93A79" w:rsidRPr="00154FED" w14:paraId="3B569402" w14:textId="77777777" w:rsidTr="005F3608">
        <w:tc>
          <w:tcPr>
            <w:tcW w:w="1269" w:type="dxa"/>
            <w:vAlign w:val="center"/>
          </w:tcPr>
          <w:p w14:paraId="29B62503" w14:textId="358BAADD" w:rsidR="00C93A79" w:rsidRPr="00154FED" w:rsidRDefault="00E05FDD" w:rsidP="008F5698">
            <w:pPr>
              <w:pStyle w:val="-0"/>
              <w:spacing w:line="360" w:lineRule="auto"/>
              <w:ind w:firstLineChars="0" w:firstLine="0"/>
            </w:pPr>
            <w:r w:rsidRPr="00154FED">
              <w:rPr>
                <w:position w:val="-14"/>
              </w:rPr>
              <w:object w:dxaOrig="460" w:dyaOrig="380" w14:anchorId="73F353D9">
                <v:shape id="_x0000_i1098" type="#_x0000_t75" style="width:24pt;height:18pt" o:ole="">
                  <v:imagedata r:id="rId152" o:title=""/>
                </v:shape>
                <o:OLEObject Type="Embed" ProgID="Equation.DSMT4" ShapeID="_x0000_i1098" DrawAspect="Content" ObjectID="_1802632733" r:id="rId153"/>
              </w:object>
            </w:r>
          </w:p>
        </w:tc>
        <w:tc>
          <w:tcPr>
            <w:tcW w:w="7037" w:type="dxa"/>
            <w:vAlign w:val="center"/>
          </w:tcPr>
          <w:p w14:paraId="4BB6B550" w14:textId="30FCD614" w:rsidR="00C93A79" w:rsidRPr="00154FED" w:rsidRDefault="00675480" w:rsidP="008F5698">
            <w:pPr>
              <w:pStyle w:val="-0"/>
              <w:spacing w:line="360" w:lineRule="auto"/>
              <w:ind w:firstLineChars="0" w:firstLine="0"/>
            </w:pPr>
            <w:r w:rsidRPr="00154FED">
              <w:t>P</w:t>
            </w:r>
            <w:r w:rsidR="00C93A79" w:rsidRPr="00154FED">
              <w:t>rofits of firm A, firm B</w:t>
            </w:r>
            <w:ins w:id="742" w:author="." w:date="2025-03-03T14:56:00Z" w16du:dateUtc="2025-03-03T06:56:00Z">
              <w:r w:rsidR="008A28A3" w:rsidRPr="00154FED">
                <w:t>,</w:t>
              </w:r>
            </w:ins>
            <w:r w:rsidR="00C93A79" w:rsidRPr="00154FED">
              <w:t xml:space="preserve"> and the platform with manipulation</w:t>
            </w:r>
            <w:r w:rsidR="00C93A79" w:rsidRPr="00154FED">
              <w:rPr>
                <w:rFonts w:hint="eastAsia"/>
              </w:rPr>
              <w:t xml:space="preserve"> </w:t>
            </w:r>
            <w:r w:rsidR="00C93A79" w:rsidRPr="00154FED">
              <w:t>by firm B alone</w:t>
            </w:r>
            <w:r w:rsidR="003E0E87" w:rsidRPr="00154FED">
              <w:t xml:space="preserve"> </w:t>
            </w:r>
            <w:ins w:id="743" w:author="." w:date="2025-03-03T14:56:00Z" w16du:dateUtc="2025-03-03T06:56:00Z">
              <w:r w:rsidR="008A28A3" w:rsidRPr="00154FED">
                <w:t>based on whether or not</w:t>
              </w:r>
              <w:r w:rsidR="008A28A3" w:rsidRPr="00154FED" w:rsidDel="00625A89">
                <w:t xml:space="preserve"> </w:t>
              </w:r>
            </w:ins>
            <w:del w:id="744" w:author="." w:date="2025-03-03T14:56:00Z" w16du:dateUtc="2025-03-03T06:56:00Z">
              <w:r w:rsidR="003E0E87" w:rsidRPr="00154FED" w:rsidDel="008A28A3">
                <w:delText xml:space="preserve">when the </w:delText>
              </w:r>
            </w:del>
            <w:ins w:id="745" w:author="." w:date="2025-03-03T14:56:00Z" w16du:dateUtc="2025-03-03T06:56:00Z">
              <w:r w:rsidR="008A28A3" w:rsidRPr="00154FED">
                <w:t xml:space="preserve">the </w:t>
              </w:r>
            </w:ins>
            <w:r w:rsidR="003E0E87" w:rsidRPr="00154FED">
              <w:t xml:space="preserve">platform chooses to govern </w:t>
            </w:r>
            <w:del w:id="746" w:author="." w:date="2025-03-03T14:56:00Z" w16du:dateUtc="2025-03-03T06:56:00Z">
              <w:r w:rsidR="003E0E87" w:rsidRPr="00154FED" w:rsidDel="008A28A3">
                <w:delText>or not</w:delText>
              </w:r>
            </w:del>
          </w:p>
        </w:tc>
      </w:tr>
      <w:tr w:rsidR="00C93A79" w:rsidRPr="00154FED" w14:paraId="016F6092" w14:textId="77777777" w:rsidTr="004935A6">
        <w:tc>
          <w:tcPr>
            <w:tcW w:w="1269" w:type="dxa"/>
            <w:vAlign w:val="center"/>
          </w:tcPr>
          <w:p w14:paraId="0378D152" w14:textId="23C60E24" w:rsidR="00C93A79" w:rsidRPr="00154FED" w:rsidRDefault="00E05FDD" w:rsidP="008F5698">
            <w:pPr>
              <w:pStyle w:val="-0"/>
              <w:spacing w:line="360" w:lineRule="auto"/>
              <w:ind w:firstLineChars="0" w:firstLine="0"/>
            </w:pPr>
            <w:r w:rsidRPr="00154FED">
              <w:rPr>
                <w:position w:val="-14"/>
              </w:rPr>
              <w:object w:dxaOrig="460" w:dyaOrig="380" w14:anchorId="491C0098">
                <v:shape id="_x0000_i1099" type="#_x0000_t75" style="width:24pt;height:18pt" o:ole="">
                  <v:imagedata r:id="rId154" o:title=""/>
                </v:shape>
                <o:OLEObject Type="Embed" ProgID="Equation.DSMT4" ShapeID="_x0000_i1099" DrawAspect="Content" ObjectID="_1802632734" r:id="rId155"/>
              </w:object>
            </w:r>
          </w:p>
        </w:tc>
        <w:tc>
          <w:tcPr>
            <w:tcW w:w="7037" w:type="dxa"/>
            <w:vAlign w:val="center"/>
          </w:tcPr>
          <w:p w14:paraId="4D02D9EE" w14:textId="3A2AD63C" w:rsidR="00C93A79" w:rsidRPr="00154FED" w:rsidRDefault="00C93A79" w:rsidP="008F5698">
            <w:pPr>
              <w:pStyle w:val="-0"/>
              <w:spacing w:line="360" w:lineRule="auto"/>
              <w:ind w:firstLineChars="0" w:firstLine="0"/>
            </w:pPr>
            <w:r w:rsidRPr="00154FED">
              <w:t xml:space="preserve">Demand for the product </w:t>
            </w:r>
            <w:r w:rsidRPr="00154FED">
              <w:rPr>
                <w:position w:val="-6"/>
              </w:rPr>
              <w:object w:dxaOrig="139" w:dyaOrig="260" w14:anchorId="68F175D5">
                <v:shape id="_x0000_i1100" type="#_x0000_t75" style="width:6pt;height:12pt" o:ole="">
                  <v:imagedata r:id="rId105" o:title=""/>
                </v:shape>
                <o:OLEObject Type="Embed" ProgID="Equation.DSMT4" ShapeID="_x0000_i1100" DrawAspect="Content" ObjectID="_1802632735" r:id="rId156"/>
              </w:object>
            </w:r>
            <w:r w:rsidRPr="00154FED">
              <w:t xml:space="preserve"> with manipulation</w:t>
            </w:r>
            <w:r w:rsidRPr="00154FED">
              <w:rPr>
                <w:rFonts w:hint="eastAsia"/>
              </w:rPr>
              <w:t xml:space="preserve"> </w:t>
            </w:r>
            <w:r w:rsidRPr="00154FED">
              <w:t>by both firms</w:t>
            </w:r>
            <w:r w:rsidR="003E0E87" w:rsidRPr="00154FED">
              <w:t xml:space="preserve"> </w:t>
            </w:r>
            <w:ins w:id="747" w:author="." w:date="2025-03-03T14:56:00Z" w16du:dateUtc="2025-03-03T06:56:00Z">
              <w:r w:rsidR="008A28A3" w:rsidRPr="00154FED">
                <w:t>based on whether or not</w:t>
              </w:r>
            </w:ins>
            <w:del w:id="748" w:author="." w:date="2025-03-03T14:56:00Z" w16du:dateUtc="2025-03-03T06:56:00Z">
              <w:r w:rsidR="003E0E87" w:rsidRPr="00154FED" w:rsidDel="008A28A3">
                <w:delText>when the</w:delText>
              </w:r>
            </w:del>
            <w:ins w:id="749" w:author="." w:date="2025-03-03T14:56:00Z" w16du:dateUtc="2025-03-03T06:56:00Z">
              <w:r w:rsidR="008A28A3" w:rsidRPr="00154FED">
                <w:t xml:space="preserve"> the</w:t>
              </w:r>
            </w:ins>
            <w:r w:rsidR="003E0E87" w:rsidRPr="00154FED">
              <w:t xml:space="preserve"> platform chooses to govern </w:t>
            </w:r>
            <w:del w:id="750" w:author="." w:date="2025-03-03T14:56:00Z" w16du:dateUtc="2025-03-03T06:56:00Z">
              <w:r w:rsidR="003E0E87" w:rsidRPr="00154FED" w:rsidDel="008A28A3">
                <w:delText>or not</w:delText>
              </w:r>
            </w:del>
          </w:p>
        </w:tc>
      </w:tr>
      <w:tr w:rsidR="00C93A79" w:rsidRPr="00154FED" w14:paraId="517F9146" w14:textId="77777777" w:rsidTr="004935A6">
        <w:tc>
          <w:tcPr>
            <w:tcW w:w="1269" w:type="dxa"/>
            <w:tcBorders>
              <w:bottom w:val="single" w:sz="4" w:space="0" w:color="auto"/>
            </w:tcBorders>
            <w:vAlign w:val="center"/>
          </w:tcPr>
          <w:p w14:paraId="28D8841A" w14:textId="70404A13" w:rsidR="00C93A79" w:rsidRPr="00154FED" w:rsidRDefault="00E05FDD" w:rsidP="008F5698">
            <w:pPr>
              <w:pStyle w:val="-0"/>
              <w:spacing w:line="360" w:lineRule="auto"/>
              <w:ind w:firstLineChars="0" w:firstLine="0"/>
            </w:pPr>
            <w:r w:rsidRPr="00154FED">
              <w:rPr>
                <w:position w:val="-14"/>
              </w:rPr>
              <w:object w:dxaOrig="440" w:dyaOrig="380" w14:anchorId="73613EB4">
                <v:shape id="_x0000_i1101" type="#_x0000_t75" style="width:24pt;height:18pt" o:ole="">
                  <v:imagedata r:id="rId157" o:title=""/>
                </v:shape>
                <o:OLEObject Type="Embed" ProgID="Equation.DSMT4" ShapeID="_x0000_i1101" DrawAspect="Content" ObjectID="_1802632736" r:id="rId158"/>
              </w:object>
            </w:r>
          </w:p>
        </w:tc>
        <w:tc>
          <w:tcPr>
            <w:tcW w:w="7037" w:type="dxa"/>
            <w:tcBorders>
              <w:bottom w:val="single" w:sz="4" w:space="0" w:color="auto"/>
            </w:tcBorders>
            <w:vAlign w:val="center"/>
          </w:tcPr>
          <w:p w14:paraId="1550A2BB" w14:textId="0B83D6E9" w:rsidR="00C93A79" w:rsidRPr="00154FED" w:rsidRDefault="00675480" w:rsidP="008F5698">
            <w:pPr>
              <w:pStyle w:val="-0"/>
              <w:spacing w:line="360" w:lineRule="auto"/>
              <w:ind w:firstLineChars="0" w:firstLine="0"/>
            </w:pPr>
            <w:r w:rsidRPr="00154FED">
              <w:t>P</w:t>
            </w:r>
            <w:r w:rsidR="00C93A79" w:rsidRPr="00154FED">
              <w:t>rofits of firm A, firm B and the platform with manipulation by both firms</w:t>
            </w:r>
            <w:r w:rsidR="003E0E87" w:rsidRPr="00154FED">
              <w:t xml:space="preserve"> </w:t>
            </w:r>
            <w:ins w:id="751" w:author="." w:date="2025-03-03T14:56:00Z" w16du:dateUtc="2025-03-03T06:56:00Z">
              <w:r w:rsidR="008A28A3" w:rsidRPr="00154FED">
                <w:t>based on whether or not</w:t>
              </w:r>
              <w:r w:rsidR="008A28A3" w:rsidRPr="00154FED" w:rsidDel="00625A89">
                <w:t xml:space="preserve"> </w:t>
              </w:r>
            </w:ins>
            <w:del w:id="752" w:author="." w:date="2025-03-03T14:56:00Z" w16du:dateUtc="2025-03-03T06:56:00Z">
              <w:r w:rsidR="003E0E87" w:rsidRPr="00154FED" w:rsidDel="008A28A3">
                <w:delText xml:space="preserve">when </w:delText>
              </w:r>
            </w:del>
            <w:r w:rsidR="003E0E87" w:rsidRPr="00154FED">
              <w:t>the platform chooses to govern</w:t>
            </w:r>
            <w:del w:id="753" w:author="." w:date="2025-03-03T14:56:00Z" w16du:dateUtc="2025-03-03T06:56:00Z">
              <w:r w:rsidR="003E0E87" w:rsidRPr="00154FED" w:rsidDel="008A28A3">
                <w:delText xml:space="preserve"> or not</w:delText>
              </w:r>
            </w:del>
          </w:p>
        </w:tc>
      </w:tr>
    </w:tbl>
    <w:p w14:paraId="4956DE1D" w14:textId="5D9869A2" w:rsidR="00050AC9" w:rsidRPr="00154FED" w:rsidRDefault="00050AC9" w:rsidP="008F5698">
      <w:pPr>
        <w:pStyle w:val="-8"/>
        <w:spacing w:line="360" w:lineRule="auto"/>
      </w:pPr>
      <w:r w:rsidRPr="00154FED">
        <w:t xml:space="preserve">To better </w:t>
      </w:r>
      <w:del w:id="754" w:author="." w:date="2025-03-03T14:56:00Z" w16du:dateUtc="2025-03-03T06:56:00Z">
        <w:r w:rsidRPr="00154FED" w:rsidDel="008A28A3">
          <w:delText xml:space="preserve">and more clearly </w:delText>
        </w:r>
      </w:del>
      <w:r w:rsidRPr="00154FED">
        <w:t xml:space="preserve">illustrate the sequence of our game model, the game tree </w:t>
      </w:r>
      <w:ins w:id="755" w:author="." w:date="2025-03-03T14:56:00Z" w16du:dateUtc="2025-03-03T06:56:00Z">
        <w:r w:rsidR="008A28A3" w:rsidRPr="00154FED">
          <w:t xml:space="preserve">proposed </w:t>
        </w:r>
      </w:ins>
      <w:r w:rsidRPr="00154FED">
        <w:t>in this paper is presented in Fig 1.</w:t>
      </w:r>
    </w:p>
    <w:p w14:paraId="1CB18F50" w14:textId="12291FBB" w:rsidR="00FC2442" w:rsidRPr="00154FED" w:rsidRDefault="006473EC" w:rsidP="008F5698">
      <w:pPr>
        <w:pStyle w:val="-8"/>
        <w:spacing w:line="360" w:lineRule="auto"/>
        <w:ind w:firstLineChars="0" w:firstLine="0"/>
        <w:jc w:val="center"/>
      </w:pPr>
      <w:r w:rsidRPr="00154FED">
        <w:rPr>
          <w:noProof/>
        </w:rPr>
        <w:lastRenderedPageBreak/>
        <w:drawing>
          <wp:inline distT="0" distB="0" distL="0" distR="0" wp14:anchorId="4EB2FC8F" wp14:editId="0AE44E2A">
            <wp:extent cx="5274310" cy="29324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2932430"/>
                    </a:xfrm>
                    <a:prstGeom prst="rect">
                      <a:avLst/>
                    </a:prstGeom>
                  </pic:spPr>
                </pic:pic>
              </a:graphicData>
            </a:graphic>
          </wp:inline>
        </w:drawing>
      </w:r>
    </w:p>
    <w:p w14:paraId="4FE8B84F" w14:textId="56AF4331" w:rsidR="00050AC9" w:rsidRPr="00154FED" w:rsidRDefault="00050AC9" w:rsidP="008F5698">
      <w:pPr>
        <w:pStyle w:val="-8"/>
        <w:spacing w:line="360" w:lineRule="auto"/>
        <w:ind w:firstLineChars="0" w:firstLine="0"/>
        <w:jc w:val="center"/>
      </w:pPr>
      <w:r w:rsidRPr="00154FED">
        <w:t>Fig 1. The game tree</w:t>
      </w:r>
    </w:p>
    <w:p w14:paraId="165AA7F2" w14:textId="2454192F" w:rsidR="0059179E" w:rsidRPr="00154FED" w:rsidRDefault="00EB775C" w:rsidP="008F5698">
      <w:pPr>
        <w:pStyle w:val="-1"/>
        <w:spacing w:line="360" w:lineRule="auto"/>
      </w:pPr>
      <w:r w:rsidRPr="00154FED">
        <w:t>Model analysis</w:t>
      </w:r>
    </w:p>
    <w:p w14:paraId="60440C21" w14:textId="61048556" w:rsidR="00753529" w:rsidRPr="00154FED" w:rsidRDefault="0059179E" w:rsidP="008F5698">
      <w:pPr>
        <w:pStyle w:val="-2"/>
        <w:spacing w:line="360" w:lineRule="auto"/>
      </w:pPr>
      <w:del w:id="756" w:author="." w:date="2025-03-03T14:57:00Z" w16du:dateUtc="2025-03-03T06:57:00Z">
        <w:r w:rsidRPr="00154FED" w:rsidDel="008A28A3">
          <w:delText xml:space="preserve">The </w:delText>
        </w:r>
      </w:del>
      <w:ins w:id="757" w:author="." w:date="2025-03-03T14:57:00Z" w16du:dateUtc="2025-03-03T06:57:00Z">
        <w:r w:rsidR="008A28A3" w:rsidRPr="00154FED">
          <w:t>I</w:t>
        </w:r>
      </w:ins>
      <w:del w:id="758" w:author="." w:date="2025-03-03T14:57:00Z" w16du:dateUtc="2025-03-03T06:57:00Z">
        <w:r w:rsidRPr="00154FED" w:rsidDel="008A28A3">
          <w:delText>i</w:delText>
        </w:r>
      </w:del>
      <w:r w:rsidRPr="00154FED">
        <w:t>mpact without manipulation</w:t>
      </w:r>
    </w:p>
    <w:p w14:paraId="5D57A143" w14:textId="0D06F88E" w:rsidR="004A69F6" w:rsidRPr="00154FED" w:rsidRDefault="008A28A3" w:rsidP="008F5698">
      <w:pPr>
        <w:pStyle w:val="-3"/>
        <w:spacing w:line="360" w:lineRule="auto"/>
      </w:pPr>
      <w:ins w:id="759" w:author="." w:date="2025-03-03T14:57:00Z" w16du:dateUtc="2025-03-03T06:57:00Z">
        <w:r w:rsidRPr="00154FED">
          <w:t xml:space="preserve"> </w:t>
        </w:r>
      </w:ins>
      <w:r w:rsidR="004A69F6" w:rsidRPr="00154FED">
        <w:t>N</w:t>
      </w:r>
      <w:r w:rsidR="004A69F6" w:rsidRPr="00154FED">
        <w:rPr>
          <w:rFonts w:hint="eastAsia"/>
        </w:rPr>
        <w:t>o</w:t>
      </w:r>
      <w:r w:rsidR="004A69F6" w:rsidRPr="00154FED">
        <w:t xml:space="preserve"> platform governance</w:t>
      </w:r>
    </w:p>
    <w:p w14:paraId="4AC20D01" w14:textId="77CB141C" w:rsidR="00EB775C" w:rsidRPr="00154FED" w:rsidRDefault="0059179E" w:rsidP="008F5698">
      <w:pPr>
        <w:pStyle w:val="-8"/>
        <w:spacing w:line="360" w:lineRule="auto"/>
      </w:pPr>
      <w:r w:rsidRPr="00154FED">
        <w:t>When there is no firm manipulati</w:t>
      </w:r>
      <w:r w:rsidR="00493654" w:rsidRPr="00154FED">
        <w:t>on</w:t>
      </w:r>
      <w:r w:rsidRPr="00154FED">
        <w:t xml:space="preserve">, </w:t>
      </w:r>
      <w:r w:rsidR="007E3A43" w:rsidRPr="00154FED">
        <w:t>based on Eq. (</w:t>
      </w:r>
      <w:r w:rsidR="00EC5C34" w:rsidRPr="00154FED">
        <w:t>6</w:t>
      </w:r>
      <w:r w:rsidR="00DA6D52" w:rsidRPr="00154FED">
        <w:t>)</w:t>
      </w:r>
      <w:r w:rsidR="0016172D" w:rsidRPr="00154FED">
        <w:t>,</w:t>
      </w:r>
      <w:r w:rsidR="007E3A43" w:rsidRPr="00154FED">
        <w:t xml:space="preserve"> </w:t>
      </w:r>
      <w:r w:rsidRPr="00154FED">
        <w:t xml:space="preserve">the </w:t>
      </w:r>
      <w:ins w:id="760" w:author="." w:date="2025-03-03T14:57:00Z" w16du:dateUtc="2025-03-03T06:57:00Z">
        <w:r w:rsidR="008A28A3" w:rsidRPr="00154FED">
          <w:t xml:space="preserve">respective </w:t>
        </w:r>
      </w:ins>
      <w:r w:rsidRPr="00154FED">
        <w:t>demand</w:t>
      </w:r>
      <w:r w:rsidR="00500032" w:rsidRPr="00154FED">
        <w:t xml:space="preserve"> functions</w:t>
      </w:r>
      <w:r w:rsidRPr="00154FED">
        <w:t xml:space="preserve"> of firm A and firm B </w:t>
      </w:r>
      <w:r w:rsidR="00500032" w:rsidRPr="00154FED">
        <w:t>are</w:t>
      </w:r>
      <w:ins w:id="761" w:author="." w:date="2025-03-03T14:57:00Z" w16du:dateUtc="2025-03-03T06:57:00Z">
        <w:r w:rsidR="008A28A3" w:rsidRPr="00154FED">
          <w:t xml:space="preserve"> as follows:</w:t>
        </w:r>
      </w:ins>
      <w:del w:id="762" w:author="." w:date="2025-03-03T14:57:00Z" w16du:dateUtc="2025-03-03T06:57:00Z">
        <w:r w:rsidR="00ED2375" w:rsidRPr="00154FED" w:rsidDel="008A28A3">
          <w:delText>:</w:delText>
        </w:r>
      </w:del>
    </w:p>
    <w:tbl>
      <w:tblPr>
        <w:tblStyle w:val="TableGrid"/>
        <w:tblW w:w="80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293"/>
      </w:tblGrid>
      <w:tr w:rsidR="005923A4" w:rsidRPr="00154FED" w14:paraId="1FEB29A2" w14:textId="77777777" w:rsidTr="00FC2442">
        <w:trPr>
          <w:jc w:val="center"/>
        </w:trPr>
        <w:tc>
          <w:tcPr>
            <w:tcW w:w="6804" w:type="dxa"/>
            <w:vAlign w:val="center"/>
          </w:tcPr>
          <w:bookmarkStart w:id="763" w:name="_Hlk175076426"/>
          <w:p w14:paraId="2203C8E2" w14:textId="13283E83" w:rsidR="005923A4" w:rsidRPr="00154FED" w:rsidRDefault="00943CCA" w:rsidP="008F5698">
            <w:pPr>
              <w:pStyle w:val="-8"/>
              <w:spacing w:line="360" w:lineRule="auto"/>
              <w:jc w:val="center"/>
            </w:pPr>
            <w:r w:rsidRPr="00154FED">
              <w:object w:dxaOrig="2600" w:dyaOrig="660" w14:anchorId="29DFC76C">
                <v:shape id="_x0000_i1102" type="#_x0000_t75" style="width:132pt;height:30pt" o:ole="">
                  <v:imagedata r:id="rId160" o:title=""/>
                </v:shape>
                <o:OLEObject Type="Embed" ProgID="Equation.DSMT4" ShapeID="_x0000_i1102" DrawAspect="Content" ObjectID="_1802632737" r:id="rId161"/>
              </w:object>
            </w:r>
            <w:bookmarkEnd w:id="763"/>
            <w:ins w:id="764" w:author="." w:date="2025-03-03T14:57:00Z" w16du:dateUtc="2025-03-03T06:57:00Z">
              <w:r w:rsidR="008A28A3" w:rsidRPr="00154FED">
                <w:t>,</w:t>
              </w:r>
            </w:ins>
          </w:p>
        </w:tc>
        <w:tc>
          <w:tcPr>
            <w:tcW w:w="1293" w:type="dxa"/>
            <w:vAlign w:val="center"/>
          </w:tcPr>
          <w:p w14:paraId="063E5262" w14:textId="285BA4C3" w:rsidR="005923A4" w:rsidRPr="00154FED" w:rsidRDefault="005923A4" w:rsidP="008F5698">
            <w:pPr>
              <w:pStyle w:val="-8"/>
              <w:spacing w:line="360" w:lineRule="auto"/>
              <w:jc w:val="center"/>
            </w:pPr>
            <w:r w:rsidRPr="00154FED">
              <w:t>(7-1)</w:t>
            </w:r>
            <w:del w:id="765" w:author="." w:date="2025-03-03T14:57:00Z" w16du:dateUtc="2025-03-03T06:57:00Z">
              <w:r w:rsidRPr="00154FED" w:rsidDel="008A28A3">
                <w:delText>.</w:delText>
              </w:r>
            </w:del>
          </w:p>
        </w:tc>
      </w:tr>
      <w:bookmarkStart w:id="766" w:name="_Hlk175076433"/>
      <w:tr w:rsidR="005923A4" w:rsidRPr="00154FED" w14:paraId="30C253AA" w14:textId="77777777" w:rsidTr="00FC2442">
        <w:trPr>
          <w:jc w:val="center"/>
        </w:trPr>
        <w:tc>
          <w:tcPr>
            <w:tcW w:w="6804" w:type="dxa"/>
            <w:vAlign w:val="center"/>
          </w:tcPr>
          <w:p w14:paraId="1BA8EFE4" w14:textId="119B9581" w:rsidR="005923A4" w:rsidRPr="00154FED" w:rsidRDefault="00943CCA" w:rsidP="008F5698">
            <w:pPr>
              <w:pStyle w:val="-8"/>
              <w:spacing w:line="360" w:lineRule="auto"/>
              <w:jc w:val="center"/>
            </w:pPr>
            <w:r w:rsidRPr="00154FED">
              <w:object w:dxaOrig="2600" w:dyaOrig="660" w14:anchorId="60533DD0">
                <v:shape id="_x0000_i1103" type="#_x0000_t75" style="width:132pt;height:30pt" o:ole="">
                  <v:imagedata r:id="rId162" o:title=""/>
                </v:shape>
                <o:OLEObject Type="Embed" ProgID="Equation.DSMT4" ShapeID="_x0000_i1103" DrawAspect="Content" ObjectID="_1802632738" r:id="rId163"/>
              </w:object>
            </w:r>
            <w:bookmarkEnd w:id="766"/>
            <w:ins w:id="767" w:author="." w:date="2025-03-03T14:57:00Z" w16du:dateUtc="2025-03-03T06:57:00Z">
              <w:r w:rsidR="008A28A3" w:rsidRPr="00154FED">
                <w:t>.</w:t>
              </w:r>
            </w:ins>
          </w:p>
        </w:tc>
        <w:tc>
          <w:tcPr>
            <w:tcW w:w="1293" w:type="dxa"/>
            <w:vAlign w:val="center"/>
          </w:tcPr>
          <w:p w14:paraId="3B07AE9B" w14:textId="323EC39D" w:rsidR="005923A4" w:rsidRPr="00154FED" w:rsidRDefault="005923A4" w:rsidP="008F5698">
            <w:pPr>
              <w:pStyle w:val="-8"/>
              <w:spacing w:line="360" w:lineRule="auto"/>
              <w:jc w:val="center"/>
            </w:pPr>
            <w:r w:rsidRPr="00154FED">
              <w:t>(7-2)</w:t>
            </w:r>
            <w:del w:id="768" w:author="." w:date="2025-03-03T14:57:00Z" w16du:dateUtc="2025-03-03T06:57:00Z">
              <w:r w:rsidRPr="00154FED" w:rsidDel="008A28A3">
                <w:delText>.</w:delText>
              </w:r>
            </w:del>
          </w:p>
        </w:tc>
      </w:tr>
    </w:tbl>
    <w:p w14:paraId="05D24322" w14:textId="0623915A" w:rsidR="00774E72" w:rsidRPr="00154FED" w:rsidRDefault="0059179E" w:rsidP="008F5698">
      <w:pPr>
        <w:pStyle w:val="-8"/>
        <w:spacing w:line="360" w:lineRule="auto"/>
      </w:pPr>
      <w:r w:rsidRPr="00154FED">
        <w:t xml:space="preserve">The </w:t>
      </w:r>
      <w:ins w:id="769" w:author="." w:date="2025-03-03T14:57:00Z" w16du:dateUtc="2025-03-03T06:57:00Z">
        <w:r w:rsidR="008A28A3" w:rsidRPr="00154FED">
          <w:t xml:space="preserve">corresponding </w:t>
        </w:r>
      </w:ins>
      <w:r w:rsidR="006C0AA6" w:rsidRPr="00154FED">
        <w:t xml:space="preserve">profit </w:t>
      </w:r>
      <w:r w:rsidRPr="00154FED">
        <w:t>function</w:t>
      </w:r>
      <w:r w:rsidR="00500032" w:rsidRPr="00154FED">
        <w:t>s</w:t>
      </w:r>
      <w:r w:rsidRPr="00154FED">
        <w:t xml:space="preserve"> of firm A, firm B</w:t>
      </w:r>
      <w:r w:rsidR="00A44AF5" w:rsidRPr="00154FED">
        <w:t>,</w:t>
      </w:r>
      <w:r w:rsidRPr="00154FED">
        <w:t xml:space="preserve"> and the platform </w:t>
      </w:r>
      <w:r w:rsidR="00500032" w:rsidRPr="00154FED">
        <w:t>are</w:t>
      </w:r>
      <w:ins w:id="770" w:author="." w:date="2025-03-03T14:57:00Z" w16du:dateUtc="2025-03-03T06:57:00Z">
        <w:r w:rsidR="008A28A3" w:rsidRPr="00154FED">
          <w:t xml:space="preserve"> as follows</w:t>
        </w:r>
      </w:ins>
      <w:r w:rsidR="00ED2375" w:rsidRPr="00154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1350"/>
      </w:tblGrid>
      <w:tr w:rsidR="00F2579E" w:rsidRPr="00154FED" w14:paraId="02937297" w14:textId="77777777" w:rsidTr="00FC2442">
        <w:tc>
          <w:tcPr>
            <w:tcW w:w="6946" w:type="dxa"/>
            <w:vAlign w:val="center"/>
          </w:tcPr>
          <w:bookmarkStart w:id="771" w:name="_Hlk175076452"/>
          <w:p w14:paraId="2116DB40" w14:textId="2963D69B" w:rsidR="00F2579E" w:rsidRPr="00154FED" w:rsidRDefault="00943CCA" w:rsidP="008F5698">
            <w:pPr>
              <w:pStyle w:val="-8"/>
              <w:spacing w:line="360" w:lineRule="auto"/>
              <w:jc w:val="center"/>
            </w:pPr>
            <w:r w:rsidRPr="00154FED">
              <w:object w:dxaOrig="1660" w:dyaOrig="360" w14:anchorId="449F7642">
                <v:shape id="_x0000_i1104" type="#_x0000_t75" style="width:84pt;height:18pt" o:ole="">
                  <v:imagedata r:id="rId164" o:title=""/>
                </v:shape>
                <o:OLEObject Type="Embed" ProgID="Equation.DSMT4" ShapeID="_x0000_i1104" DrawAspect="Content" ObjectID="_1802632739" r:id="rId165"/>
              </w:object>
            </w:r>
            <w:bookmarkEnd w:id="771"/>
            <w:ins w:id="772" w:author="." w:date="2025-03-03T14:57:00Z" w16du:dateUtc="2025-03-03T06:57:00Z">
              <w:r w:rsidR="008A28A3" w:rsidRPr="00154FED">
                <w:t>,</w:t>
              </w:r>
            </w:ins>
          </w:p>
        </w:tc>
        <w:tc>
          <w:tcPr>
            <w:tcW w:w="1350" w:type="dxa"/>
            <w:vMerge w:val="restart"/>
            <w:vAlign w:val="center"/>
          </w:tcPr>
          <w:p w14:paraId="04E5E51E" w14:textId="2633B357" w:rsidR="00F2579E" w:rsidRPr="00154FED" w:rsidRDefault="003826DC" w:rsidP="008F5698">
            <w:pPr>
              <w:pStyle w:val="-8"/>
              <w:spacing w:line="360" w:lineRule="auto"/>
              <w:jc w:val="center"/>
            </w:pPr>
            <w:r w:rsidRPr="00154FED">
              <w:t>(8)</w:t>
            </w:r>
            <w:del w:id="773" w:author="." w:date="2025-03-03T14:57:00Z" w16du:dateUtc="2025-03-03T06:57:00Z">
              <w:r w:rsidR="00F2579E" w:rsidRPr="00154FED" w:rsidDel="008A28A3">
                <w:delText>.</w:delText>
              </w:r>
            </w:del>
          </w:p>
        </w:tc>
      </w:tr>
      <w:bookmarkStart w:id="774" w:name="_Hlk175076458"/>
      <w:tr w:rsidR="00F2579E" w:rsidRPr="00154FED" w14:paraId="0E54DCB8" w14:textId="77777777" w:rsidTr="00FC2442">
        <w:tc>
          <w:tcPr>
            <w:tcW w:w="6946" w:type="dxa"/>
            <w:vAlign w:val="center"/>
          </w:tcPr>
          <w:p w14:paraId="6D9FB14B" w14:textId="18B83859" w:rsidR="00F2579E" w:rsidRPr="00154FED" w:rsidRDefault="00943CCA" w:rsidP="008F5698">
            <w:pPr>
              <w:pStyle w:val="-8"/>
              <w:spacing w:line="360" w:lineRule="auto"/>
              <w:jc w:val="center"/>
            </w:pPr>
            <w:r w:rsidRPr="00154FED">
              <w:object w:dxaOrig="1660" w:dyaOrig="360" w14:anchorId="344646EB">
                <v:shape id="_x0000_i1105" type="#_x0000_t75" style="width:84pt;height:18pt" o:ole="">
                  <v:imagedata r:id="rId166" o:title=""/>
                </v:shape>
                <o:OLEObject Type="Embed" ProgID="Equation.DSMT4" ShapeID="_x0000_i1105" DrawAspect="Content" ObjectID="_1802632740" r:id="rId167"/>
              </w:object>
            </w:r>
            <w:bookmarkEnd w:id="774"/>
            <w:ins w:id="775" w:author="." w:date="2025-03-03T14:57:00Z" w16du:dateUtc="2025-03-03T06:57:00Z">
              <w:r w:rsidR="008A28A3" w:rsidRPr="00154FED">
                <w:t>,</w:t>
              </w:r>
            </w:ins>
          </w:p>
        </w:tc>
        <w:tc>
          <w:tcPr>
            <w:tcW w:w="1350" w:type="dxa"/>
            <w:vMerge/>
            <w:vAlign w:val="center"/>
          </w:tcPr>
          <w:p w14:paraId="22616B0F" w14:textId="77777777" w:rsidR="00F2579E" w:rsidRPr="00154FED" w:rsidRDefault="00F2579E" w:rsidP="008F5698">
            <w:pPr>
              <w:pStyle w:val="-8"/>
              <w:spacing w:line="360" w:lineRule="auto"/>
              <w:jc w:val="center"/>
            </w:pPr>
          </w:p>
        </w:tc>
      </w:tr>
      <w:bookmarkStart w:id="776" w:name="_Hlk175076462"/>
      <w:tr w:rsidR="00F2579E" w:rsidRPr="00154FED" w14:paraId="5F1A9A6D" w14:textId="77777777" w:rsidTr="00FC2442">
        <w:tc>
          <w:tcPr>
            <w:tcW w:w="6946" w:type="dxa"/>
            <w:vAlign w:val="center"/>
          </w:tcPr>
          <w:p w14:paraId="68A43025" w14:textId="486184E6" w:rsidR="00F2579E" w:rsidRPr="00154FED" w:rsidRDefault="00943CCA" w:rsidP="008F5698">
            <w:pPr>
              <w:pStyle w:val="-8"/>
              <w:spacing w:line="360" w:lineRule="auto"/>
              <w:jc w:val="center"/>
            </w:pPr>
            <w:r w:rsidRPr="00154FED">
              <w:object w:dxaOrig="3780" w:dyaOrig="400" w14:anchorId="1DE00B69">
                <v:shape id="_x0000_i1106" type="#_x0000_t75" style="width:192pt;height:24pt" o:ole="">
                  <v:imagedata r:id="rId168" o:title=""/>
                </v:shape>
                <o:OLEObject Type="Embed" ProgID="Equation.DSMT4" ShapeID="_x0000_i1106" DrawAspect="Content" ObjectID="_1802632741" r:id="rId169"/>
              </w:object>
            </w:r>
            <w:bookmarkEnd w:id="776"/>
            <w:ins w:id="777" w:author="." w:date="2025-03-03T14:57:00Z" w16du:dateUtc="2025-03-03T06:57:00Z">
              <w:r w:rsidR="008A28A3" w:rsidRPr="00154FED">
                <w:t>.</w:t>
              </w:r>
            </w:ins>
          </w:p>
        </w:tc>
        <w:tc>
          <w:tcPr>
            <w:tcW w:w="1350" w:type="dxa"/>
            <w:vMerge/>
            <w:vAlign w:val="center"/>
          </w:tcPr>
          <w:p w14:paraId="7DD7E935" w14:textId="77777777" w:rsidR="00F2579E" w:rsidRPr="00154FED" w:rsidRDefault="00F2579E" w:rsidP="008F5698">
            <w:pPr>
              <w:pStyle w:val="-8"/>
              <w:spacing w:line="360" w:lineRule="auto"/>
              <w:jc w:val="center"/>
            </w:pPr>
          </w:p>
        </w:tc>
      </w:tr>
    </w:tbl>
    <w:p w14:paraId="530BEE3E" w14:textId="5E1E3F86" w:rsidR="00ED2375" w:rsidRPr="00154FED" w:rsidRDefault="007E3A43" w:rsidP="008F5698">
      <w:pPr>
        <w:pStyle w:val="-8"/>
        <w:spacing w:line="360" w:lineRule="auto"/>
      </w:pPr>
      <w:r w:rsidRPr="00154FED">
        <w:t>Firms are dedicated to maximizing their profits by choosing optimal prices.</w:t>
      </w:r>
      <w:r w:rsidR="004A69F6" w:rsidRPr="00154FED">
        <w:t xml:space="preserve"> As is customary in backward induction</w:t>
      </w:r>
      <w:r w:rsidR="00ED2375" w:rsidRPr="00154FED">
        <w:t>, the equilibrium price</w:t>
      </w:r>
      <w:r w:rsidR="00943CCA" w:rsidRPr="00154FED">
        <w:t>s</w:t>
      </w:r>
      <w:r w:rsidR="00ED2375" w:rsidRPr="00154FED">
        <w:t xml:space="preserve"> </w:t>
      </w:r>
      <w:r w:rsidR="00BF485D" w:rsidRPr="00154FED">
        <w:t>of</w:t>
      </w:r>
      <w:r w:rsidR="00ED2375" w:rsidRPr="00154FED">
        <w:t xml:space="preserve"> each</w:t>
      </w:r>
      <w:r w:rsidR="00ED2375" w:rsidRPr="00154FED">
        <w:rPr>
          <w:rFonts w:hint="eastAsia"/>
        </w:rPr>
        <w:t xml:space="preserve"> </w:t>
      </w:r>
      <w:r w:rsidR="00ED2375" w:rsidRPr="00154FED">
        <w:t xml:space="preserve">firm </w:t>
      </w:r>
      <w:r w:rsidR="00943CCA" w:rsidRPr="00154FED">
        <w:t>are</w:t>
      </w:r>
      <w:r w:rsidR="00ED2375" w:rsidRPr="00154FED">
        <w:t xml:space="preserve"> obtained</w:t>
      </w:r>
      <w:r w:rsidR="00D6673B" w:rsidRPr="00154FED">
        <w:t xml:space="preserve"> based on the first-order conditions of</w:t>
      </w:r>
      <w:ins w:id="778" w:author="." w:date="2025-03-04T19:49:00Z" w16du:dateUtc="2025-03-04T11:49:00Z">
        <w:r w:rsidR="000E4D80">
          <w:t xml:space="preserve"> the</w:t>
        </w:r>
      </w:ins>
      <w:r w:rsidR="00D6673B" w:rsidRPr="00154FED">
        <w:t xml:space="preserve"> firms’ </w:t>
      </w:r>
      <w:r w:rsidR="00904A49" w:rsidRPr="00154FED">
        <w:t>profit</w:t>
      </w:r>
      <w:r w:rsidR="00D6673B" w:rsidRPr="00154FED">
        <w:t xml:space="preserve"> functions</w:t>
      </w:r>
      <w:ins w:id="779" w:author="." w:date="2025-03-03T14:59:00Z" w16du:dateUtc="2025-03-03T06:59:00Z">
        <w:r w:rsidR="008A28A3" w:rsidRPr="00154FED">
          <w:t xml:space="preserve">, as shown </w:t>
        </w:r>
      </w:ins>
      <w:del w:id="780" w:author="." w:date="2025-03-03T14:59:00Z" w16du:dateUtc="2025-03-03T06:59:00Z">
        <w:r w:rsidR="00D6673B" w:rsidRPr="00154FED" w:rsidDel="008A28A3">
          <w:delText xml:space="preserve"> </w:delText>
        </w:r>
      </w:del>
      <w:r w:rsidR="00D6673B" w:rsidRPr="00154FED">
        <w:t>in Eq. (</w:t>
      </w:r>
      <w:r w:rsidR="00EC5C34" w:rsidRPr="00154FED">
        <w:t>8</w:t>
      </w:r>
      <w:r w:rsidR="00D6673B" w:rsidRPr="00154FED">
        <w:t>)</w:t>
      </w:r>
      <w:r w:rsidR="00ED2375" w:rsidRPr="00154FED">
        <w:t xml:space="preserve">. </w:t>
      </w:r>
    </w:p>
    <w:p w14:paraId="6E626949" w14:textId="2758CD95" w:rsidR="009D241B" w:rsidRPr="00154FED" w:rsidRDefault="009D241B" w:rsidP="008F5698">
      <w:pPr>
        <w:pStyle w:val="-8"/>
        <w:spacing w:line="360" w:lineRule="auto"/>
        <w:ind w:firstLineChars="0" w:firstLine="0"/>
        <w:rPr>
          <w:b/>
          <w:bCs/>
        </w:rPr>
      </w:pPr>
      <w:r w:rsidRPr="00154FED">
        <w:rPr>
          <w:b/>
          <w:bCs/>
        </w:rPr>
        <w:t>Lemma 1</w:t>
      </w:r>
    </w:p>
    <w:p w14:paraId="0FF1CDCF" w14:textId="56E868DA" w:rsidR="00AA4598" w:rsidRPr="00154FED" w:rsidRDefault="00AA4598" w:rsidP="008F5698">
      <w:pPr>
        <w:pStyle w:val="-8"/>
        <w:spacing w:line="360" w:lineRule="auto"/>
      </w:pPr>
      <w:r w:rsidRPr="00154FED">
        <w:lastRenderedPageBreak/>
        <w:t xml:space="preserve">When no firms manipulate online reviews, the equilibrium prices and profits are </w:t>
      </w:r>
      <w:ins w:id="781" w:author="." w:date="2025-03-03T15:00:00Z" w16du:dateUtc="2025-03-03T07:00:00Z">
        <w:r w:rsidR="00DC232F" w:rsidRPr="00154FED">
          <w:t>respectively</w:t>
        </w:r>
        <w:r w:rsidR="00DC232F" w:rsidRPr="00154FED" w:rsidDel="008A28A3">
          <w:t xml:space="preserve"> </w:t>
        </w:r>
      </w:ins>
      <w:del w:id="782" w:author="." w:date="2025-03-03T14:58:00Z" w16du:dateUtc="2025-03-03T06:58:00Z">
        <w:r w:rsidRPr="00154FED" w:rsidDel="008A28A3">
          <w:delText>as follows</w:delText>
        </w:r>
      </w:del>
      <w:ins w:id="783" w:author="." w:date="2025-03-03T14:58:00Z" w16du:dateUtc="2025-03-03T06:58:00Z">
        <w:r w:rsidR="008A28A3" w:rsidRPr="00154FED">
          <w:t xml:space="preserve">shown in </w:t>
        </w:r>
      </w:ins>
      <w:del w:id="784" w:author="." w:date="2025-03-03T14:58:00Z" w16du:dateUtc="2025-03-03T06:58:00Z">
        <w:r w:rsidRPr="00154FED" w:rsidDel="008A28A3">
          <w:delText xml:space="preserve"> in </w:delText>
        </w:r>
      </w:del>
      <w:r w:rsidRPr="00154FED">
        <w:t>Eqs. (</w:t>
      </w:r>
      <w:r w:rsidR="00EC5C34" w:rsidRPr="00154FED">
        <w:t>9</w:t>
      </w:r>
      <w:r w:rsidRPr="00154FED">
        <w:t>) and (</w:t>
      </w:r>
      <w:r w:rsidR="00EC5C34" w:rsidRPr="00154FED">
        <w:t>10</w:t>
      </w:r>
      <w:r w:rsidRPr="00154FED">
        <w:t>)</w:t>
      </w:r>
      <w:ins w:id="785" w:author="." w:date="2025-03-03T15:00:00Z" w16du:dateUtc="2025-03-03T07:00:00Z">
        <w:r w:rsidR="00DC232F" w:rsidRPr="00154FED">
          <w:t xml:space="preserve"> as follows</w:t>
        </w:r>
      </w:ins>
      <w:del w:id="786" w:author="." w:date="2025-03-03T15:00:00Z" w16du:dateUtc="2025-03-03T07:00:00Z">
        <w:r w:rsidRPr="00154FED" w:rsidDel="00DC232F">
          <w:delText>, respectively</w:delText>
        </w:r>
      </w:del>
      <w:del w:id="787" w:author="." w:date="2025-03-03T14:58:00Z" w16du:dateUtc="2025-03-03T06:58:00Z">
        <w:r w:rsidRPr="00154FED" w:rsidDel="008A28A3">
          <w:delText>.</w:delText>
        </w:r>
        <w:r w:rsidR="001B1A33" w:rsidRPr="00154FED" w:rsidDel="008A28A3">
          <w:delText xml:space="preserve"> </w:delText>
        </w:r>
      </w:del>
      <w:ins w:id="788" w:author="." w:date="2025-03-03T14:58:00Z" w16du:dateUtc="2025-03-03T06:58:00Z">
        <w:r w:rsidR="008A28A3" w:rsidRPr="00154FED">
          <w:t xml:space="preserve">: </w:t>
        </w:r>
      </w:ins>
    </w:p>
    <w:p w14:paraId="40D8B73E" w14:textId="515DF105" w:rsidR="0081058F" w:rsidRPr="00154FED" w:rsidRDefault="00ED2375" w:rsidP="008F5698">
      <w:pPr>
        <w:pStyle w:val="-8"/>
        <w:spacing w:line="360" w:lineRule="auto"/>
      </w:pPr>
      <w:r w:rsidRPr="00154FED">
        <w:t>(a) Prices: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720F90" w:rsidRPr="00154FED" w14:paraId="24F8CE5B" w14:textId="77777777" w:rsidTr="00FC2442">
        <w:tc>
          <w:tcPr>
            <w:tcW w:w="6658" w:type="dxa"/>
            <w:vAlign w:val="center"/>
          </w:tcPr>
          <w:p w14:paraId="08599079" w14:textId="48FECA63" w:rsidR="00720F90" w:rsidRPr="00154FED" w:rsidRDefault="00943CCA" w:rsidP="008F5698">
            <w:pPr>
              <w:pStyle w:val="-8"/>
              <w:spacing w:line="360" w:lineRule="auto"/>
              <w:jc w:val="center"/>
            </w:pPr>
            <w:r w:rsidRPr="00154FED">
              <w:object w:dxaOrig="1460" w:dyaOrig="1320" w14:anchorId="5BC839A6">
                <v:shape id="_x0000_i1107" type="#_x0000_t75" style="width:1in;height:66pt" o:ole="">
                  <v:imagedata r:id="rId170" o:title=""/>
                </v:shape>
                <o:OLEObject Type="Embed" ProgID="Equation.DSMT4" ShapeID="_x0000_i1107" DrawAspect="Content" ObjectID="_1802632742" r:id="rId171"/>
              </w:object>
            </w:r>
            <w:ins w:id="789" w:author="." w:date="2025-03-03T14:58:00Z" w16du:dateUtc="2025-03-03T06:58:00Z">
              <w:r w:rsidR="008A28A3" w:rsidRPr="00154FED">
                <w:t>.</w:t>
              </w:r>
            </w:ins>
          </w:p>
        </w:tc>
        <w:tc>
          <w:tcPr>
            <w:tcW w:w="1638" w:type="dxa"/>
            <w:vAlign w:val="center"/>
          </w:tcPr>
          <w:p w14:paraId="6F081ACB" w14:textId="71F6FDF9" w:rsidR="00720F90" w:rsidRPr="00154FED" w:rsidRDefault="00191F94" w:rsidP="008F5698">
            <w:pPr>
              <w:pStyle w:val="-8"/>
              <w:spacing w:line="360" w:lineRule="auto"/>
              <w:jc w:val="center"/>
            </w:pPr>
            <w:r w:rsidRPr="00154FED">
              <w:t>(9)</w:t>
            </w:r>
            <w:del w:id="790" w:author="." w:date="2025-03-03T14:58:00Z" w16du:dateUtc="2025-03-03T06:58:00Z">
              <w:r w:rsidR="00720F90" w:rsidRPr="00154FED" w:rsidDel="008A28A3">
                <w:delText>.</w:delText>
              </w:r>
            </w:del>
          </w:p>
        </w:tc>
      </w:tr>
    </w:tbl>
    <w:p w14:paraId="17EC13A7" w14:textId="0512533F" w:rsidR="00900B66" w:rsidRPr="00154FED" w:rsidRDefault="00ED2375" w:rsidP="008F5698">
      <w:pPr>
        <w:pStyle w:val="-8"/>
        <w:spacing w:line="360" w:lineRule="auto"/>
      </w:pPr>
      <w:r w:rsidRPr="00154FED">
        <w:rPr>
          <w:rFonts w:hint="eastAsia"/>
        </w:rPr>
        <w:t>(</w:t>
      </w:r>
      <w:r w:rsidRPr="00154FED">
        <w:t>b) Profits: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643"/>
      </w:tblGrid>
      <w:tr w:rsidR="00FE03BA" w:rsidRPr="00154FED" w14:paraId="4D7B487D" w14:textId="77777777" w:rsidTr="00FC2442">
        <w:tc>
          <w:tcPr>
            <w:tcW w:w="6663" w:type="dxa"/>
            <w:vAlign w:val="center"/>
          </w:tcPr>
          <w:bookmarkStart w:id="791" w:name="_Hlk175076786"/>
          <w:bookmarkStart w:id="792" w:name="_Hlk180004004"/>
          <w:p w14:paraId="19EDD31B" w14:textId="1B894DC8" w:rsidR="00FE03BA" w:rsidRPr="00154FED" w:rsidRDefault="00943CCA" w:rsidP="008F5698">
            <w:pPr>
              <w:pStyle w:val="-8"/>
              <w:spacing w:line="360" w:lineRule="auto"/>
              <w:jc w:val="center"/>
            </w:pPr>
            <w:r w:rsidRPr="00154FED">
              <w:object w:dxaOrig="2020" w:dyaOrig="720" w14:anchorId="01912A4A">
                <v:shape id="_x0000_i1108" type="#_x0000_t75" style="width:102pt;height:36pt" o:ole="">
                  <v:imagedata r:id="rId172" o:title=""/>
                </v:shape>
                <o:OLEObject Type="Embed" ProgID="Equation.DSMT4" ShapeID="_x0000_i1108" DrawAspect="Content" ObjectID="_1802632743" r:id="rId173"/>
              </w:object>
            </w:r>
            <w:bookmarkEnd w:id="791"/>
            <w:ins w:id="793" w:author="." w:date="2025-03-03T14:58:00Z" w16du:dateUtc="2025-03-03T06:58:00Z">
              <w:r w:rsidR="008A28A3" w:rsidRPr="00154FED">
                <w:t>,</w:t>
              </w:r>
            </w:ins>
          </w:p>
        </w:tc>
        <w:tc>
          <w:tcPr>
            <w:tcW w:w="1643" w:type="dxa"/>
            <w:vMerge w:val="restart"/>
            <w:vAlign w:val="center"/>
          </w:tcPr>
          <w:p w14:paraId="53C87D49" w14:textId="1CDB8057" w:rsidR="00FE03BA" w:rsidRPr="00154FED" w:rsidRDefault="00191F94" w:rsidP="008F5698">
            <w:pPr>
              <w:pStyle w:val="-8"/>
              <w:spacing w:line="360" w:lineRule="auto"/>
              <w:jc w:val="center"/>
            </w:pPr>
            <w:r w:rsidRPr="00154FED">
              <w:t>(10)</w:t>
            </w:r>
            <w:del w:id="794" w:author="." w:date="2025-03-03T14:58:00Z" w16du:dateUtc="2025-03-03T06:58:00Z">
              <w:r w:rsidR="00FE03BA" w:rsidRPr="00154FED" w:rsidDel="008A28A3">
                <w:delText>.</w:delText>
              </w:r>
            </w:del>
          </w:p>
        </w:tc>
      </w:tr>
      <w:bookmarkStart w:id="795" w:name="_Hlk175076793"/>
      <w:tr w:rsidR="00FE03BA" w:rsidRPr="00154FED" w14:paraId="122BC096" w14:textId="77777777" w:rsidTr="00FC2442">
        <w:tc>
          <w:tcPr>
            <w:tcW w:w="6663" w:type="dxa"/>
            <w:vAlign w:val="center"/>
          </w:tcPr>
          <w:p w14:paraId="1B7C56A5" w14:textId="6A8110D0" w:rsidR="00FE03BA" w:rsidRPr="00154FED" w:rsidRDefault="00943CCA" w:rsidP="008F5698">
            <w:pPr>
              <w:pStyle w:val="-8"/>
              <w:spacing w:line="360" w:lineRule="auto"/>
              <w:jc w:val="center"/>
            </w:pPr>
            <w:r w:rsidRPr="00154FED">
              <w:object w:dxaOrig="2000" w:dyaOrig="720" w14:anchorId="0CCFA647">
                <v:shape id="_x0000_i1109" type="#_x0000_t75" style="width:102pt;height:36pt" o:ole="">
                  <v:imagedata r:id="rId174" o:title=""/>
                </v:shape>
                <o:OLEObject Type="Embed" ProgID="Equation.DSMT4" ShapeID="_x0000_i1109" DrawAspect="Content" ObjectID="_1802632744" r:id="rId175"/>
              </w:object>
            </w:r>
            <w:bookmarkEnd w:id="795"/>
            <w:ins w:id="796" w:author="." w:date="2025-03-03T14:58:00Z" w16du:dateUtc="2025-03-03T06:58:00Z">
              <w:r w:rsidR="008A28A3" w:rsidRPr="00154FED">
                <w:t>,</w:t>
              </w:r>
            </w:ins>
          </w:p>
        </w:tc>
        <w:tc>
          <w:tcPr>
            <w:tcW w:w="1643" w:type="dxa"/>
            <w:vMerge/>
            <w:vAlign w:val="center"/>
          </w:tcPr>
          <w:p w14:paraId="0C14B9E2" w14:textId="3E9CE6FC" w:rsidR="00FE03BA" w:rsidRPr="00154FED" w:rsidRDefault="00FE03BA" w:rsidP="008F5698">
            <w:pPr>
              <w:pStyle w:val="-8"/>
              <w:spacing w:line="360" w:lineRule="auto"/>
              <w:jc w:val="center"/>
            </w:pPr>
          </w:p>
        </w:tc>
      </w:tr>
      <w:bookmarkStart w:id="797" w:name="_Hlk175076799"/>
      <w:tr w:rsidR="00FE03BA" w:rsidRPr="00154FED" w14:paraId="425AAA82" w14:textId="77777777" w:rsidTr="00FC2442">
        <w:tc>
          <w:tcPr>
            <w:tcW w:w="6663" w:type="dxa"/>
            <w:vAlign w:val="center"/>
          </w:tcPr>
          <w:p w14:paraId="784EAC44" w14:textId="7B8CB148" w:rsidR="00FE03BA" w:rsidRPr="00154FED" w:rsidRDefault="00943CCA" w:rsidP="008F5698">
            <w:pPr>
              <w:pStyle w:val="-8"/>
              <w:spacing w:line="360" w:lineRule="auto"/>
              <w:jc w:val="center"/>
            </w:pPr>
            <w:r w:rsidRPr="00154FED">
              <w:object w:dxaOrig="2480" w:dyaOrig="720" w14:anchorId="210E0C2D">
                <v:shape id="_x0000_i1110" type="#_x0000_t75" style="width:126pt;height:36pt" o:ole="">
                  <v:imagedata r:id="rId176" o:title=""/>
                </v:shape>
                <o:OLEObject Type="Embed" ProgID="Equation.DSMT4" ShapeID="_x0000_i1110" DrawAspect="Content" ObjectID="_1802632745" r:id="rId177"/>
              </w:object>
            </w:r>
            <w:bookmarkEnd w:id="797"/>
            <w:ins w:id="798" w:author="." w:date="2025-03-03T14:58:00Z" w16du:dateUtc="2025-03-03T06:58:00Z">
              <w:r w:rsidR="008A28A3" w:rsidRPr="00154FED">
                <w:t>.</w:t>
              </w:r>
            </w:ins>
          </w:p>
        </w:tc>
        <w:tc>
          <w:tcPr>
            <w:tcW w:w="1643" w:type="dxa"/>
            <w:vMerge/>
            <w:vAlign w:val="center"/>
          </w:tcPr>
          <w:p w14:paraId="7D33AC01" w14:textId="192D023E" w:rsidR="00FE03BA" w:rsidRPr="00154FED" w:rsidRDefault="00FE03BA" w:rsidP="008F5698">
            <w:pPr>
              <w:pStyle w:val="-8"/>
              <w:spacing w:line="360" w:lineRule="auto"/>
              <w:jc w:val="center"/>
            </w:pPr>
          </w:p>
        </w:tc>
      </w:tr>
    </w:tbl>
    <w:bookmarkEnd w:id="792"/>
    <w:p w14:paraId="3DD92DB6" w14:textId="74B0C4D4" w:rsidR="00D6673B" w:rsidRPr="00154FED" w:rsidRDefault="00D6673B" w:rsidP="008F5698">
      <w:pPr>
        <w:pStyle w:val="-3"/>
        <w:spacing w:line="360" w:lineRule="auto"/>
      </w:pPr>
      <w:r w:rsidRPr="00154FED">
        <w:t>Platform governance</w:t>
      </w:r>
    </w:p>
    <w:p w14:paraId="4363E7B2" w14:textId="3E426429" w:rsidR="00904A49" w:rsidRPr="00154FED" w:rsidRDefault="00904A49" w:rsidP="008F5698">
      <w:pPr>
        <w:pStyle w:val="-8"/>
        <w:spacing w:line="360" w:lineRule="auto"/>
      </w:pPr>
      <w:r w:rsidRPr="00154FED">
        <w:t xml:space="preserve">When the platform chooses to govern, the </w:t>
      </w:r>
      <w:ins w:id="799" w:author="." w:date="2025-03-03T14:58:00Z" w16du:dateUtc="2025-03-03T06:58:00Z">
        <w:r w:rsidR="008A28A3" w:rsidRPr="00154FED">
          <w:t xml:space="preserve">respective </w:t>
        </w:r>
      </w:ins>
      <w:r w:rsidRPr="00154FED">
        <w:t>demand functions of firm A and firm B are as shown in Eq. (</w:t>
      </w:r>
      <w:r w:rsidR="00FE03BA" w:rsidRPr="00154FED">
        <w:t>1</w:t>
      </w:r>
      <w:r w:rsidR="00EC5C34" w:rsidRPr="00154FED">
        <w:t>1</w:t>
      </w:r>
      <w:r w:rsidRPr="00154FED">
        <w:t>)</w:t>
      </w:r>
      <w:ins w:id="800" w:author="." w:date="2025-03-03T14:58:00Z" w16du:dateUtc="2025-03-03T06:58:00Z">
        <w:r w:rsidR="008A28A3" w:rsidRPr="00154FED">
          <w:t>:</w:t>
        </w:r>
      </w:ins>
      <w:del w:id="801" w:author="." w:date="2025-03-03T14:58:00Z" w16du:dateUtc="2025-03-03T06:58:00Z">
        <w:r w:rsidRPr="00154FED" w:rsidDel="008A28A3">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904A49" w:rsidRPr="00154FED" w14:paraId="60DB602E" w14:textId="77777777" w:rsidTr="00FC2442">
        <w:tc>
          <w:tcPr>
            <w:tcW w:w="6658" w:type="dxa"/>
            <w:vAlign w:val="center"/>
          </w:tcPr>
          <w:p w14:paraId="5345D029" w14:textId="49FB05E8" w:rsidR="00904A49" w:rsidRPr="00154FED" w:rsidRDefault="00132CDD" w:rsidP="008F5698">
            <w:pPr>
              <w:pStyle w:val="-8"/>
              <w:spacing w:line="360" w:lineRule="auto"/>
              <w:jc w:val="center"/>
            </w:pPr>
            <w:r w:rsidRPr="00154FED">
              <w:rPr>
                <w:position w:val="-24"/>
              </w:rPr>
              <w:object w:dxaOrig="3080" w:dyaOrig="660" w14:anchorId="7D1C3315">
                <v:shape id="_x0000_i1111" type="#_x0000_t75" style="width:156pt;height:36pt" o:ole="">
                  <v:imagedata r:id="rId178" o:title=""/>
                </v:shape>
                <o:OLEObject Type="Embed" ProgID="Equation.DSMT4" ShapeID="_x0000_i1111" DrawAspect="Content" ObjectID="_1802632746" r:id="rId179"/>
              </w:object>
            </w:r>
            <w:ins w:id="802" w:author="." w:date="2025-03-03T14:58:00Z" w16du:dateUtc="2025-03-03T06:58:00Z">
              <w:r w:rsidR="008A28A3" w:rsidRPr="00154FED">
                <w:t>,</w:t>
              </w:r>
            </w:ins>
          </w:p>
        </w:tc>
        <w:tc>
          <w:tcPr>
            <w:tcW w:w="1638" w:type="dxa"/>
            <w:vAlign w:val="center"/>
          </w:tcPr>
          <w:p w14:paraId="384F9A33" w14:textId="03E4FD72" w:rsidR="00904A49" w:rsidRPr="00154FED" w:rsidRDefault="005923A4" w:rsidP="008F5698">
            <w:pPr>
              <w:pStyle w:val="-8"/>
              <w:spacing w:line="360" w:lineRule="auto"/>
              <w:jc w:val="center"/>
            </w:pPr>
            <w:r w:rsidRPr="00154FED">
              <w:t>(11-1)</w:t>
            </w:r>
            <w:del w:id="803" w:author="." w:date="2025-03-03T14:59:00Z" w16du:dateUtc="2025-03-03T06:59:00Z">
              <w:r w:rsidR="00904A49" w:rsidRPr="00154FED" w:rsidDel="008A28A3">
                <w:delText>.</w:delText>
              </w:r>
            </w:del>
          </w:p>
        </w:tc>
      </w:tr>
      <w:tr w:rsidR="00904A49" w:rsidRPr="00154FED" w14:paraId="675631A3" w14:textId="77777777" w:rsidTr="00FC2442">
        <w:tc>
          <w:tcPr>
            <w:tcW w:w="6658" w:type="dxa"/>
            <w:vAlign w:val="center"/>
          </w:tcPr>
          <w:p w14:paraId="5B05B3C1" w14:textId="2713C18A" w:rsidR="00904A49" w:rsidRPr="00154FED" w:rsidRDefault="00132CDD" w:rsidP="008F5698">
            <w:pPr>
              <w:pStyle w:val="-8"/>
              <w:spacing w:line="360" w:lineRule="auto"/>
              <w:jc w:val="center"/>
            </w:pPr>
            <w:r w:rsidRPr="00154FED">
              <w:rPr>
                <w:position w:val="-24"/>
              </w:rPr>
              <w:object w:dxaOrig="3060" w:dyaOrig="660" w14:anchorId="2B3C40EC">
                <v:shape id="_x0000_i1112" type="#_x0000_t75" style="width:156pt;height:36pt" o:ole="">
                  <v:imagedata r:id="rId180" o:title=""/>
                </v:shape>
                <o:OLEObject Type="Embed" ProgID="Equation.DSMT4" ShapeID="_x0000_i1112" DrawAspect="Content" ObjectID="_1802632747" r:id="rId181"/>
              </w:object>
            </w:r>
            <w:ins w:id="804" w:author="." w:date="2025-03-03T14:58:00Z" w16du:dateUtc="2025-03-03T06:58:00Z">
              <w:r w:rsidR="008A28A3" w:rsidRPr="00154FED">
                <w:t>.</w:t>
              </w:r>
            </w:ins>
          </w:p>
        </w:tc>
        <w:tc>
          <w:tcPr>
            <w:tcW w:w="1638" w:type="dxa"/>
            <w:vAlign w:val="center"/>
          </w:tcPr>
          <w:p w14:paraId="04CDD44D" w14:textId="12ABE389" w:rsidR="00904A49" w:rsidRPr="00154FED" w:rsidRDefault="005923A4" w:rsidP="008F5698">
            <w:pPr>
              <w:pStyle w:val="-8"/>
              <w:spacing w:line="360" w:lineRule="auto"/>
              <w:jc w:val="center"/>
            </w:pPr>
            <w:r w:rsidRPr="00154FED">
              <w:t>(11-2)</w:t>
            </w:r>
            <w:del w:id="805" w:author="." w:date="2025-03-03T14:59:00Z" w16du:dateUtc="2025-03-03T06:59:00Z">
              <w:r w:rsidRPr="00154FED" w:rsidDel="008A28A3">
                <w:delText>.</w:delText>
              </w:r>
            </w:del>
          </w:p>
        </w:tc>
      </w:tr>
    </w:tbl>
    <w:p w14:paraId="3C7BF446" w14:textId="21D08C30" w:rsidR="00D6673B" w:rsidRPr="00154FED" w:rsidRDefault="00B5123F" w:rsidP="008F5698">
      <w:pPr>
        <w:pStyle w:val="-8"/>
        <w:spacing w:line="360" w:lineRule="auto"/>
      </w:pPr>
      <w:del w:id="806" w:author="." w:date="2025-03-03T14:59:00Z" w16du:dateUtc="2025-03-03T06:59:00Z">
        <w:r w:rsidRPr="00154FED" w:rsidDel="008A28A3">
          <w:delText>And the</w:delText>
        </w:r>
      </w:del>
      <w:ins w:id="807" w:author="." w:date="2025-03-03T14:59:00Z" w16du:dateUtc="2025-03-03T06:59:00Z">
        <w:r w:rsidR="008A28A3" w:rsidRPr="00154FED">
          <w:t>Furthermore, the</w:t>
        </w:r>
      </w:ins>
      <w:r w:rsidRPr="00154FED">
        <w:t xml:space="preserve"> profit functions of firm A, firm B, and the platform can be found in Eq. (12).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904A49" w:rsidRPr="00154FED" w14:paraId="02EF110A" w14:textId="77777777" w:rsidTr="00FC2442">
        <w:tc>
          <w:tcPr>
            <w:tcW w:w="6658" w:type="dxa"/>
            <w:vAlign w:val="center"/>
          </w:tcPr>
          <w:p w14:paraId="2ECEB339" w14:textId="080C7D5A" w:rsidR="00904A49" w:rsidRPr="00154FED" w:rsidRDefault="00BC1955" w:rsidP="008F5698">
            <w:pPr>
              <w:pStyle w:val="-8"/>
              <w:spacing w:line="360" w:lineRule="auto"/>
              <w:jc w:val="center"/>
            </w:pPr>
            <w:r w:rsidRPr="00154FED">
              <w:rPr>
                <w:position w:val="-12"/>
              </w:rPr>
              <w:object w:dxaOrig="1640" w:dyaOrig="360" w14:anchorId="04ABB47A">
                <v:shape id="_x0000_i1113" type="#_x0000_t75" style="width:84pt;height:18pt" o:ole="">
                  <v:imagedata r:id="rId182" o:title=""/>
                </v:shape>
                <o:OLEObject Type="Embed" ProgID="Equation.DSMT4" ShapeID="_x0000_i1113" DrawAspect="Content" ObjectID="_1802632748" r:id="rId183"/>
              </w:object>
            </w:r>
            <w:ins w:id="808" w:author="." w:date="2025-03-03T14:59:00Z" w16du:dateUtc="2025-03-03T06:59:00Z">
              <w:r w:rsidR="008A28A3" w:rsidRPr="00154FED">
                <w:t>,</w:t>
              </w:r>
            </w:ins>
          </w:p>
        </w:tc>
        <w:tc>
          <w:tcPr>
            <w:tcW w:w="1638" w:type="dxa"/>
            <w:vMerge w:val="restart"/>
            <w:vAlign w:val="center"/>
          </w:tcPr>
          <w:p w14:paraId="4ABE55D1" w14:textId="78BA1028" w:rsidR="00904A49" w:rsidRPr="00154FED" w:rsidRDefault="00943CCA" w:rsidP="008F5698">
            <w:pPr>
              <w:pStyle w:val="-8"/>
              <w:spacing w:line="360" w:lineRule="auto"/>
              <w:jc w:val="center"/>
            </w:pPr>
            <w:r w:rsidRPr="00154FED">
              <w:t>(12)</w:t>
            </w:r>
            <w:del w:id="809" w:author="." w:date="2025-03-03T14:59:00Z" w16du:dateUtc="2025-03-03T06:59:00Z">
              <w:r w:rsidR="00904A49" w:rsidRPr="00154FED" w:rsidDel="008A28A3">
                <w:delText>.</w:delText>
              </w:r>
            </w:del>
          </w:p>
        </w:tc>
      </w:tr>
      <w:tr w:rsidR="00904A49" w:rsidRPr="00154FED" w14:paraId="185B8DFE" w14:textId="77777777" w:rsidTr="00FC2442">
        <w:tc>
          <w:tcPr>
            <w:tcW w:w="6658" w:type="dxa"/>
            <w:vAlign w:val="center"/>
          </w:tcPr>
          <w:p w14:paraId="286D6581" w14:textId="2523DD8B" w:rsidR="00904A49" w:rsidRPr="00154FED" w:rsidRDefault="00BC1955" w:rsidP="008F5698">
            <w:pPr>
              <w:pStyle w:val="-8"/>
              <w:spacing w:line="360" w:lineRule="auto"/>
              <w:jc w:val="center"/>
            </w:pPr>
            <w:r w:rsidRPr="00154FED">
              <w:rPr>
                <w:position w:val="-12"/>
              </w:rPr>
              <w:object w:dxaOrig="1640" w:dyaOrig="360" w14:anchorId="5AE7ABF4">
                <v:shape id="_x0000_i1114" type="#_x0000_t75" style="width:84pt;height:18pt" o:ole="">
                  <v:imagedata r:id="rId184" o:title=""/>
                </v:shape>
                <o:OLEObject Type="Embed" ProgID="Equation.DSMT4" ShapeID="_x0000_i1114" DrawAspect="Content" ObjectID="_1802632749" r:id="rId185"/>
              </w:object>
            </w:r>
            <w:ins w:id="810" w:author="." w:date="2025-03-03T14:59:00Z" w16du:dateUtc="2025-03-03T06:59:00Z">
              <w:r w:rsidR="008A28A3" w:rsidRPr="00154FED">
                <w:t>,</w:t>
              </w:r>
            </w:ins>
          </w:p>
        </w:tc>
        <w:tc>
          <w:tcPr>
            <w:tcW w:w="1638" w:type="dxa"/>
            <w:vMerge/>
            <w:vAlign w:val="center"/>
          </w:tcPr>
          <w:p w14:paraId="07DBDA8A" w14:textId="77777777" w:rsidR="00904A49" w:rsidRPr="00154FED" w:rsidRDefault="00904A49" w:rsidP="008F5698">
            <w:pPr>
              <w:pStyle w:val="-8"/>
              <w:spacing w:line="360" w:lineRule="auto"/>
              <w:jc w:val="center"/>
            </w:pPr>
          </w:p>
        </w:tc>
      </w:tr>
      <w:tr w:rsidR="00904A49" w:rsidRPr="00154FED" w14:paraId="5D817E70" w14:textId="77777777" w:rsidTr="00FC2442">
        <w:tc>
          <w:tcPr>
            <w:tcW w:w="6658" w:type="dxa"/>
            <w:vAlign w:val="center"/>
          </w:tcPr>
          <w:p w14:paraId="0B63030C" w14:textId="56FD7C24" w:rsidR="00904A49" w:rsidRPr="00154FED" w:rsidRDefault="00BC1955" w:rsidP="008F5698">
            <w:pPr>
              <w:pStyle w:val="-8"/>
              <w:spacing w:line="360" w:lineRule="auto"/>
              <w:jc w:val="center"/>
            </w:pPr>
            <w:r w:rsidRPr="00154FED">
              <w:rPr>
                <w:position w:val="-14"/>
              </w:rPr>
              <w:object w:dxaOrig="4320" w:dyaOrig="400" w14:anchorId="0DF274EF">
                <v:shape id="_x0000_i1115" type="#_x0000_t75" style="width:3in;height:18pt" o:ole="">
                  <v:imagedata r:id="rId186" o:title=""/>
                </v:shape>
                <o:OLEObject Type="Embed" ProgID="Equation.DSMT4" ShapeID="_x0000_i1115" DrawAspect="Content" ObjectID="_1802632750" r:id="rId187"/>
              </w:object>
            </w:r>
            <w:ins w:id="811" w:author="." w:date="2025-03-03T14:59:00Z" w16du:dateUtc="2025-03-03T06:59:00Z">
              <w:r w:rsidR="008A28A3" w:rsidRPr="00154FED">
                <w:t>.</w:t>
              </w:r>
            </w:ins>
          </w:p>
        </w:tc>
        <w:tc>
          <w:tcPr>
            <w:tcW w:w="1638" w:type="dxa"/>
            <w:vMerge/>
            <w:vAlign w:val="center"/>
          </w:tcPr>
          <w:p w14:paraId="7078988E" w14:textId="77777777" w:rsidR="00904A49" w:rsidRPr="00154FED" w:rsidRDefault="00904A49" w:rsidP="008F5698">
            <w:pPr>
              <w:pStyle w:val="-8"/>
              <w:spacing w:line="360" w:lineRule="auto"/>
              <w:jc w:val="center"/>
            </w:pPr>
          </w:p>
        </w:tc>
      </w:tr>
    </w:tbl>
    <w:p w14:paraId="080A7467" w14:textId="250BC5EC" w:rsidR="00943CCA" w:rsidRDefault="00943CCA" w:rsidP="008F5698">
      <w:pPr>
        <w:pStyle w:val="-8"/>
        <w:spacing w:line="360" w:lineRule="auto"/>
        <w:rPr>
          <w:ins w:id="812" w:author="." w:date="2025-03-04T19:49:00Z" w16du:dateUtc="2025-03-04T11:49:00Z"/>
        </w:rPr>
      </w:pPr>
      <w:r w:rsidRPr="00154FED">
        <w:t>Firms are dedicated to maximizing their profits by choosing optimal prices, and the platform is dedicated to maximizing its profit by choosing</w:t>
      </w:r>
      <w:ins w:id="813" w:author="." w:date="2025-03-04T19:49:00Z" w16du:dateUtc="2025-03-04T11:49:00Z">
        <w:r w:rsidR="000E4D80">
          <w:t xml:space="preserve"> the</w:t>
        </w:r>
      </w:ins>
      <w:r w:rsidRPr="00154FED">
        <w:t xml:space="preserve"> optimal governance intensity. As is customary in backward induction, we can obtain the equilibrium prices of each</w:t>
      </w:r>
      <w:r w:rsidRPr="00154FED">
        <w:rPr>
          <w:rFonts w:hint="eastAsia"/>
        </w:rPr>
        <w:t xml:space="preserve"> </w:t>
      </w:r>
      <w:r w:rsidRPr="00154FED">
        <w:t>firm and governance intensity</w:t>
      </w:r>
      <w:ins w:id="814" w:author="." w:date="2025-03-03T14:59:00Z" w16du:dateUtc="2025-03-03T06:59:00Z">
        <w:r w:rsidR="008A28A3" w:rsidRPr="00154FED">
          <w:t xml:space="preserve">, </w:t>
        </w:r>
      </w:ins>
      <w:del w:id="815" w:author="." w:date="2025-03-03T14:59:00Z" w16du:dateUtc="2025-03-03T06:59:00Z">
        <w:r w:rsidRPr="00154FED" w:rsidDel="008A28A3">
          <w:delText xml:space="preserve"> </w:delText>
        </w:r>
      </w:del>
      <w:r w:rsidRPr="00154FED">
        <w:t xml:space="preserve">as shown in Eqs. (13) and (14). </w:t>
      </w:r>
    </w:p>
    <w:p w14:paraId="4D0A7CC9" w14:textId="77777777" w:rsidR="000E4D80" w:rsidRDefault="000E4D80" w:rsidP="008F5698">
      <w:pPr>
        <w:pStyle w:val="-8"/>
        <w:spacing w:line="360" w:lineRule="auto"/>
        <w:rPr>
          <w:ins w:id="816" w:author="." w:date="2025-03-04T19:49:00Z" w16du:dateUtc="2025-03-04T11:49:00Z"/>
        </w:rPr>
      </w:pPr>
    </w:p>
    <w:p w14:paraId="42605326" w14:textId="77777777" w:rsidR="000E4D80" w:rsidRPr="00154FED" w:rsidRDefault="000E4D80" w:rsidP="008F5698">
      <w:pPr>
        <w:pStyle w:val="-8"/>
        <w:spacing w:line="360" w:lineRule="auto"/>
      </w:pPr>
    </w:p>
    <w:p w14:paraId="48830DFF" w14:textId="74A9920F" w:rsidR="009D241B" w:rsidRPr="00154FED" w:rsidRDefault="009D241B" w:rsidP="008F5698">
      <w:pPr>
        <w:pStyle w:val="a1"/>
        <w:spacing w:line="360" w:lineRule="auto"/>
      </w:pPr>
      <w:r w:rsidRPr="00154FED">
        <w:lastRenderedPageBreak/>
        <w:t>Lemma 2</w:t>
      </w:r>
    </w:p>
    <w:p w14:paraId="118C2563" w14:textId="62B032CF" w:rsidR="009D241B" w:rsidRPr="00154FED" w:rsidRDefault="009D241B" w:rsidP="008F5698">
      <w:pPr>
        <w:pStyle w:val="-8"/>
        <w:spacing w:line="360" w:lineRule="auto"/>
      </w:pPr>
      <w:r w:rsidRPr="00154FED">
        <w:t xml:space="preserve">When no firms manipulate online reviews under platform governance, the </w:t>
      </w:r>
      <w:ins w:id="817" w:author="." w:date="2025-03-03T15:01:00Z" w16du:dateUtc="2025-03-03T07:01:00Z">
        <w:r w:rsidR="00DC232F" w:rsidRPr="00154FED">
          <w:t xml:space="preserve">respective </w:t>
        </w:r>
      </w:ins>
      <w:r w:rsidRPr="00154FED">
        <w:t xml:space="preserve">equilibrium prices and profits are </w:t>
      </w:r>
      <w:ins w:id="818" w:author="." w:date="2025-03-03T15:01:00Z" w16du:dateUtc="2025-03-03T07:01:00Z">
        <w:r w:rsidR="00DC232F" w:rsidRPr="00154FED">
          <w:t xml:space="preserve">presented </w:t>
        </w:r>
      </w:ins>
      <w:r w:rsidRPr="00154FED">
        <w:t>as follows:</w:t>
      </w:r>
    </w:p>
    <w:p w14:paraId="4035B6C5" w14:textId="14D3846E" w:rsidR="00206709" w:rsidRPr="00154FED" w:rsidRDefault="00206709" w:rsidP="008F5698">
      <w:pPr>
        <w:pStyle w:val="-8"/>
        <w:spacing w:line="360" w:lineRule="auto"/>
      </w:pPr>
      <w:r w:rsidRPr="00154FED">
        <w:t>(a) Prices: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206709" w:rsidRPr="00154FED" w14:paraId="681277B8" w14:textId="77777777" w:rsidTr="00FC2442">
        <w:tc>
          <w:tcPr>
            <w:tcW w:w="6658" w:type="dxa"/>
            <w:vAlign w:val="center"/>
          </w:tcPr>
          <w:p w14:paraId="67B1857F" w14:textId="78B80DC0" w:rsidR="00206709" w:rsidRPr="00154FED" w:rsidRDefault="00943CCA" w:rsidP="008F5698">
            <w:pPr>
              <w:pStyle w:val="-8"/>
              <w:spacing w:line="360" w:lineRule="auto"/>
              <w:jc w:val="center"/>
            </w:pPr>
            <w:r w:rsidRPr="00154FED">
              <w:object w:dxaOrig="2360" w:dyaOrig="1480" w14:anchorId="2D143DB5">
                <v:shape id="_x0000_i1116" type="#_x0000_t75" style="width:120pt;height:78pt" o:ole="">
                  <v:imagedata r:id="rId188" o:title=""/>
                </v:shape>
                <o:OLEObject Type="Embed" ProgID="Equation.DSMT4" ShapeID="_x0000_i1116" DrawAspect="Content" ObjectID="_1802632751" r:id="rId189"/>
              </w:object>
            </w:r>
            <w:ins w:id="819" w:author="." w:date="2025-03-03T15:01:00Z" w16du:dateUtc="2025-03-03T07:01:00Z">
              <w:r w:rsidR="00DC232F" w:rsidRPr="00154FED">
                <w:t>.</w:t>
              </w:r>
            </w:ins>
          </w:p>
        </w:tc>
        <w:tc>
          <w:tcPr>
            <w:tcW w:w="1638" w:type="dxa"/>
            <w:vAlign w:val="center"/>
          </w:tcPr>
          <w:p w14:paraId="205B427D" w14:textId="7D7C45F9" w:rsidR="00206709" w:rsidRPr="00154FED" w:rsidRDefault="00943CCA" w:rsidP="008F5698">
            <w:pPr>
              <w:pStyle w:val="-8"/>
              <w:spacing w:line="360" w:lineRule="auto"/>
              <w:jc w:val="center"/>
            </w:pPr>
            <w:r w:rsidRPr="00154FED">
              <w:t>(13)</w:t>
            </w:r>
            <w:del w:id="820" w:author="." w:date="2025-03-03T15:01:00Z" w16du:dateUtc="2025-03-03T07:01:00Z">
              <w:r w:rsidR="00206709" w:rsidRPr="00154FED" w:rsidDel="00DC232F">
                <w:delText>.</w:delText>
              </w:r>
            </w:del>
          </w:p>
        </w:tc>
      </w:tr>
    </w:tbl>
    <w:p w14:paraId="2BC250F9" w14:textId="41C97AF1" w:rsidR="00943CCA" w:rsidRPr="00154FED" w:rsidRDefault="00943CCA" w:rsidP="008F5698">
      <w:pPr>
        <w:pStyle w:val="-8"/>
        <w:spacing w:line="360" w:lineRule="auto"/>
      </w:pPr>
      <w:r w:rsidRPr="00154FED">
        <w:rPr>
          <w:rFonts w:hint="eastAsia"/>
        </w:rPr>
        <w:t>(</w:t>
      </w:r>
      <w:r w:rsidRPr="00154FED">
        <w:t xml:space="preserve">b) </w:t>
      </w:r>
      <w:r w:rsidR="009F0532" w:rsidRPr="00154FED">
        <w:t>G</w:t>
      </w:r>
      <w:r w:rsidRPr="00154FED">
        <w:t>overnance intensity: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943CCA" w:rsidRPr="00154FED" w14:paraId="007EE06F" w14:textId="77777777" w:rsidTr="00FC2442">
        <w:tc>
          <w:tcPr>
            <w:tcW w:w="6658" w:type="dxa"/>
            <w:vAlign w:val="center"/>
          </w:tcPr>
          <w:p w14:paraId="262D58E2" w14:textId="628DD4E8" w:rsidR="00943CCA" w:rsidRPr="00154FED" w:rsidRDefault="00191F94" w:rsidP="008F5698">
            <w:pPr>
              <w:pStyle w:val="-8"/>
              <w:spacing w:line="360" w:lineRule="auto"/>
              <w:jc w:val="center"/>
            </w:pPr>
            <w:r w:rsidRPr="00154FED">
              <w:object w:dxaOrig="2040" w:dyaOrig="740" w14:anchorId="2C07B855">
                <v:shape id="_x0000_i1117" type="#_x0000_t75" style="width:102pt;height:36pt" o:ole="">
                  <v:imagedata r:id="rId190" o:title=""/>
                </v:shape>
                <o:OLEObject Type="Embed" ProgID="Equation.DSMT4" ShapeID="_x0000_i1117" DrawAspect="Content" ObjectID="_1802632752" r:id="rId191"/>
              </w:object>
            </w:r>
            <w:ins w:id="821" w:author="." w:date="2025-03-03T15:01:00Z" w16du:dateUtc="2025-03-03T07:01:00Z">
              <w:r w:rsidR="00DC232F" w:rsidRPr="00154FED">
                <w:t>.</w:t>
              </w:r>
            </w:ins>
          </w:p>
        </w:tc>
        <w:tc>
          <w:tcPr>
            <w:tcW w:w="1638" w:type="dxa"/>
            <w:vAlign w:val="center"/>
          </w:tcPr>
          <w:p w14:paraId="34B78BE7" w14:textId="07182709" w:rsidR="00943CCA" w:rsidRPr="00154FED" w:rsidRDefault="00943CCA" w:rsidP="008F5698">
            <w:pPr>
              <w:pStyle w:val="-8"/>
              <w:spacing w:line="360" w:lineRule="auto"/>
              <w:jc w:val="center"/>
            </w:pPr>
            <w:r w:rsidRPr="00154FED">
              <w:t>(14)</w:t>
            </w:r>
            <w:del w:id="822" w:author="." w:date="2025-03-03T15:01:00Z" w16du:dateUtc="2025-03-03T07:01:00Z">
              <w:r w:rsidRPr="00154FED" w:rsidDel="00DC232F">
                <w:delText>.</w:delText>
              </w:r>
            </w:del>
          </w:p>
        </w:tc>
      </w:tr>
    </w:tbl>
    <w:p w14:paraId="2787C488" w14:textId="2C804C78" w:rsidR="00206709" w:rsidRPr="00154FED" w:rsidRDefault="00206709" w:rsidP="008F5698">
      <w:pPr>
        <w:pStyle w:val="-8"/>
        <w:spacing w:line="360" w:lineRule="auto"/>
      </w:pPr>
      <w:r w:rsidRPr="00154FED">
        <w:rPr>
          <w:rFonts w:hint="eastAsia"/>
        </w:rPr>
        <w:t>(</w:t>
      </w:r>
      <w:r w:rsidR="00943CCA" w:rsidRPr="00154FED">
        <w:t>c</w:t>
      </w:r>
      <w:r w:rsidRPr="00154FED">
        <w:t>) Profits: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643"/>
      </w:tblGrid>
      <w:tr w:rsidR="00FE03BA" w:rsidRPr="00154FED" w14:paraId="75D5D815" w14:textId="77777777" w:rsidTr="00FC2442">
        <w:tc>
          <w:tcPr>
            <w:tcW w:w="6663" w:type="dxa"/>
            <w:vAlign w:val="center"/>
          </w:tcPr>
          <w:bookmarkStart w:id="823" w:name="_Hlk180004641"/>
          <w:p w14:paraId="1E8B6475" w14:textId="36C4A4C6" w:rsidR="00FE03BA" w:rsidRPr="00154FED" w:rsidRDefault="00943CCA" w:rsidP="008F5698">
            <w:pPr>
              <w:pStyle w:val="-8"/>
              <w:spacing w:line="360" w:lineRule="auto"/>
              <w:jc w:val="center"/>
            </w:pPr>
            <w:r w:rsidRPr="00154FED">
              <w:object w:dxaOrig="3060" w:dyaOrig="859" w14:anchorId="5A607D22">
                <v:shape id="_x0000_i1118" type="#_x0000_t75" style="width:156pt;height:42pt" o:ole="">
                  <v:imagedata r:id="rId192" o:title=""/>
                </v:shape>
                <o:OLEObject Type="Embed" ProgID="Equation.DSMT4" ShapeID="_x0000_i1118" DrawAspect="Content" ObjectID="_1802632753" r:id="rId193"/>
              </w:object>
            </w:r>
            <w:ins w:id="824" w:author="." w:date="2025-03-03T15:01:00Z" w16du:dateUtc="2025-03-03T07:01:00Z">
              <w:r w:rsidR="00DC232F" w:rsidRPr="00154FED">
                <w:t>,</w:t>
              </w:r>
            </w:ins>
          </w:p>
        </w:tc>
        <w:tc>
          <w:tcPr>
            <w:tcW w:w="1643" w:type="dxa"/>
            <w:vAlign w:val="center"/>
          </w:tcPr>
          <w:p w14:paraId="6499A82E" w14:textId="0396FA08" w:rsidR="00FE03BA" w:rsidRPr="00154FED" w:rsidRDefault="00917DCC" w:rsidP="008F5698">
            <w:pPr>
              <w:pStyle w:val="-8"/>
              <w:spacing w:line="360" w:lineRule="auto"/>
              <w:jc w:val="center"/>
            </w:pPr>
            <w:r w:rsidRPr="00154FED">
              <w:t>(1</w:t>
            </w:r>
            <w:r w:rsidR="00943CCA" w:rsidRPr="00154FED">
              <w:t>5</w:t>
            </w:r>
            <w:r w:rsidRPr="00154FED">
              <w:t>-1)</w:t>
            </w:r>
            <w:del w:id="825" w:author="." w:date="2025-03-03T15:01:00Z" w16du:dateUtc="2025-03-03T07:01:00Z">
              <w:r w:rsidR="00FE03BA" w:rsidRPr="00154FED" w:rsidDel="00DC232F">
                <w:delText>.</w:delText>
              </w:r>
            </w:del>
          </w:p>
        </w:tc>
      </w:tr>
      <w:tr w:rsidR="00FE03BA" w:rsidRPr="00154FED" w14:paraId="6550BD2B" w14:textId="77777777" w:rsidTr="00FC2442">
        <w:tc>
          <w:tcPr>
            <w:tcW w:w="6663" w:type="dxa"/>
            <w:vAlign w:val="center"/>
          </w:tcPr>
          <w:p w14:paraId="045567BE" w14:textId="287FAD01" w:rsidR="00FE03BA" w:rsidRPr="00154FED" w:rsidRDefault="00943CCA" w:rsidP="008F5698">
            <w:pPr>
              <w:pStyle w:val="-8"/>
              <w:spacing w:line="360" w:lineRule="auto"/>
              <w:jc w:val="center"/>
            </w:pPr>
            <w:r w:rsidRPr="00154FED">
              <w:object w:dxaOrig="3060" w:dyaOrig="859" w14:anchorId="44B3787F">
                <v:shape id="_x0000_i1119" type="#_x0000_t75" style="width:156pt;height:42pt" o:ole="">
                  <v:imagedata r:id="rId194" o:title=""/>
                </v:shape>
                <o:OLEObject Type="Embed" ProgID="Equation.DSMT4" ShapeID="_x0000_i1119" DrawAspect="Content" ObjectID="_1802632754" r:id="rId195"/>
              </w:object>
            </w:r>
            <w:ins w:id="826" w:author="." w:date="2025-03-03T15:01:00Z" w16du:dateUtc="2025-03-03T07:01:00Z">
              <w:r w:rsidR="00DC232F" w:rsidRPr="00154FED">
                <w:t>,</w:t>
              </w:r>
            </w:ins>
          </w:p>
        </w:tc>
        <w:tc>
          <w:tcPr>
            <w:tcW w:w="1643" w:type="dxa"/>
            <w:vAlign w:val="center"/>
          </w:tcPr>
          <w:p w14:paraId="5B79A8E2" w14:textId="4B0CB46E" w:rsidR="00FE03BA" w:rsidRPr="00154FED" w:rsidRDefault="00917DCC" w:rsidP="008F5698">
            <w:pPr>
              <w:pStyle w:val="-8"/>
              <w:spacing w:line="360" w:lineRule="auto"/>
              <w:jc w:val="center"/>
            </w:pPr>
            <w:r w:rsidRPr="00154FED">
              <w:t>(1</w:t>
            </w:r>
            <w:r w:rsidR="00943CCA" w:rsidRPr="00154FED">
              <w:t>5</w:t>
            </w:r>
            <w:r w:rsidRPr="00154FED">
              <w:t>-2)</w:t>
            </w:r>
            <w:del w:id="827" w:author="." w:date="2025-03-03T15:01:00Z" w16du:dateUtc="2025-03-03T07:01:00Z">
              <w:r w:rsidRPr="00154FED" w:rsidDel="00DC232F">
                <w:delText>.</w:delText>
              </w:r>
            </w:del>
          </w:p>
        </w:tc>
      </w:tr>
      <w:tr w:rsidR="00FE03BA" w:rsidRPr="00154FED" w14:paraId="261BD787" w14:textId="77777777" w:rsidTr="00FC2442">
        <w:tc>
          <w:tcPr>
            <w:tcW w:w="6663" w:type="dxa"/>
            <w:vAlign w:val="center"/>
          </w:tcPr>
          <w:p w14:paraId="6C50ABCD" w14:textId="5301288D" w:rsidR="00FE03BA" w:rsidRPr="00154FED" w:rsidRDefault="00943CCA" w:rsidP="008F5698">
            <w:pPr>
              <w:pStyle w:val="-8"/>
              <w:spacing w:line="360" w:lineRule="auto"/>
              <w:jc w:val="center"/>
            </w:pPr>
            <w:r w:rsidRPr="00154FED">
              <w:object w:dxaOrig="4640" w:dyaOrig="800" w14:anchorId="6508E673">
                <v:shape id="_x0000_i1120" type="#_x0000_t75" style="width:234pt;height:42pt" o:ole="">
                  <v:imagedata r:id="rId196" o:title=""/>
                </v:shape>
                <o:OLEObject Type="Embed" ProgID="Equation.DSMT4" ShapeID="_x0000_i1120" DrawAspect="Content" ObjectID="_1802632755" r:id="rId197"/>
              </w:object>
            </w:r>
            <w:ins w:id="828" w:author="." w:date="2025-03-03T15:01:00Z" w16du:dateUtc="2025-03-03T07:01:00Z">
              <w:r w:rsidR="00DC232F" w:rsidRPr="00154FED">
                <w:t>.</w:t>
              </w:r>
            </w:ins>
          </w:p>
        </w:tc>
        <w:tc>
          <w:tcPr>
            <w:tcW w:w="1643" w:type="dxa"/>
            <w:vAlign w:val="center"/>
          </w:tcPr>
          <w:p w14:paraId="6DDBD8DF" w14:textId="6C739AEE" w:rsidR="00FE03BA" w:rsidRPr="00154FED" w:rsidRDefault="00917DCC" w:rsidP="008F5698">
            <w:pPr>
              <w:pStyle w:val="-8"/>
              <w:spacing w:line="360" w:lineRule="auto"/>
              <w:jc w:val="center"/>
            </w:pPr>
            <w:r w:rsidRPr="00154FED">
              <w:t>(1</w:t>
            </w:r>
            <w:r w:rsidR="00943CCA" w:rsidRPr="00154FED">
              <w:t>5</w:t>
            </w:r>
            <w:r w:rsidRPr="00154FED">
              <w:t>-3)</w:t>
            </w:r>
            <w:del w:id="829" w:author="." w:date="2025-03-03T15:01:00Z" w16du:dateUtc="2025-03-03T07:01:00Z">
              <w:r w:rsidRPr="00154FED" w:rsidDel="00DC232F">
                <w:delText>.</w:delText>
              </w:r>
            </w:del>
          </w:p>
        </w:tc>
      </w:tr>
    </w:tbl>
    <w:bookmarkEnd w:id="823"/>
    <w:p w14:paraId="2C23B324" w14:textId="50559703" w:rsidR="00EB775C" w:rsidRPr="00154FED" w:rsidRDefault="0059179E" w:rsidP="008F5698">
      <w:pPr>
        <w:pStyle w:val="-2"/>
        <w:spacing w:line="360" w:lineRule="auto"/>
      </w:pPr>
      <w:r w:rsidRPr="00154FED">
        <w:t>The impact of manipulation by</w:t>
      </w:r>
      <w:r w:rsidR="000A3238" w:rsidRPr="00154FED">
        <w:t xml:space="preserve"> the</w:t>
      </w:r>
      <w:r w:rsidRPr="00154FED">
        <w:t xml:space="preserve"> </w:t>
      </w:r>
      <w:r w:rsidR="000A3238" w:rsidRPr="00154FED">
        <w:t xml:space="preserve">superior </w:t>
      </w:r>
      <w:r w:rsidRPr="00154FED">
        <w:t xml:space="preserve">firm </w:t>
      </w:r>
    </w:p>
    <w:p w14:paraId="74CD24ED" w14:textId="473E87D3" w:rsidR="00D6673B" w:rsidRPr="00154FED" w:rsidRDefault="00DC232F" w:rsidP="008F5698">
      <w:pPr>
        <w:pStyle w:val="-3"/>
        <w:spacing w:line="360" w:lineRule="auto"/>
      </w:pPr>
      <w:bookmarkStart w:id="830" w:name="_Hlk180004672"/>
      <w:ins w:id="831" w:author="." w:date="2025-03-03T15:02:00Z" w16du:dateUtc="2025-03-03T07:02:00Z">
        <w:r w:rsidRPr="00154FED">
          <w:t xml:space="preserve"> </w:t>
        </w:r>
      </w:ins>
      <w:r w:rsidR="00D6673B" w:rsidRPr="00154FED">
        <w:t>N</w:t>
      </w:r>
      <w:r w:rsidR="00D6673B" w:rsidRPr="00154FED">
        <w:rPr>
          <w:rFonts w:hint="eastAsia"/>
        </w:rPr>
        <w:t>o</w:t>
      </w:r>
      <w:r w:rsidR="00D6673B" w:rsidRPr="00154FED">
        <w:t xml:space="preserve"> platform governance</w:t>
      </w:r>
    </w:p>
    <w:bookmarkEnd w:id="830"/>
    <w:p w14:paraId="13CCD234" w14:textId="6DEB3F03" w:rsidR="00ED2375" w:rsidRPr="00154FED" w:rsidRDefault="00ED2375" w:rsidP="008F5698">
      <w:pPr>
        <w:pStyle w:val="-8"/>
        <w:spacing w:line="360" w:lineRule="auto"/>
      </w:pPr>
      <w:r w:rsidRPr="00154FED">
        <w:t xml:space="preserve">When </w:t>
      </w:r>
      <w:del w:id="832" w:author="." w:date="2025-03-03T15:02:00Z" w16du:dateUtc="2025-03-03T07:02:00Z">
        <w:r w:rsidRPr="00154FED" w:rsidDel="00DC232F">
          <w:delText>there is only</w:delText>
        </w:r>
      </w:del>
      <w:ins w:id="833" w:author="." w:date="2025-03-03T15:02:00Z" w16du:dateUtc="2025-03-03T07:02:00Z">
        <w:r w:rsidR="00DC232F" w:rsidRPr="00154FED">
          <w:t>only</w:t>
        </w:r>
      </w:ins>
      <w:r w:rsidRPr="00154FED">
        <w:t xml:space="preserve"> firm A </w:t>
      </w:r>
      <w:ins w:id="834" w:author="." w:date="2025-03-03T15:02:00Z" w16du:dateUtc="2025-03-03T07:02:00Z">
        <w:r w:rsidR="00DC232F" w:rsidRPr="00154FED">
          <w:t xml:space="preserve">is engaged in </w:t>
        </w:r>
      </w:ins>
      <w:del w:id="835" w:author="." w:date="2025-03-03T15:02:00Z" w16du:dateUtc="2025-03-03T07:02:00Z">
        <w:r w:rsidRPr="00154FED" w:rsidDel="00DC232F">
          <w:delText>manipulating</w:delText>
        </w:r>
        <w:r w:rsidR="00B35400" w:rsidRPr="00154FED" w:rsidDel="00DC232F">
          <w:delText xml:space="preserve"> </w:delText>
        </w:r>
      </w:del>
      <w:ins w:id="836" w:author="." w:date="2025-03-03T15:02:00Z" w16du:dateUtc="2025-03-03T07:02:00Z">
        <w:r w:rsidR="00DC232F" w:rsidRPr="00154FED">
          <w:t xml:space="preserve">manipulation, and </w:t>
        </w:r>
      </w:ins>
      <w:del w:id="837" w:author="." w:date="2025-03-03T15:02:00Z" w16du:dateUtc="2025-03-03T07:02:00Z">
        <w:r w:rsidR="00B35400" w:rsidRPr="00154FED" w:rsidDel="00DC232F">
          <w:delText xml:space="preserve">and </w:delText>
        </w:r>
      </w:del>
      <w:r w:rsidR="00A86F15" w:rsidRPr="00154FED">
        <w:t xml:space="preserve">there is </w:t>
      </w:r>
      <w:r w:rsidR="00B35400" w:rsidRPr="00154FED">
        <w:t>no platform governance</w:t>
      </w:r>
      <w:r w:rsidRPr="00154FED">
        <w:t xml:space="preserve">, </w:t>
      </w:r>
      <w:r w:rsidR="0016172D" w:rsidRPr="00154FED">
        <w:t xml:space="preserve">based on </w:t>
      </w:r>
      <w:r w:rsidR="00444115" w:rsidRPr="00154FED">
        <w:t>Eq. (</w:t>
      </w:r>
      <w:r w:rsidR="00EC5C34" w:rsidRPr="00154FED">
        <w:t>6</w:t>
      </w:r>
      <w:r w:rsidR="00444115" w:rsidRPr="00154FED">
        <w:t>)</w:t>
      </w:r>
      <w:r w:rsidR="0016172D" w:rsidRPr="00154FED">
        <w:t xml:space="preserve">, </w:t>
      </w:r>
      <w:r w:rsidRPr="00154FED">
        <w:t>the demand</w:t>
      </w:r>
      <w:r w:rsidR="00500032" w:rsidRPr="00154FED">
        <w:t xml:space="preserve"> functions</w:t>
      </w:r>
      <w:r w:rsidRPr="00154FED">
        <w:t xml:space="preserve"> of firm A and firm B </w:t>
      </w:r>
      <w:r w:rsidR="00BE0641" w:rsidRPr="00154FED">
        <w:t xml:space="preserve">can be </w:t>
      </w:r>
      <w:ins w:id="838" w:author="." w:date="2025-03-03T15:02:00Z" w16du:dateUtc="2025-03-03T07:02:00Z">
        <w:r w:rsidR="00DC232F" w:rsidRPr="00154FED">
          <w:t xml:space="preserve">respectively </w:t>
        </w:r>
      </w:ins>
      <w:r w:rsidR="00BE0641" w:rsidRPr="00154FED">
        <w:t>expressed in Eq</w:t>
      </w:r>
      <w:r w:rsidR="002B13D4" w:rsidRPr="00154FED">
        <w:t>.</w:t>
      </w:r>
      <w:r w:rsidR="00BE0641" w:rsidRPr="00154FED">
        <w:t xml:space="preserve"> (1</w:t>
      </w:r>
      <w:r w:rsidR="00943CCA" w:rsidRPr="00154FED">
        <w:t>6</w:t>
      </w:r>
      <w:r w:rsidR="00BE0641" w:rsidRPr="00154FED">
        <w:t>)</w:t>
      </w:r>
      <w:ins w:id="839" w:author="." w:date="2025-03-03T15:02:00Z" w16du:dateUtc="2025-03-03T07:02:00Z">
        <w:r w:rsidR="00DC232F" w:rsidRPr="00154FED">
          <w:t xml:space="preserve"> as follows:</w:t>
        </w:r>
      </w:ins>
      <w:del w:id="840" w:author="." w:date="2025-03-03T15:02:00Z" w16du:dateUtc="2025-03-03T07:02:00Z">
        <w:r w:rsidR="00BE0641" w:rsidRPr="00154FED" w:rsidDel="00DC232F">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A5770C" w:rsidRPr="00154FED" w14:paraId="29130183" w14:textId="77777777" w:rsidTr="00FC2442">
        <w:tc>
          <w:tcPr>
            <w:tcW w:w="6658" w:type="dxa"/>
            <w:vAlign w:val="center"/>
          </w:tcPr>
          <w:bookmarkStart w:id="841" w:name="_Hlk175076878"/>
          <w:p w14:paraId="5EB6C718" w14:textId="6C87AA68" w:rsidR="00A5770C" w:rsidRPr="00154FED" w:rsidRDefault="00191F94" w:rsidP="008F5698">
            <w:pPr>
              <w:pStyle w:val="-8"/>
              <w:spacing w:line="360" w:lineRule="auto"/>
              <w:jc w:val="center"/>
            </w:pPr>
            <w:r w:rsidRPr="00154FED">
              <w:object w:dxaOrig="3660" w:dyaOrig="620" w14:anchorId="246FA8C2">
                <v:shape id="_x0000_i1121" type="#_x0000_t75" style="width:186pt;height:30pt" o:ole="">
                  <v:imagedata r:id="rId198" o:title=""/>
                </v:shape>
                <o:OLEObject Type="Embed" ProgID="Equation.DSMT4" ShapeID="_x0000_i1121" DrawAspect="Content" ObjectID="_1802632756" r:id="rId199"/>
              </w:object>
            </w:r>
            <w:bookmarkEnd w:id="841"/>
            <w:ins w:id="842" w:author="." w:date="2025-03-03T15:02:00Z" w16du:dateUtc="2025-03-03T07:02:00Z">
              <w:r w:rsidR="00DC232F" w:rsidRPr="00154FED">
                <w:t>,</w:t>
              </w:r>
            </w:ins>
          </w:p>
        </w:tc>
        <w:tc>
          <w:tcPr>
            <w:tcW w:w="1638" w:type="dxa"/>
            <w:vAlign w:val="center"/>
          </w:tcPr>
          <w:p w14:paraId="2500C1AE" w14:textId="1A29589A" w:rsidR="00A5770C" w:rsidRPr="00154FED" w:rsidRDefault="005923A4" w:rsidP="008F5698">
            <w:pPr>
              <w:pStyle w:val="-8"/>
              <w:spacing w:line="360" w:lineRule="auto"/>
              <w:jc w:val="center"/>
            </w:pPr>
            <w:r w:rsidRPr="00154FED">
              <w:t>(1</w:t>
            </w:r>
            <w:r w:rsidR="00943CCA" w:rsidRPr="00154FED">
              <w:t>6</w:t>
            </w:r>
            <w:r w:rsidRPr="00154FED">
              <w:t>-1)</w:t>
            </w:r>
            <w:del w:id="843" w:author="." w:date="2025-03-03T15:02:00Z" w16du:dateUtc="2025-03-03T07:02:00Z">
              <w:r w:rsidR="00A5770C" w:rsidRPr="00154FED" w:rsidDel="00DC232F">
                <w:delText>.</w:delText>
              </w:r>
            </w:del>
          </w:p>
        </w:tc>
      </w:tr>
      <w:bookmarkStart w:id="844" w:name="_Hlk175076884"/>
      <w:tr w:rsidR="00A5770C" w:rsidRPr="00154FED" w14:paraId="7021DEBC" w14:textId="77777777" w:rsidTr="00FC2442">
        <w:tc>
          <w:tcPr>
            <w:tcW w:w="6658" w:type="dxa"/>
            <w:vAlign w:val="center"/>
          </w:tcPr>
          <w:p w14:paraId="592DB523" w14:textId="2BDAC2A6" w:rsidR="00A5770C" w:rsidRPr="00154FED" w:rsidRDefault="00191F94" w:rsidP="008F5698">
            <w:pPr>
              <w:pStyle w:val="-8"/>
              <w:spacing w:line="360" w:lineRule="auto"/>
              <w:jc w:val="center"/>
            </w:pPr>
            <w:r w:rsidRPr="00154FED">
              <w:object w:dxaOrig="3640" w:dyaOrig="620" w14:anchorId="59957770">
                <v:shape id="_x0000_i1122" type="#_x0000_t75" style="width:180pt;height:30pt" o:ole="">
                  <v:imagedata r:id="rId200" o:title=""/>
                </v:shape>
                <o:OLEObject Type="Embed" ProgID="Equation.DSMT4" ShapeID="_x0000_i1122" DrawAspect="Content" ObjectID="_1802632757" r:id="rId201"/>
              </w:object>
            </w:r>
            <w:bookmarkEnd w:id="844"/>
            <w:ins w:id="845" w:author="." w:date="2025-03-03T15:02:00Z" w16du:dateUtc="2025-03-03T07:02:00Z">
              <w:r w:rsidR="00DC232F" w:rsidRPr="00154FED">
                <w:t>.</w:t>
              </w:r>
            </w:ins>
          </w:p>
        </w:tc>
        <w:tc>
          <w:tcPr>
            <w:tcW w:w="1638" w:type="dxa"/>
            <w:vAlign w:val="center"/>
          </w:tcPr>
          <w:p w14:paraId="498AE28C" w14:textId="7E6DAB67" w:rsidR="00A5770C" w:rsidRPr="00154FED" w:rsidRDefault="005923A4" w:rsidP="008F5698">
            <w:pPr>
              <w:pStyle w:val="-8"/>
              <w:spacing w:line="360" w:lineRule="auto"/>
              <w:jc w:val="center"/>
            </w:pPr>
            <w:r w:rsidRPr="00154FED">
              <w:t>(1</w:t>
            </w:r>
            <w:r w:rsidR="00943CCA" w:rsidRPr="00154FED">
              <w:t>6</w:t>
            </w:r>
            <w:r w:rsidRPr="00154FED">
              <w:t>-2)</w:t>
            </w:r>
            <w:del w:id="846" w:author="." w:date="2025-03-03T15:02:00Z" w16du:dateUtc="2025-03-03T07:02:00Z">
              <w:r w:rsidRPr="00154FED" w:rsidDel="00DC232F">
                <w:delText>.</w:delText>
              </w:r>
            </w:del>
          </w:p>
        </w:tc>
      </w:tr>
    </w:tbl>
    <w:p w14:paraId="4EA35A91" w14:textId="70E591B2" w:rsidR="002B13D4" w:rsidRPr="00154FED" w:rsidRDefault="00ED2375" w:rsidP="008F5698">
      <w:pPr>
        <w:pStyle w:val="-8"/>
        <w:spacing w:line="360" w:lineRule="auto"/>
      </w:pPr>
      <w:r w:rsidRPr="00154FED">
        <w:t xml:space="preserve">The </w:t>
      </w:r>
      <w:r w:rsidR="006C0AA6" w:rsidRPr="00154FED">
        <w:t xml:space="preserve">profit </w:t>
      </w:r>
      <w:r w:rsidRPr="00154FED">
        <w:t>function</w:t>
      </w:r>
      <w:r w:rsidR="002B13D4" w:rsidRPr="00154FED">
        <w:t>s</w:t>
      </w:r>
      <w:r w:rsidRPr="00154FED">
        <w:t xml:space="preserve"> of firm A, firm B</w:t>
      </w:r>
      <w:r w:rsidR="00A44AF5" w:rsidRPr="00154FED">
        <w:t>,</w:t>
      </w:r>
      <w:r w:rsidRPr="00154FED">
        <w:t xml:space="preserve"> and the platform </w:t>
      </w:r>
      <w:del w:id="847" w:author="." w:date="2025-03-03T15:03:00Z" w16du:dateUtc="2025-03-03T07:03:00Z">
        <w:r w:rsidR="002B13D4" w:rsidRPr="00154FED" w:rsidDel="00DC232F">
          <w:delText xml:space="preserve">can be </w:delText>
        </w:r>
      </w:del>
      <w:ins w:id="848" w:author="." w:date="2025-03-03T15:03:00Z" w16du:dateUtc="2025-03-03T07:03:00Z">
        <w:r w:rsidR="00DC232F" w:rsidRPr="00154FED">
          <w:t xml:space="preserve">are respectively </w:t>
        </w:r>
      </w:ins>
      <w:r w:rsidR="002B13D4" w:rsidRPr="00154FED">
        <w:t>expressed in Eq. (1</w:t>
      </w:r>
      <w:r w:rsidR="00943CCA" w:rsidRPr="00154FED">
        <w:t>7</w:t>
      </w:r>
      <w:r w:rsidR="002B13D4" w:rsidRPr="00154FED">
        <w:t>)</w:t>
      </w:r>
      <w:ins w:id="849" w:author="." w:date="2025-03-03T15:03:00Z" w16du:dateUtc="2025-03-03T07:03:00Z">
        <w:r w:rsidR="00DC232F" w:rsidRPr="00154FED">
          <w:t xml:space="preserve"> as follows</w:t>
        </w:r>
      </w:ins>
      <w:ins w:id="850" w:author="." w:date="2025-03-03T15:02:00Z" w16du:dateUtc="2025-03-03T07:02:00Z">
        <w:r w:rsidR="00DC232F" w:rsidRPr="00154FED">
          <w:t>:</w:t>
        </w:r>
      </w:ins>
      <w:del w:id="851" w:author="." w:date="2025-03-03T15:02:00Z" w16du:dateUtc="2025-03-03T07:02:00Z">
        <w:r w:rsidR="002B13D4" w:rsidRPr="00154FED" w:rsidDel="00DC232F">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A5770C" w:rsidRPr="00154FED" w14:paraId="2AC54D69" w14:textId="77777777" w:rsidTr="00FC2442">
        <w:tc>
          <w:tcPr>
            <w:tcW w:w="6658" w:type="dxa"/>
            <w:vAlign w:val="center"/>
          </w:tcPr>
          <w:p w14:paraId="3B42049F" w14:textId="61538699" w:rsidR="00A5770C" w:rsidRPr="00154FED" w:rsidRDefault="00191F94" w:rsidP="008F5698">
            <w:pPr>
              <w:pStyle w:val="-8"/>
              <w:spacing w:line="360" w:lineRule="auto"/>
              <w:jc w:val="center"/>
            </w:pPr>
            <w:r w:rsidRPr="00154FED">
              <w:object w:dxaOrig="2260" w:dyaOrig="380" w14:anchorId="59DEFF87">
                <v:shape id="_x0000_i1123" type="#_x0000_t75" style="width:114pt;height:18pt" o:ole="">
                  <v:imagedata r:id="rId202" o:title=""/>
                </v:shape>
                <o:OLEObject Type="Embed" ProgID="Equation.DSMT4" ShapeID="_x0000_i1123" DrawAspect="Content" ObjectID="_1802632758" r:id="rId203"/>
              </w:object>
            </w:r>
            <w:ins w:id="852" w:author="." w:date="2025-03-03T15:03:00Z" w16du:dateUtc="2025-03-03T07:03:00Z">
              <w:r w:rsidR="00DC232F" w:rsidRPr="00154FED">
                <w:t>,</w:t>
              </w:r>
            </w:ins>
          </w:p>
        </w:tc>
        <w:tc>
          <w:tcPr>
            <w:tcW w:w="1638" w:type="dxa"/>
            <w:vAlign w:val="center"/>
          </w:tcPr>
          <w:p w14:paraId="6EB82DE3" w14:textId="3F00887A" w:rsidR="00A5770C" w:rsidRPr="00154FED" w:rsidRDefault="004A16EE" w:rsidP="008F5698">
            <w:pPr>
              <w:pStyle w:val="-8"/>
              <w:spacing w:line="360" w:lineRule="auto"/>
              <w:jc w:val="center"/>
            </w:pPr>
            <w:r w:rsidRPr="00154FED">
              <w:t>(1</w:t>
            </w:r>
            <w:r w:rsidR="00943CCA" w:rsidRPr="00154FED">
              <w:t>7</w:t>
            </w:r>
            <w:r w:rsidRPr="00154FED">
              <w:t>-1)</w:t>
            </w:r>
            <w:del w:id="853" w:author="." w:date="2025-03-03T15:02:00Z" w16du:dateUtc="2025-03-03T07:02:00Z">
              <w:r w:rsidR="00A5770C" w:rsidRPr="00154FED" w:rsidDel="00DC232F">
                <w:delText>.</w:delText>
              </w:r>
            </w:del>
          </w:p>
        </w:tc>
      </w:tr>
      <w:tr w:rsidR="00A5770C" w:rsidRPr="00154FED" w14:paraId="26037FDF" w14:textId="77777777" w:rsidTr="00FC2442">
        <w:tc>
          <w:tcPr>
            <w:tcW w:w="6658" w:type="dxa"/>
            <w:vAlign w:val="center"/>
          </w:tcPr>
          <w:p w14:paraId="6E377701" w14:textId="68F0D249" w:rsidR="00A5770C" w:rsidRPr="00154FED" w:rsidRDefault="00191F94" w:rsidP="008F5698">
            <w:pPr>
              <w:pStyle w:val="-8"/>
              <w:spacing w:line="360" w:lineRule="auto"/>
              <w:jc w:val="center"/>
            </w:pPr>
            <w:r w:rsidRPr="00154FED">
              <w:object w:dxaOrig="1600" w:dyaOrig="360" w14:anchorId="42A8D708">
                <v:shape id="_x0000_i1124" type="#_x0000_t75" style="width:78pt;height:18pt" o:ole="">
                  <v:imagedata r:id="rId204" o:title=""/>
                </v:shape>
                <o:OLEObject Type="Embed" ProgID="Equation.DSMT4" ShapeID="_x0000_i1124" DrawAspect="Content" ObjectID="_1802632759" r:id="rId205"/>
              </w:object>
            </w:r>
            <w:ins w:id="854" w:author="." w:date="2025-03-03T15:03:00Z" w16du:dateUtc="2025-03-03T07:03:00Z">
              <w:r w:rsidR="00DC232F" w:rsidRPr="00154FED">
                <w:t>,</w:t>
              </w:r>
            </w:ins>
          </w:p>
        </w:tc>
        <w:tc>
          <w:tcPr>
            <w:tcW w:w="1638" w:type="dxa"/>
            <w:vAlign w:val="center"/>
          </w:tcPr>
          <w:p w14:paraId="60DD549A" w14:textId="658F379A" w:rsidR="00A5770C" w:rsidRPr="00154FED" w:rsidRDefault="004A16EE" w:rsidP="008F5698">
            <w:pPr>
              <w:pStyle w:val="-8"/>
              <w:spacing w:line="360" w:lineRule="auto"/>
              <w:jc w:val="center"/>
            </w:pPr>
            <w:r w:rsidRPr="00154FED">
              <w:t>(1</w:t>
            </w:r>
            <w:r w:rsidR="00943CCA" w:rsidRPr="00154FED">
              <w:t>7</w:t>
            </w:r>
            <w:r w:rsidRPr="00154FED">
              <w:t>-2)</w:t>
            </w:r>
            <w:del w:id="855" w:author="." w:date="2025-03-03T15:02:00Z" w16du:dateUtc="2025-03-03T07:02:00Z">
              <w:r w:rsidRPr="00154FED" w:rsidDel="00DC232F">
                <w:delText>.</w:delText>
              </w:r>
            </w:del>
          </w:p>
        </w:tc>
      </w:tr>
      <w:tr w:rsidR="00A5770C" w:rsidRPr="00154FED" w14:paraId="65D962B8" w14:textId="77777777" w:rsidTr="00FC2442">
        <w:tc>
          <w:tcPr>
            <w:tcW w:w="6658" w:type="dxa"/>
            <w:vAlign w:val="center"/>
          </w:tcPr>
          <w:p w14:paraId="6F4D6560" w14:textId="172184F1" w:rsidR="00A5770C" w:rsidRPr="00154FED" w:rsidRDefault="00191F94" w:rsidP="008F5698">
            <w:pPr>
              <w:pStyle w:val="-8"/>
              <w:spacing w:line="360" w:lineRule="auto"/>
              <w:jc w:val="center"/>
            </w:pPr>
            <w:r w:rsidRPr="00154FED">
              <w:object w:dxaOrig="3700" w:dyaOrig="400" w14:anchorId="782CEBAD">
                <v:shape id="_x0000_i1125" type="#_x0000_t75" style="width:186pt;height:24pt" o:ole="">
                  <v:imagedata r:id="rId206" o:title=""/>
                </v:shape>
                <o:OLEObject Type="Embed" ProgID="Equation.DSMT4" ShapeID="_x0000_i1125" DrawAspect="Content" ObjectID="_1802632760" r:id="rId207"/>
              </w:object>
            </w:r>
            <w:ins w:id="856" w:author="." w:date="2025-03-03T15:03:00Z" w16du:dateUtc="2025-03-03T07:03:00Z">
              <w:r w:rsidR="00DC232F" w:rsidRPr="00154FED">
                <w:t>.</w:t>
              </w:r>
            </w:ins>
          </w:p>
        </w:tc>
        <w:tc>
          <w:tcPr>
            <w:tcW w:w="1638" w:type="dxa"/>
            <w:vAlign w:val="center"/>
          </w:tcPr>
          <w:p w14:paraId="07370C24" w14:textId="52DFC5BC" w:rsidR="00A5770C" w:rsidRPr="00154FED" w:rsidRDefault="004A16EE" w:rsidP="008F5698">
            <w:pPr>
              <w:pStyle w:val="-8"/>
              <w:spacing w:line="360" w:lineRule="auto"/>
              <w:jc w:val="center"/>
            </w:pPr>
            <w:r w:rsidRPr="00154FED">
              <w:t>(1</w:t>
            </w:r>
            <w:r w:rsidR="00943CCA" w:rsidRPr="00154FED">
              <w:t>7</w:t>
            </w:r>
            <w:r w:rsidRPr="00154FED">
              <w:t>-3)</w:t>
            </w:r>
            <w:del w:id="857" w:author="." w:date="2025-03-03T15:02:00Z" w16du:dateUtc="2025-03-03T07:02:00Z">
              <w:r w:rsidRPr="00154FED" w:rsidDel="00DC232F">
                <w:delText>.</w:delText>
              </w:r>
            </w:del>
          </w:p>
        </w:tc>
      </w:tr>
    </w:tbl>
    <w:p w14:paraId="0D756C7B" w14:textId="4FF1CBF7" w:rsidR="00ED2375" w:rsidRPr="00154FED" w:rsidRDefault="0016172D" w:rsidP="008F5698">
      <w:pPr>
        <w:pStyle w:val="-8"/>
        <w:spacing w:line="360" w:lineRule="auto"/>
      </w:pPr>
      <w:r w:rsidRPr="00154FED">
        <w:t>Firms are dedicated to maximizing their profits by choosing optimal prices.</w:t>
      </w:r>
      <w:r w:rsidR="0081058F" w:rsidRPr="00154FED">
        <w:t xml:space="preserve"> Based on </w:t>
      </w:r>
      <w:r w:rsidR="00ED2375" w:rsidRPr="00154FED">
        <w:t>the first-order conditions</w:t>
      </w:r>
      <w:r w:rsidR="0081058F" w:rsidRPr="00154FED">
        <w:t xml:space="preserve"> of Eq</w:t>
      </w:r>
      <w:r w:rsidR="00E30990" w:rsidRPr="00154FED">
        <w:t>s</w:t>
      </w:r>
      <w:r w:rsidR="0081058F" w:rsidRPr="00154FED">
        <w:t>. (1</w:t>
      </w:r>
      <w:r w:rsidR="00943CCA" w:rsidRPr="00154FED">
        <w:t>7</w:t>
      </w:r>
      <w:r w:rsidR="00E30990" w:rsidRPr="00154FED">
        <w:t>-1</w:t>
      </w:r>
      <w:r w:rsidR="0081058F" w:rsidRPr="00154FED">
        <w:t>)</w:t>
      </w:r>
      <w:r w:rsidR="00E30990" w:rsidRPr="00154FED">
        <w:t xml:space="preserve"> and (1</w:t>
      </w:r>
      <w:r w:rsidR="00943CCA" w:rsidRPr="00154FED">
        <w:t>7</w:t>
      </w:r>
      <w:r w:rsidR="00E30990" w:rsidRPr="00154FED">
        <w:t>-2)</w:t>
      </w:r>
      <w:r w:rsidR="00ED2375" w:rsidRPr="00154FED">
        <w:t xml:space="preserve">, the equilibrium manipulation </w:t>
      </w:r>
      <w:r w:rsidR="009D241B" w:rsidRPr="00154FED">
        <w:t xml:space="preserve">effort </w:t>
      </w:r>
      <w:r w:rsidR="00ED2375" w:rsidRPr="00154FED">
        <w:t xml:space="preserve">for the </w:t>
      </w:r>
      <w:r w:rsidR="00DE3755" w:rsidRPr="00154FED">
        <w:t>superior</w:t>
      </w:r>
      <w:r w:rsidR="00ED2375" w:rsidRPr="00154FED">
        <w:t xml:space="preserve"> firm and the equilibrium price</w:t>
      </w:r>
      <w:r w:rsidR="00C35656" w:rsidRPr="00154FED">
        <w:t>s</w:t>
      </w:r>
      <w:r w:rsidR="00ED2375" w:rsidRPr="00154FED">
        <w:t xml:space="preserve"> for each</w:t>
      </w:r>
      <w:r w:rsidR="00ED2375" w:rsidRPr="00154FED">
        <w:rPr>
          <w:rFonts w:hint="eastAsia"/>
        </w:rPr>
        <w:t xml:space="preserve"> </w:t>
      </w:r>
      <w:r w:rsidR="00ED2375" w:rsidRPr="00154FED">
        <w:t xml:space="preserve">firm are obtained. </w:t>
      </w:r>
    </w:p>
    <w:p w14:paraId="72A0284E" w14:textId="3A2126FC" w:rsidR="000224CE" w:rsidRPr="00154FED" w:rsidRDefault="000224CE" w:rsidP="008F5698">
      <w:pPr>
        <w:pStyle w:val="a1"/>
        <w:spacing w:line="360" w:lineRule="auto"/>
      </w:pPr>
      <w:r w:rsidRPr="00154FED">
        <w:t xml:space="preserve">Lemma </w:t>
      </w:r>
      <w:r w:rsidR="009D241B" w:rsidRPr="00154FED">
        <w:t>3</w:t>
      </w:r>
    </w:p>
    <w:p w14:paraId="699F12BA" w14:textId="23BEF398" w:rsidR="002A41F4" w:rsidRPr="00154FED" w:rsidRDefault="0072146F" w:rsidP="008F5698">
      <w:pPr>
        <w:pStyle w:val="-8"/>
        <w:spacing w:line="360" w:lineRule="auto"/>
      </w:pPr>
      <w:r w:rsidRPr="00154FED">
        <w:t>When firm A manipulate</w:t>
      </w:r>
      <w:r w:rsidRPr="00154FED">
        <w:rPr>
          <w:rFonts w:hint="eastAsia"/>
        </w:rPr>
        <w:t>s</w:t>
      </w:r>
      <w:r w:rsidRPr="00154FED">
        <w:t xml:space="preserve"> online reviews alone</w:t>
      </w:r>
      <w:r w:rsidR="00342065" w:rsidRPr="00154FED">
        <w:t xml:space="preserve"> without governance</w:t>
      </w:r>
      <w:r w:rsidRPr="00154FED">
        <w:t>, the</w:t>
      </w:r>
      <w:ins w:id="858" w:author="." w:date="2025-03-04T19:50:00Z" w16du:dateUtc="2025-03-04T11:50:00Z">
        <w:r w:rsidR="000E4D80">
          <w:t xml:space="preserve"> respective</w:t>
        </w:r>
      </w:ins>
      <w:r w:rsidRPr="00154FED">
        <w:t xml:space="preserve"> equilibrium prices</w:t>
      </w:r>
      <w:r w:rsidR="00B0012C" w:rsidRPr="00154FED">
        <w:t>,</w:t>
      </w:r>
      <w:r w:rsidRPr="00154FED">
        <w:t xml:space="preserve"> </w:t>
      </w:r>
      <w:r w:rsidR="00B0012C" w:rsidRPr="00154FED">
        <w:t>manipulation effort</w:t>
      </w:r>
      <w:ins w:id="859" w:author="." w:date="2025-03-04T19:50:00Z" w16du:dateUtc="2025-03-04T11:50:00Z">
        <w:r w:rsidR="000E4D80">
          <w:t>,</w:t>
        </w:r>
      </w:ins>
      <w:r w:rsidR="00B0012C" w:rsidRPr="00154FED">
        <w:t xml:space="preserve"> </w:t>
      </w:r>
      <w:r w:rsidRPr="00154FED">
        <w:t xml:space="preserve">and </w:t>
      </w:r>
      <w:r w:rsidR="00191F94" w:rsidRPr="00154FED">
        <w:t>demands</w:t>
      </w:r>
      <w:r w:rsidRPr="00154FED">
        <w:t xml:space="preserve"> </w:t>
      </w:r>
      <w:del w:id="860" w:author="." w:date="2025-03-03T15:03:00Z" w16du:dateUtc="2025-03-03T07:03:00Z">
        <w:r w:rsidRPr="00154FED" w:rsidDel="00DC232F">
          <w:delText>are as follows</w:delText>
        </w:r>
        <w:r w:rsidR="00191F94" w:rsidRPr="00154FED" w:rsidDel="00DC232F">
          <w:delText xml:space="preserve"> </w:delText>
        </w:r>
      </w:del>
      <w:r w:rsidR="00191F94" w:rsidRPr="00154FED">
        <w:t xml:space="preserve">under the conditions of </w:t>
      </w:r>
      <w:r w:rsidR="00191F94" w:rsidRPr="00154FED">
        <w:rPr>
          <w:position w:val="-30"/>
        </w:rPr>
        <w:object w:dxaOrig="1420" w:dyaOrig="680" w14:anchorId="3067A7C2">
          <v:shape id="_x0000_i1126" type="#_x0000_t75" style="width:60pt;height:30pt" o:ole="">
            <v:imagedata r:id="rId208" o:title=""/>
          </v:shape>
          <o:OLEObject Type="Embed" ProgID="Equation.DSMT4" ShapeID="_x0000_i1126" DrawAspect="Content" ObjectID="_1802632761" r:id="rId209"/>
        </w:object>
      </w:r>
      <w:r w:rsidR="00191F94" w:rsidRPr="00154FED">
        <w:t xml:space="preserve"> and </w:t>
      </w:r>
      <w:r w:rsidR="00191F94" w:rsidRPr="00154FED">
        <w:rPr>
          <w:position w:val="-12"/>
        </w:rPr>
        <w:object w:dxaOrig="1180" w:dyaOrig="360" w14:anchorId="62250B94">
          <v:shape id="_x0000_i1127" type="#_x0000_t75" style="width:54pt;height:18pt" o:ole="">
            <v:imagedata r:id="rId210" o:title=""/>
          </v:shape>
          <o:OLEObject Type="Embed" ProgID="Equation.DSMT4" ShapeID="_x0000_i1127" DrawAspect="Content" ObjectID="_1802632762" r:id="rId211"/>
        </w:object>
      </w:r>
      <w:ins w:id="861" w:author="." w:date="2025-03-03T15:03:00Z" w16du:dateUtc="2025-03-03T07:03:00Z">
        <w:r w:rsidR="00DC232F" w:rsidRPr="00154FED">
          <w:t xml:space="preserve"> are as follows</w:t>
        </w:r>
      </w:ins>
      <w:r w:rsidR="00191F94" w:rsidRPr="00154FED">
        <w:t>:</w:t>
      </w:r>
    </w:p>
    <w:p w14:paraId="3579B263" w14:textId="0ACCB096" w:rsidR="00EB775C" w:rsidRPr="00154FED" w:rsidRDefault="00ED2375" w:rsidP="008F5698">
      <w:pPr>
        <w:pStyle w:val="-8"/>
        <w:spacing w:line="360" w:lineRule="auto"/>
      </w:pPr>
      <w:r w:rsidRPr="00154FED">
        <w:t>(a) Prices: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A5770C" w:rsidRPr="00154FED" w14:paraId="53D9F097" w14:textId="77777777" w:rsidTr="00FC2442">
        <w:tc>
          <w:tcPr>
            <w:tcW w:w="6658" w:type="dxa"/>
            <w:vAlign w:val="center"/>
          </w:tcPr>
          <w:p w14:paraId="279CD499" w14:textId="601578F3" w:rsidR="00A5770C" w:rsidRPr="00154FED" w:rsidRDefault="00943CCA" w:rsidP="008F5698">
            <w:pPr>
              <w:pStyle w:val="-8"/>
              <w:spacing w:line="360" w:lineRule="auto"/>
              <w:jc w:val="center"/>
            </w:pPr>
            <w:r w:rsidRPr="00154FED">
              <w:object w:dxaOrig="2880" w:dyaOrig="1520" w14:anchorId="2FAE62F0">
                <v:shape id="_x0000_i1128" type="#_x0000_t75" style="width:2in;height:78pt" o:ole="">
                  <v:imagedata r:id="rId212" o:title=""/>
                </v:shape>
                <o:OLEObject Type="Embed" ProgID="Equation.DSMT4" ShapeID="_x0000_i1128" DrawAspect="Content" ObjectID="_1802632763" r:id="rId213"/>
              </w:object>
            </w:r>
            <w:ins w:id="862" w:author="." w:date="2025-03-03T15:03:00Z" w16du:dateUtc="2025-03-03T07:03:00Z">
              <w:r w:rsidR="00DC232F" w:rsidRPr="00154FED">
                <w:t>.</w:t>
              </w:r>
            </w:ins>
          </w:p>
        </w:tc>
        <w:tc>
          <w:tcPr>
            <w:tcW w:w="1638" w:type="dxa"/>
            <w:vAlign w:val="center"/>
          </w:tcPr>
          <w:p w14:paraId="4694C1C1" w14:textId="3FC96B6A" w:rsidR="00A5770C" w:rsidRPr="00154FED" w:rsidRDefault="00943CCA" w:rsidP="008F5698">
            <w:pPr>
              <w:pStyle w:val="-8"/>
              <w:spacing w:line="360" w:lineRule="auto"/>
              <w:jc w:val="center"/>
            </w:pPr>
            <w:r w:rsidRPr="00154FED">
              <w:t>(18)</w:t>
            </w:r>
            <w:del w:id="863" w:author="." w:date="2025-03-03T15:03:00Z" w16du:dateUtc="2025-03-03T07:03:00Z">
              <w:r w:rsidR="00A5770C" w:rsidRPr="00154FED" w:rsidDel="00DC232F">
                <w:delText>.</w:delText>
              </w:r>
            </w:del>
          </w:p>
        </w:tc>
      </w:tr>
    </w:tbl>
    <w:p w14:paraId="0FDAB635" w14:textId="548CC49A" w:rsidR="00A5770C" w:rsidRPr="00154FED" w:rsidRDefault="00ED2375" w:rsidP="008F5698">
      <w:pPr>
        <w:pStyle w:val="-8"/>
        <w:spacing w:line="360" w:lineRule="auto"/>
      </w:pPr>
      <w:r w:rsidRPr="00154FED">
        <w:rPr>
          <w:rFonts w:hint="eastAsia"/>
        </w:rPr>
        <w:t>(</w:t>
      </w:r>
      <w:r w:rsidRPr="00154FED">
        <w:t>b) Manipulation effort: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720F90" w:rsidRPr="00154FED" w14:paraId="5F9CE303" w14:textId="77777777" w:rsidTr="00FC2442">
        <w:tc>
          <w:tcPr>
            <w:tcW w:w="6658" w:type="dxa"/>
            <w:vAlign w:val="center"/>
          </w:tcPr>
          <w:p w14:paraId="2CDA37D1" w14:textId="78034CCB" w:rsidR="00720F90" w:rsidRPr="00154FED" w:rsidRDefault="00943CCA" w:rsidP="008F5698">
            <w:pPr>
              <w:pStyle w:val="-8"/>
              <w:spacing w:line="360" w:lineRule="auto"/>
              <w:jc w:val="center"/>
            </w:pPr>
            <w:r w:rsidRPr="00154FED">
              <w:object w:dxaOrig="1660" w:dyaOrig="720" w14:anchorId="48C2EC6B">
                <v:shape id="_x0000_i1129" type="#_x0000_t75" style="width:84pt;height:36pt" o:ole="">
                  <v:imagedata r:id="rId214" o:title=""/>
                </v:shape>
                <o:OLEObject Type="Embed" ProgID="Equation.DSMT4" ShapeID="_x0000_i1129" DrawAspect="Content" ObjectID="_1802632764" r:id="rId215"/>
              </w:object>
            </w:r>
            <w:ins w:id="864" w:author="." w:date="2025-03-03T15:03:00Z" w16du:dateUtc="2025-03-03T07:03:00Z">
              <w:r w:rsidR="00DC232F" w:rsidRPr="00154FED">
                <w:t>.</w:t>
              </w:r>
            </w:ins>
          </w:p>
        </w:tc>
        <w:tc>
          <w:tcPr>
            <w:tcW w:w="1638" w:type="dxa"/>
            <w:vAlign w:val="center"/>
          </w:tcPr>
          <w:p w14:paraId="4A9C0C9E" w14:textId="1F5920CF" w:rsidR="00720F90" w:rsidRPr="00154FED" w:rsidRDefault="00943CCA" w:rsidP="008F5698">
            <w:pPr>
              <w:pStyle w:val="-8"/>
              <w:spacing w:line="360" w:lineRule="auto"/>
              <w:jc w:val="center"/>
            </w:pPr>
            <w:r w:rsidRPr="00154FED">
              <w:t>(19)</w:t>
            </w:r>
            <w:del w:id="865" w:author="." w:date="2025-03-03T15:03:00Z" w16du:dateUtc="2025-03-03T07:03:00Z">
              <w:r w:rsidR="00720F90" w:rsidRPr="00154FED" w:rsidDel="00DC232F">
                <w:delText>.</w:delText>
              </w:r>
            </w:del>
          </w:p>
        </w:tc>
      </w:tr>
    </w:tbl>
    <w:p w14:paraId="15FD9034" w14:textId="155F7C48" w:rsidR="00EB775C" w:rsidRPr="00154FED" w:rsidRDefault="00ED2375" w:rsidP="008F5698">
      <w:pPr>
        <w:pStyle w:val="-8"/>
        <w:spacing w:line="360" w:lineRule="auto"/>
      </w:pPr>
      <w:r w:rsidRPr="00154FED">
        <w:rPr>
          <w:rFonts w:hint="eastAsia"/>
        </w:rPr>
        <w:t>(</w:t>
      </w:r>
      <w:r w:rsidR="00943CCA" w:rsidRPr="00154FED">
        <w:t>c</w:t>
      </w:r>
      <w:r w:rsidRPr="00154FED">
        <w:t>) Profits: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643"/>
      </w:tblGrid>
      <w:tr w:rsidR="00FE03BA" w:rsidRPr="00154FED" w14:paraId="5BE2C7E2" w14:textId="77777777" w:rsidTr="00FC2442">
        <w:tc>
          <w:tcPr>
            <w:tcW w:w="6663" w:type="dxa"/>
            <w:vAlign w:val="center"/>
          </w:tcPr>
          <w:bookmarkStart w:id="866" w:name="_Hlk175076931"/>
          <w:bookmarkStart w:id="867" w:name="_Hlk180005058"/>
          <w:p w14:paraId="0599356F" w14:textId="631ED958" w:rsidR="00FE03BA" w:rsidRPr="00154FED" w:rsidRDefault="00943CCA" w:rsidP="008F5698">
            <w:pPr>
              <w:pStyle w:val="-8"/>
              <w:spacing w:line="360" w:lineRule="auto"/>
              <w:jc w:val="center"/>
            </w:pPr>
            <w:r w:rsidRPr="00154FED">
              <w:object w:dxaOrig="3240" w:dyaOrig="840" w14:anchorId="5FEB06DF">
                <v:shape id="_x0000_i1130" type="#_x0000_t75" style="width:162pt;height:42pt" o:ole="">
                  <v:imagedata r:id="rId216" o:title=""/>
                </v:shape>
                <o:OLEObject Type="Embed" ProgID="Equation.DSMT4" ShapeID="_x0000_i1130" DrawAspect="Content" ObjectID="_1802632765" r:id="rId217"/>
              </w:object>
            </w:r>
            <w:bookmarkEnd w:id="866"/>
            <w:ins w:id="868" w:author="." w:date="2025-03-03T15:03:00Z" w16du:dateUtc="2025-03-03T07:03:00Z">
              <w:r w:rsidR="00DC232F" w:rsidRPr="00154FED">
                <w:t>,</w:t>
              </w:r>
            </w:ins>
          </w:p>
        </w:tc>
        <w:tc>
          <w:tcPr>
            <w:tcW w:w="1643" w:type="dxa"/>
            <w:vAlign w:val="center"/>
          </w:tcPr>
          <w:p w14:paraId="61A396F3" w14:textId="396DB325" w:rsidR="00FE03BA" w:rsidRPr="00154FED" w:rsidRDefault="004A16EE" w:rsidP="008F5698">
            <w:pPr>
              <w:pStyle w:val="-8"/>
              <w:spacing w:line="360" w:lineRule="auto"/>
              <w:jc w:val="center"/>
            </w:pPr>
            <w:r w:rsidRPr="00154FED">
              <w:t>(</w:t>
            </w:r>
            <w:r w:rsidR="00943CCA" w:rsidRPr="00154FED">
              <w:t>20</w:t>
            </w:r>
            <w:r w:rsidRPr="00154FED">
              <w:t>-1)</w:t>
            </w:r>
            <w:del w:id="869" w:author="." w:date="2025-03-03T15:03:00Z" w16du:dateUtc="2025-03-03T07:03:00Z">
              <w:r w:rsidR="00FE03BA" w:rsidRPr="00154FED" w:rsidDel="00DC232F">
                <w:delText>.</w:delText>
              </w:r>
            </w:del>
          </w:p>
        </w:tc>
      </w:tr>
      <w:tr w:rsidR="00FE03BA" w:rsidRPr="00154FED" w14:paraId="2DF095CD" w14:textId="77777777" w:rsidTr="00FC2442">
        <w:tc>
          <w:tcPr>
            <w:tcW w:w="6663" w:type="dxa"/>
            <w:vAlign w:val="center"/>
          </w:tcPr>
          <w:p w14:paraId="261B209D" w14:textId="2342B682" w:rsidR="00FE03BA" w:rsidRPr="00154FED" w:rsidRDefault="00943CCA" w:rsidP="008F5698">
            <w:pPr>
              <w:pStyle w:val="-8"/>
              <w:spacing w:line="360" w:lineRule="auto"/>
              <w:jc w:val="center"/>
            </w:pPr>
            <w:r w:rsidRPr="00154FED">
              <w:object w:dxaOrig="3180" w:dyaOrig="859" w14:anchorId="0EBD3897">
                <v:shape id="_x0000_i1131" type="#_x0000_t75" style="width:162pt;height:42pt" o:ole="">
                  <v:imagedata r:id="rId218" o:title=""/>
                </v:shape>
                <o:OLEObject Type="Embed" ProgID="Equation.DSMT4" ShapeID="_x0000_i1131" DrawAspect="Content" ObjectID="_1802632766" r:id="rId219"/>
              </w:object>
            </w:r>
            <w:ins w:id="870" w:author="." w:date="2025-03-03T15:03:00Z" w16du:dateUtc="2025-03-03T07:03:00Z">
              <w:r w:rsidR="00DC232F" w:rsidRPr="00154FED">
                <w:t>,</w:t>
              </w:r>
            </w:ins>
          </w:p>
        </w:tc>
        <w:tc>
          <w:tcPr>
            <w:tcW w:w="1643" w:type="dxa"/>
            <w:vAlign w:val="center"/>
          </w:tcPr>
          <w:p w14:paraId="79BEF602" w14:textId="4FD4DEA5" w:rsidR="00FE03BA" w:rsidRPr="00154FED" w:rsidRDefault="004A16EE" w:rsidP="008F5698">
            <w:pPr>
              <w:pStyle w:val="-8"/>
              <w:spacing w:line="360" w:lineRule="auto"/>
              <w:jc w:val="center"/>
            </w:pPr>
            <w:r w:rsidRPr="00154FED">
              <w:t>(</w:t>
            </w:r>
            <w:r w:rsidR="00943CCA" w:rsidRPr="00154FED">
              <w:t>20</w:t>
            </w:r>
            <w:r w:rsidRPr="00154FED">
              <w:t>-2)</w:t>
            </w:r>
            <w:del w:id="871" w:author="." w:date="2025-03-03T15:03:00Z" w16du:dateUtc="2025-03-03T07:03:00Z">
              <w:r w:rsidRPr="00154FED" w:rsidDel="00DC232F">
                <w:delText>.</w:delText>
              </w:r>
            </w:del>
          </w:p>
        </w:tc>
      </w:tr>
      <w:tr w:rsidR="00FE03BA" w:rsidRPr="00154FED" w14:paraId="17CA92F7" w14:textId="77777777" w:rsidTr="00FC2442">
        <w:tc>
          <w:tcPr>
            <w:tcW w:w="6663" w:type="dxa"/>
            <w:vAlign w:val="center"/>
          </w:tcPr>
          <w:p w14:paraId="01AFA2AF" w14:textId="219621CE" w:rsidR="00FE03BA" w:rsidRPr="00154FED" w:rsidRDefault="009F0532" w:rsidP="008F5698">
            <w:pPr>
              <w:pStyle w:val="-8"/>
              <w:spacing w:line="360" w:lineRule="auto"/>
              <w:jc w:val="center"/>
            </w:pPr>
            <w:r w:rsidRPr="00154FED">
              <w:object w:dxaOrig="5440" w:dyaOrig="880" w14:anchorId="218E7FE2">
                <v:shape id="_x0000_i1132" type="#_x0000_t75" style="width:276pt;height:42pt" o:ole="">
                  <v:imagedata r:id="rId220" o:title=""/>
                </v:shape>
                <o:OLEObject Type="Embed" ProgID="Equation.DSMT4" ShapeID="_x0000_i1132" DrawAspect="Content" ObjectID="_1802632767" r:id="rId221"/>
              </w:object>
            </w:r>
            <w:ins w:id="872" w:author="." w:date="2025-03-03T15:03:00Z" w16du:dateUtc="2025-03-03T07:03:00Z">
              <w:r w:rsidR="00DC232F" w:rsidRPr="00154FED">
                <w:t>.</w:t>
              </w:r>
            </w:ins>
          </w:p>
        </w:tc>
        <w:tc>
          <w:tcPr>
            <w:tcW w:w="1643" w:type="dxa"/>
            <w:vAlign w:val="center"/>
          </w:tcPr>
          <w:p w14:paraId="4A00B272" w14:textId="1DD8C095" w:rsidR="00FE03BA" w:rsidRPr="00154FED" w:rsidRDefault="004A16EE" w:rsidP="008F5698">
            <w:pPr>
              <w:pStyle w:val="-8"/>
              <w:spacing w:line="360" w:lineRule="auto"/>
              <w:jc w:val="center"/>
            </w:pPr>
            <w:r w:rsidRPr="00154FED">
              <w:t>(</w:t>
            </w:r>
            <w:r w:rsidR="00943CCA" w:rsidRPr="00154FED">
              <w:t>20</w:t>
            </w:r>
            <w:r w:rsidRPr="00154FED">
              <w:t>-3)</w:t>
            </w:r>
            <w:del w:id="873" w:author="." w:date="2025-03-03T15:03:00Z" w16du:dateUtc="2025-03-03T07:03:00Z">
              <w:r w:rsidRPr="00154FED" w:rsidDel="00DC232F">
                <w:delText>.</w:delText>
              </w:r>
            </w:del>
          </w:p>
        </w:tc>
      </w:tr>
    </w:tbl>
    <w:bookmarkEnd w:id="867"/>
    <w:p w14:paraId="42DE84B1" w14:textId="75C17BF9" w:rsidR="001F541A" w:rsidRPr="00154FED" w:rsidRDefault="001F541A" w:rsidP="008F5698">
      <w:pPr>
        <w:pStyle w:val="-8"/>
        <w:spacing w:line="360" w:lineRule="auto"/>
      </w:pPr>
      <w:del w:id="874" w:author="." w:date="2025-03-03T15:03:00Z" w16du:dateUtc="2025-03-03T07:03:00Z">
        <w:r w:rsidRPr="00154FED" w:rsidDel="00DC232F">
          <w:delText>Now</w:delText>
        </w:r>
        <w:r w:rsidRPr="00154FED" w:rsidDel="00DC232F">
          <w:rPr>
            <w:rFonts w:hint="eastAsia"/>
          </w:rPr>
          <w:delText>,</w:delText>
        </w:r>
        <w:r w:rsidRPr="00154FED" w:rsidDel="00DC232F">
          <w:delText xml:space="preserve"> this</w:delText>
        </w:r>
      </w:del>
      <w:ins w:id="875" w:author="." w:date="2025-03-03T15:03:00Z" w16du:dateUtc="2025-03-03T07:03:00Z">
        <w:r w:rsidR="00DC232F" w:rsidRPr="00154FED">
          <w:t>This</w:t>
        </w:r>
      </w:ins>
      <w:r w:rsidRPr="00154FED">
        <w:t xml:space="preserve"> paper analyzes the manipulation decisions of both firms if the </w:t>
      </w:r>
      <w:r w:rsidR="00B35400" w:rsidRPr="00154FED">
        <w:t>superior</w:t>
      </w:r>
      <w:r w:rsidRPr="00154FED">
        <w:t xml:space="preserve"> firm </w:t>
      </w:r>
      <w:r w:rsidR="00B35400" w:rsidRPr="00154FED">
        <w:t>A</w:t>
      </w:r>
      <w:r w:rsidRPr="00154FED">
        <w:t xml:space="preserve"> manipulates online reviews alone.</w:t>
      </w:r>
      <w:r w:rsidRPr="00154FED">
        <w:rPr>
          <w:rFonts w:hint="eastAsia"/>
        </w:rPr>
        <w:t xml:space="preserve"> </w:t>
      </w:r>
      <w:r w:rsidRPr="00154FED">
        <w:t xml:space="preserve">The outcomes are summarized in the following proposition. </w:t>
      </w:r>
    </w:p>
    <w:p w14:paraId="75722C82" w14:textId="2A9F7880" w:rsidR="000224CE" w:rsidRPr="00154FED" w:rsidRDefault="000224CE" w:rsidP="008F5698">
      <w:pPr>
        <w:pStyle w:val="a1"/>
        <w:spacing w:line="360" w:lineRule="auto"/>
      </w:pPr>
      <w:r w:rsidRPr="00154FED">
        <w:t>Proposition 1</w:t>
      </w:r>
    </w:p>
    <w:p w14:paraId="36B8C125" w14:textId="0E0F0B39" w:rsidR="004C6B4F" w:rsidRPr="00154FED" w:rsidRDefault="000224CE" w:rsidP="008F5698">
      <w:pPr>
        <w:pStyle w:val="-8"/>
        <w:spacing w:line="360" w:lineRule="auto"/>
      </w:pPr>
      <w:r w:rsidRPr="00154FED">
        <w:lastRenderedPageBreak/>
        <w:t>Under the manipulation by the superior firm alone</w:t>
      </w:r>
      <w:r w:rsidR="006039F0" w:rsidRPr="00154FED">
        <w:t xml:space="preserve">, </w:t>
      </w:r>
      <w:r w:rsidRPr="00154FED">
        <w:t>when the platform chooses not to govern</w:t>
      </w:r>
      <w:r w:rsidR="006039F0" w:rsidRPr="00154FED">
        <w:t>:</w:t>
      </w:r>
      <w:r w:rsidRPr="00154FED">
        <w:t xml:space="preserve"> </w:t>
      </w:r>
    </w:p>
    <w:p w14:paraId="064B6D1C" w14:textId="645F11CE" w:rsidR="004C6B4F" w:rsidRPr="00154FED" w:rsidRDefault="00055565" w:rsidP="008F5698">
      <w:pPr>
        <w:pStyle w:val="-8"/>
        <w:spacing w:line="360" w:lineRule="auto"/>
      </w:pPr>
      <w:r w:rsidRPr="00154FED">
        <w:rPr>
          <w:rFonts w:hint="eastAsia"/>
        </w:rPr>
        <w:t>(a)</w:t>
      </w:r>
      <w:r w:rsidRPr="00154FED">
        <w:t xml:space="preserve"> </w:t>
      </w:r>
      <w:r w:rsidR="00191F94" w:rsidRPr="00154FED">
        <w:t>f</w:t>
      </w:r>
      <w:r w:rsidR="00A45CFD" w:rsidRPr="00154FED">
        <w:t>irm A will always benefit from its manipulation (i.e.</w:t>
      </w:r>
      <w:ins w:id="876" w:author="." w:date="2025-03-03T15:18:00Z" w16du:dateUtc="2025-03-03T07:18:00Z">
        <w:r w:rsidR="006039F0" w:rsidRPr="00154FED">
          <w:t>,</w:t>
        </w:r>
      </w:ins>
      <w:r w:rsidR="00A45CFD" w:rsidRPr="00154FED">
        <w:t xml:space="preserve"> </w:t>
      </w:r>
      <w:r w:rsidR="00B3169D" w:rsidRPr="00154FED">
        <w:rPr>
          <w:position w:val="-12"/>
        </w:rPr>
        <w:object w:dxaOrig="1219" w:dyaOrig="360" w14:anchorId="2FF38879">
          <v:shape id="_x0000_i1133" type="#_x0000_t75" style="width:60pt;height:18pt" o:ole="">
            <v:imagedata r:id="rId222" o:title=""/>
          </v:shape>
          <o:OLEObject Type="Embed" ProgID="Equation.DSMT4" ShapeID="_x0000_i1133" DrawAspect="Content" ObjectID="_1802632768" r:id="rId223"/>
        </w:object>
      </w:r>
      <w:r w:rsidR="00A45CFD" w:rsidRPr="00154FED">
        <w:t>)</w:t>
      </w:r>
      <w:ins w:id="877" w:author="." w:date="2025-03-03T15:18:00Z" w16du:dateUtc="2025-03-03T07:18:00Z">
        <w:r w:rsidR="006039F0" w:rsidRPr="00154FED">
          <w:t>, and</w:t>
        </w:r>
      </w:ins>
      <w:del w:id="878" w:author="." w:date="2025-03-03T15:18:00Z" w16du:dateUtc="2025-03-03T07:18:00Z">
        <w:r w:rsidR="006039F0" w:rsidRPr="00154FED" w:rsidDel="006039F0">
          <w:delText>;</w:delText>
        </w:r>
      </w:del>
    </w:p>
    <w:p w14:paraId="471E5586" w14:textId="0E638CEB" w:rsidR="00A45CFD" w:rsidRPr="00154FED" w:rsidRDefault="00055565" w:rsidP="008F5698">
      <w:pPr>
        <w:pStyle w:val="-8"/>
        <w:spacing w:line="360" w:lineRule="auto"/>
      </w:pPr>
      <w:r w:rsidRPr="00154FED">
        <w:t xml:space="preserve">(b) </w:t>
      </w:r>
      <w:r w:rsidR="00191F94" w:rsidRPr="00154FED">
        <w:t>f</w:t>
      </w:r>
      <w:r w:rsidR="00A45CFD" w:rsidRPr="00154FED">
        <w:t xml:space="preserve">irm B will </w:t>
      </w:r>
      <w:r w:rsidR="004D7C66" w:rsidRPr="00154FED">
        <w:t>not choose to abstain from manipulation (i.e.</w:t>
      </w:r>
      <w:ins w:id="879" w:author="." w:date="2025-03-03T15:18:00Z" w16du:dateUtc="2025-03-03T07:18:00Z">
        <w:r w:rsidR="006039F0" w:rsidRPr="00154FED">
          <w:t>,</w:t>
        </w:r>
      </w:ins>
      <w:r w:rsidR="004D7C66" w:rsidRPr="00154FED">
        <w:t xml:space="preserve"> </w:t>
      </w:r>
      <w:r w:rsidR="00B3169D" w:rsidRPr="00154FED">
        <w:rPr>
          <w:position w:val="-12"/>
        </w:rPr>
        <w:object w:dxaOrig="1200" w:dyaOrig="360" w14:anchorId="031520BD">
          <v:shape id="_x0000_i1134" type="#_x0000_t75" style="width:60pt;height:18pt" o:ole="">
            <v:imagedata r:id="rId224" o:title=""/>
          </v:shape>
          <o:OLEObject Type="Embed" ProgID="Equation.DSMT4" ShapeID="_x0000_i1134" DrawAspect="Content" ObjectID="_1802632769" r:id="rId225"/>
        </w:object>
      </w:r>
      <w:r w:rsidR="004D7C66" w:rsidRPr="00154FED">
        <w:t xml:space="preserve"> has no solution)</w:t>
      </w:r>
      <w:r w:rsidR="00A45CFD" w:rsidRPr="00154FED">
        <w:t>.</w:t>
      </w:r>
    </w:p>
    <w:p w14:paraId="166A53C7" w14:textId="6336D22E" w:rsidR="008453A2" w:rsidRPr="00154FED" w:rsidRDefault="004C6B4F" w:rsidP="008F5698">
      <w:pPr>
        <w:pStyle w:val="-8"/>
        <w:spacing w:line="360" w:lineRule="auto"/>
      </w:pPr>
      <w:commentRangeStart w:id="880"/>
      <w:r w:rsidRPr="00154FED">
        <w:t xml:space="preserve">When firm A chooses to manipulate, its manipulation cost </w:t>
      </w:r>
      <w:r w:rsidRPr="00154FED">
        <w:rPr>
          <w:position w:val="-12"/>
        </w:rPr>
        <w:object w:dxaOrig="279" w:dyaOrig="360" w14:anchorId="4E0D9005">
          <v:shape id="_x0000_i1135" type="#_x0000_t75" style="width:12pt;height:18pt" o:ole="">
            <v:imagedata r:id="rId226" o:title=""/>
          </v:shape>
          <o:OLEObject Type="Embed" ProgID="Equation.DSMT4" ShapeID="_x0000_i1135" DrawAspect="Content" ObjectID="_1802632770" r:id="rId227"/>
        </w:object>
      </w:r>
      <w:r w:rsidRPr="00154FED">
        <w:t xml:space="preserve"> </w:t>
      </w:r>
      <w:r w:rsidR="00055565" w:rsidRPr="00154FED">
        <w:t>cannot be too low</w:t>
      </w:r>
      <w:r w:rsidR="00617031" w:rsidRPr="00154FED">
        <w:t xml:space="preserve"> to ensure </w:t>
      </w:r>
      <w:ins w:id="881" w:author="." w:date="2025-03-03T15:18:00Z" w16du:dateUtc="2025-03-03T07:18:00Z">
        <w:r w:rsidR="006039F0" w:rsidRPr="00154FED">
          <w:t xml:space="preserve">that </w:t>
        </w:r>
      </w:ins>
      <w:r w:rsidR="00617031" w:rsidRPr="00154FED">
        <w:t xml:space="preserve">both firms play a role in the equilibrium and </w:t>
      </w:r>
      <w:del w:id="882" w:author="." w:date="2025-03-03T15:18:00Z" w16du:dateUtc="2025-03-03T07:18:00Z">
        <w:r w:rsidR="00617031" w:rsidRPr="00154FED" w:rsidDel="006039F0">
          <w:delText xml:space="preserve">both firms can </w:delText>
        </w:r>
      </w:del>
      <w:r w:rsidR="00617031" w:rsidRPr="00154FED">
        <w:t>make a positive profit</w:t>
      </w:r>
      <w:ins w:id="883" w:author="." w:date="2025-03-03T15:18:00Z" w16du:dateUtc="2025-03-03T07:18:00Z">
        <w:r w:rsidR="006039F0" w:rsidRPr="00154FED">
          <w:t xml:space="preserve"> simultaneously</w:t>
        </w:r>
      </w:ins>
      <w:del w:id="884" w:author="." w:date="2025-03-03T15:18:00Z" w16du:dateUtc="2025-03-03T07:18:00Z">
        <w:r w:rsidR="00055565" w:rsidRPr="00154FED" w:rsidDel="006039F0">
          <w:delText xml:space="preserve">. </w:delText>
        </w:r>
        <w:r w:rsidR="00917DCC" w:rsidRPr="00154FED" w:rsidDel="006039F0">
          <w:delText>In other</w:delText>
        </w:r>
      </w:del>
      <w:ins w:id="885" w:author="." w:date="2025-03-03T15:18:00Z" w16du:dateUtc="2025-03-03T07:18:00Z">
        <w:r w:rsidR="006039F0" w:rsidRPr="00154FED">
          <w:t>, wh</w:t>
        </w:r>
      </w:ins>
      <w:ins w:id="886" w:author="." w:date="2025-03-03T15:19:00Z" w16du:dateUtc="2025-03-03T07:19:00Z">
        <w:r w:rsidR="006039F0" w:rsidRPr="00154FED">
          <w:t xml:space="preserve">ich means </w:t>
        </w:r>
      </w:ins>
      <w:del w:id="887" w:author="." w:date="2025-03-03T15:19:00Z" w16du:dateUtc="2025-03-03T07:19:00Z">
        <w:r w:rsidR="00917DCC" w:rsidRPr="00154FED" w:rsidDel="006039F0">
          <w:delText xml:space="preserve"> words, </w:delText>
        </w:r>
      </w:del>
      <w:r w:rsidR="00917DCC" w:rsidRPr="00154FED">
        <w:t xml:space="preserve">ensuring that </w:t>
      </w:r>
      <w:del w:id="888" w:author="." w:date="2025-03-03T15:18:00Z" w16du:dateUtc="2025-03-03T07:18:00Z">
        <w:r w:rsidR="00917DCC" w:rsidRPr="00154FED" w:rsidDel="006039F0">
          <w:delText xml:space="preserve">both </w:delText>
        </w:r>
      </w:del>
      <w:r w:rsidR="00917DCC" w:rsidRPr="00154FED">
        <w:t>the prices and profits for firm</w:t>
      </w:r>
      <w:r w:rsidR="00191F94" w:rsidRPr="00154FED">
        <w:t>s</w:t>
      </w:r>
      <w:r w:rsidR="00917DCC" w:rsidRPr="00154FED">
        <w:t xml:space="preserve"> A and B are </w:t>
      </w:r>
      <w:ins w:id="889" w:author="." w:date="2025-03-03T15:19:00Z" w16du:dateUtc="2025-03-03T07:19:00Z">
        <w:r w:rsidR="006039F0" w:rsidRPr="00154FED">
          <w:t xml:space="preserve">both </w:t>
        </w:r>
      </w:ins>
      <w:r w:rsidR="00917DCC" w:rsidRPr="00154FED">
        <w:t>greater than 0</w:t>
      </w:r>
      <w:commentRangeEnd w:id="880"/>
      <w:r w:rsidR="006039F0" w:rsidRPr="00154FED">
        <w:rPr>
          <w:rStyle w:val="CommentReference"/>
          <w:rFonts w:asciiTheme="minorHAnsi" w:eastAsiaTheme="minorEastAsia" w:hAnsiTheme="minorHAnsi"/>
        </w:rPr>
        <w:commentReference w:id="880"/>
      </w:r>
      <w:r w:rsidR="00917DCC" w:rsidRPr="00154FED">
        <w:t xml:space="preserve">. </w:t>
      </w:r>
      <w:r w:rsidR="00055565" w:rsidRPr="00154FED">
        <w:t>Proposition 1 (a) shows that manipulating online reviews is always profitable for the superior firm</w:t>
      </w:r>
      <w:r w:rsidR="007E6EFF" w:rsidRPr="00154FED">
        <w:t xml:space="preserve"> A</w:t>
      </w:r>
      <w:r w:rsidR="00055565" w:rsidRPr="00154FED">
        <w:t xml:space="preserve"> if the inferior firm </w:t>
      </w:r>
      <w:r w:rsidR="007E6EFF" w:rsidRPr="00154FED">
        <w:t xml:space="preserve">B </w:t>
      </w:r>
      <w:r w:rsidR="00055565" w:rsidRPr="00154FED">
        <w:t xml:space="preserve">does not manipulate online reviews. </w:t>
      </w:r>
      <w:r w:rsidR="00673781" w:rsidRPr="00154FED">
        <w:t>Th</w:t>
      </w:r>
      <w:r w:rsidR="00617031" w:rsidRPr="00154FED">
        <w:t>is</w:t>
      </w:r>
      <w:r w:rsidR="00673781" w:rsidRPr="00154FED">
        <w:t xml:space="preserve"> </w:t>
      </w:r>
      <w:ins w:id="890" w:author="." w:date="2025-03-03T15:19:00Z" w16du:dateUtc="2025-03-03T07:19:00Z">
        <w:r w:rsidR="006039F0" w:rsidRPr="00154FED">
          <w:t xml:space="preserve">result may be due to </w:t>
        </w:r>
      </w:ins>
      <w:del w:id="891" w:author="." w:date="2025-03-03T15:19:00Z" w16du:dateUtc="2025-03-03T07:19:00Z">
        <w:r w:rsidR="00673781" w:rsidRPr="00154FED" w:rsidDel="006039F0">
          <w:delText xml:space="preserve">may be because </w:delText>
        </w:r>
      </w:del>
      <w:r w:rsidR="00673781" w:rsidRPr="00154FED">
        <w:t>the positive manipulation by firm A</w:t>
      </w:r>
      <w:ins w:id="892" w:author="." w:date="2025-03-03T15:19:00Z" w16du:dateUtc="2025-03-03T07:19:00Z">
        <w:r w:rsidR="006039F0" w:rsidRPr="00154FED">
          <w:t xml:space="preserve">, which </w:t>
        </w:r>
      </w:ins>
      <w:del w:id="893" w:author="." w:date="2025-03-03T15:19:00Z" w16du:dateUtc="2025-03-03T07:19:00Z">
        <w:r w:rsidR="00673781" w:rsidRPr="00154FED" w:rsidDel="006039F0">
          <w:delText xml:space="preserve"> </w:delText>
        </w:r>
      </w:del>
      <w:r w:rsidR="00673781" w:rsidRPr="00154FED">
        <w:t xml:space="preserve">will enhance its pre-existing reputation </w:t>
      </w:r>
      <w:r w:rsidR="004C40C3" w:rsidRPr="00154FED">
        <w:t>(</w:t>
      </w:r>
      <w:r w:rsidR="004C40C3" w:rsidRPr="00154FED">
        <w:rPr>
          <w:position w:val="-12"/>
        </w:rPr>
        <w:object w:dxaOrig="660" w:dyaOrig="360" w14:anchorId="77974312">
          <v:shape id="_x0000_i1136" type="#_x0000_t75" style="width:36pt;height:18pt" o:ole="">
            <v:imagedata r:id="rId228" o:title=""/>
          </v:shape>
          <o:OLEObject Type="Embed" ProgID="Equation.DSMT4" ShapeID="_x0000_i1136" DrawAspect="Content" ObjectID="_1802632771" r:id="rId229"/>
        </w:object>
      </w:r>
      <w:r w:rsidR="004C40C3" w:rsidRPr="00154FED">
        <w:t xml:space="preserve">) </w:t>
      </w:r>
      <w:r w:rsidR="00673781" w:rsidRPr="00154FED">
        <w:t>as a superior firm.</w:t>
      </w:r>
      <w:r w:rsidR="004C40C3" w:rsidRPr="00154FED">
        <w:t xml:space="preserve"> </w:t>
      </w:r>
      <w:del w:id="894" w:author="." w:date="2025-03-03T15:19:00Z" w16du:dateUtc="2025-03-03T07:19:00Z">
        <w:r w:rsidR="004C40C3" w:rsidRPr="00154FED" w:rsidDel="006039F0">
          <w:delText xml:space="preserve">This </w:delText>
        </w:r>
      </w:del>
      <w:ins w:id="895" w:author="." w:date="2025-03-03T15:19:00Z" w16du:dateUtc="2025-03-03T07:19:00Z">
        <w:r w:rsidR="006039F0" w:rsidRPr="00154FED">
          <w:t xml:space="preserve">Furthermore, this </w:t>
        </w:r>
      </w:ins>
      <w:r w:rsidR="004C40C3" w:rsidRPr="00154FED">
        <w:t xml:space="preserve">would make firm A </w:t>
      </w:r>
      <w:ins w:id="896" w:author="." w:date="2025-03-03T15:20:00Z" w16du:dateUtc="2025-03-03T07:20:00Z">
        <w:r w:rsidR="006039F0" w:rsidRPr="00154FED">
          <w:t xml:space="preserve">a </w:t>
        </w:r>
      </w:ins>
      <w:r w:rsidR="004C40C3" w:rsidRPr="00154FED">
        <w:t>monopolist in the market, which w</w:t>
      </w:r>
      <w:del w:id="897" w:author="." w:date="2025-03-04T19:50:00Z" w16du:dateUtc="2025-03-04T11:50:00Z">
        <w:r w:rsidR="004C40C3" w:rsidRPr="00154FED" w:rsidDel="006308FF">
          <w:delText>il</w:delText>
        </w:r>
      </w:del>
      <w:ins w:id="898" w:author="." w:date="2025-03-04T19:50:00Z" w16du:dateUtc="2025-03-04T11:50:00Z">
        <w:r w:rsidR="006308FF">
          <w:t>ou</w:t>
        </w:r>
      </w:ins>
      <w:r w:rsidR="004C40C3" w:rsidRPr="00154FED">
        <w:t>l</w:t>
      </w:r>
      <w:ins w:id="899" w:author="." w:date="2025-03-04T19:50:00Z" w16du:dateUtc="2025-03-04T11:50:00Z">
        <w:r w:rsidR="006308FF">
          <w:t>d</w:t>
        </w:r>
      </w:ins>
      <w:r w:rsidR="004C40C3" w:rsidRPr="00154FED">
        <w:t xml:space="preserve"> always result in greater benefits for </w:t>
      </w:r>
      <w:ins w:id="900" w:author="." w:date="2025-03-03T15:20:00Z" w16du:dateUtc="2025-03-03T07:20:00Z">
        <w:r w:rsidR="006039F0" w:rsidRPr="00154FED">
          <w:t>firm A</w:t>
        </w:r>
      </w:ins>
      <w:del w:id="901" w:author="." w:date="2025-03-03T15:20:00Z" w16du:dateUtc="2025-03-03T07:20:00Z">
        <w:r w:rsidR="004C40C3" w:rsidRPr="00154FED" w:rsidDel="006039F0">
          <w:delText>A</w:delText>
        </w:r>
      </w:del>
      <w:r w:rsidR="004C40C3" w:rsidRPr="00154FED">
        <w:t xml:space="preserve"> </w:t>
      </w:r>
      <w:del w:id="902" w:author="." w:date="2025-03-03T15:20:00Z" w16du:dateUtc="2025-03-03T07:20:00Z">
        <w:r w:rsidR="004C40C3" w:rsidRPr="00154FED" w:rsidDel="006039F0">
          <w:delText>compared to w</w:delText>
        </w:r>
      </w:del>
      <w:ins w:id="903" w:author="." w:date="2025-03-03T15:20:00Z" w16du:dateUtc="2025-03-03T07:20:00Z">
        <w:r w:rsidR="006039F0" w:rsidRPr="00154FED">
          <w:t>than w</w:t>
        </w:r>
      </w:ins>
      <w:r w:rsidR="004C40C3" w:rsidRPr="00154FED">
        <w:t xml:space="preserve">hen it does not engage in manipulation. </w:t>
      </w:r>
      <w:del w:id="904" w:author="." w:date="2025-03-03T15:20:00Z" w16du:dateUtc="2025-03-03T07:20:00Z">
        <w:r w:rsidR="00191F94" w:rsidRPr="00154FED" w:rsidDel="006039F0">
          <w:delText>Besides</w:delText>
        </w:r>
      </w:del>
      <w:ins w:id="905" w:author="." w:date="2025-03-03T15:20:00Z" w16du:dateUtc="2025-03-03T07:20:00Z">
        <w:r w:rsidR="006039F0" w:rsidRPr="00154FED">
          <w:t>Furthermore</w:t>
        </w:r>
      </w:ins>
      <w:r w:rsidR="004C40C3" w:rsidRPr="00154FED">
        <w:t xml:space="preserve">, </w:t>
      </w:r>
      <w:r w:rsidR="00DC3940" w:rsidRPr="00154FED">
        <w:t xml:space="preserve">Proposition 1 (b) describes that </w:t>
      </w:r>
      <w:r w:rsidR="00B3169D" w:rsidRPr="00154FED">
        <w:rPr>
          <w:position w:val="-12"/>
        </w:rPr>
        <w:object w:dxaOrig="1200" w:dyaOrig="360" w14:anchorId="44528F28">
          <v:shape id="_x0000_i1137" type="#_x0000_t75" style="width:60pt;height:18pt" o:ole="">
            <v:imagedata r:id="rId230" o:title=""/>
          </v:shape>
          <o:OLEObject Type="Embed" ProgID="Equation.DSMT4" ShapeID="_x0000_i1137" DrawAspect="Content" ObjectID="_1802632772" r:id="rId231"/>
        </w:object>
      </w:r>
      <w:r w:rsidR="00DC3940" w:rsidRPr="00154FED">
        <w:t xml:space="preserve"> has no solution when firm A </w:t>
      </w:r>
      <w:r w:rsidR="000C7F84" w:rsidRPr="00154FED">
        <w:t xml:space="preserve">manipulates </w:t>
      </w:r>
      <w:r w:rsidR="00DC3940" w:rsidRPr="00154FED">
        <w:t>alone without governance. I</w:t>
      </w:r>
      <w:r w:rsidR="008453A2" w:rsidRPr="00154FED">
        <w:t xml:space="preserve">f firm A engages in manipulation alone, </w:t>
      </w:r>
      <w:r w:rsidR="007E6EFF" w:rsidRPr="00154FED">
        <w:t>f</w:t>
      </w:r>
      <w:r w:rsidR="008453A2" w:rsidRPr="00154FED">
        <w:t xml:space="preserve">irm B </w:t>
      </w:r>
      <w:r w:rsidR="00191F94" w:rsidRPr="00154FED">
        <w:t>as an inferior firm and without manipulation</w:t>
      </w:r>
      <w:ins w:id="906" w:author="." w:date="2025-03-04T19:51:00Z" w16du:dateUtc="2025-03-04T11:51:00Z">
        <w:r w:rsidR="006308FF">
          <w:t>,</w:t>
        </w:r>
      </w:ins>
      <w:r w:rsidR="00191F94" w:rsidRPr="00154FED">
        <w:t xml:space="preserve"> </w:t>
      </w:r>
      <w:r w:rsidR="008453A2" w:rsidRPr="00154FED">
        <w:t xml:space="preserve">will experience a sharp decrease in market demand and a subsequent decline in profit. </w:t>
      </w:r>
      <w:r w:rsidR="00F50E76" w:rsidRPr="00154FED">
        <w:t>Therefore</w:t>
      </w:r>
      <w:r w:rsidR="008453A2" w:rsidRPr="00154FED">
        <w:t xml:space="preserve">, </w:t>
      </w:r>
      <w:r w:rsidR="00DC3940" w:rsidRPr="00154FED">
        <w:t xml:space="preserve">firm B will </w:t>
      </w:r>
      <w:del w:id="907" w:author="." w:date="2025-03-03T15:20:00Z" w16du:dateUtc="2025-03-03T07:20:00Z">
        <w:r w:rsidR="00DC3940" w:rsidRPr="00154FED" w:rsidDel="006039F0">
          <w:delText xml:space="preserve">not </w:delText>
        </w:r>
      </w:del>
      <w:r w:rsidR="00DC3940" w:rsidRPr="00154FED">
        <w:t xml:space="preserve">choose </w:t>
      </w:r>
      <w:ins w:id="908" w:author="." w:date="2025-03-03T15:20:00Z" w16du:dateUtc="2025-03-03T07:20:00Z">
        <w:r w:rsidR="006039F0" w:rsidRPr="00154FED">
          <w:t xml:space="preserve">not </w:t>
        </w:r>
      </w:ins>
      <w:r w:rsidR="00DC3940" w:rsidRPr="00154FED">
        <w:t xml:space="preserve">to refrain from manipulation </w:t>
      </w:r>
      <w:commentRangeStart w:id="909"/>
      <w:r w:rsidR="00DC3940" w:rsidRPr="00154FED">
        <w:t>when firm A</w:t>
      </w:r>
      <w:ins w:id="910" w:author="." w:date="2025-03-03T15:20:00Z" w16du:dateUtc="2025-03-03T07:20:00Z">
        <w:r w:rsidR="006039F0" w:rsidRPr="00154FED">
          <w:t xml:space="preserve"> is also </w:t>
        </w:r>
      </w:ins>
      <w:del w:id="911" w:author="." w:date="2025-03-03T15:20:00Z" w16du:dateUtc="2025-03-03T07:20:00Z">
        <w:r w:rsidR="00DC3940" w:rsidRPr="00154FED" w:rsidDel="006039F0">
          <w:delText xml:space="preserve"> is </w:delText>
        </w:r>
      </w:del>
      <w:r w:rsidR="00DC3940" w:rsidRPr="00154FED">
        <w:t>engag</w:t>
      </w:r>
      <w:ins w:id="912" w:author="." w:date="2025-03-03T15:20:00Z" w16du:dateUtc="2025-03-03T07:20:00Z">
        <w:r w:rsidR="006039F0" w:rsidRPr="00154FED">
          <w:t>ed in such a p</w:t>
        </w:r>
      </w:ins>
      <w:ins w:id="913" w:author="." w:date="2025-03-03T15:21:00Z" w16du:dateUtc="2025-03-03T07:21:00Z">
        <w:r w:rsidR="006039F0" w:rsidRPr="00154FED">
          <w:t>ractice</w:t>
        </w:r>
      </w:ins>
      <w:del w:id="914" w:author="." w:date="2025-03-03T15:21:00Z" w16du:dateUtc="2025-03-03T07:21:00Z">
        <w:r w:rsidR="00DC3940" w:rsidRPr="00154FED" w:rsidDel="006039F0">
          <w:delText>ing in it</w:delText>
        </w:r>
      </w:del>
      <w:r w:rsidR="00DC3940" w:rsidRPr="00154FED">
        <w:t xml:space="preserve">. </w:t>
      </w:r>
      <w:commentRangeEnd w:id="909"/>
      <w:r w:rsidR="006039F0" w:rsidRPr="00154FED">
        <w:rPr>
          <w:rStyle w:val="CommentReference"/>
          <w:rFonts w:asciiTheme="minorHAnsi" w:eastAsiaTheme="minorEastAsia" w:hAnsiTheme="minorHAnsi"/>
        </w:rPr>
        <w:commentReference w:id="909"/>
      </w:r>
    </w:p>
    <w:p w14:paraId="71371774" w14:textId="14A7A44A" w:rsidR="00D6673B" w:rsidRPr="00154FED" w:rsidRDefault="006039F0" w:rsidP="008F5698">
      <w:pPr>
        <w:pStyle w:val="-3"/>
        <w:spacing w:line="360" w:lineRule="auto"/>
        <w:rPr>
          <w:color w:val="FF0000"/>
        </w:rPr>
      </w:pPr>
      <w:ins w:id="915" w:author="." w:date="2025-03-03T15:21:00Z" w16du:dateUtc="2025-03-03T07:21:00Z">
        <w:r w:rsidRPr="00154FED">
          <w:t xml:space="preserve"> </w:t>
        </w:r>
      </w:ins>
      <w:r w:rsidR="00D6673B" w:rsidRPr="00154FED">
        <w:t>Platform governance</w:t>
      </w:r>
    </w:p>
    <w:p w14:paraId="581EA95C" w14:textId="0CB1B772" w:rsidR="00B35400" w:rsidRPr="00154FED" w:rsidRDefault="00B35400" w:rsidP="008F5698">
      <w:pPr>
        <w:pStyle w:val="-8"/>
        <w:spacing w:line="360" w:lineRule="auto"/>
      </w:pPr>
      <w:r w:rsidRPr="00154FED">
        <w:t xml:space="preserve">When </w:t>
      </w:r>
      <w:del w:id="916" w:author="." w:date="2025-03-03T15:21:00Z" w16du:dateUtc="2025-03-03T07:21:00Z">
        <w:r w:rsidRPr="00154FED" w:rsidDel="006039F0">
          <w:delText xml:space="preserve">there is </w:delText>
        </w:r>
      </w:del>
      <w:r w:rsidRPr="00154FED">
        <w:t>only firm A</w:t>
      </w:r>
      <w:del w:id="917" w:author="." w:date="2025-03-04T19:51:00Z" w16du:dateUtc="2025-03-04T11:51:00Z">
        <w:r w:rsidRPr="00154FED" w:rsidDel="006308FF">
          <w:delText xml:space="preserve"> </w:delText>
        </w:r>
      </w:del>
      <w:ins w:id="918" w:author="." w:date="2025-03-03T15:21:00Z" w16du:dateUtc="2025-03-03T07:21:00Z">
        <w:r w:rsidR="006039F0" w:rsidRPr="00154FED">
          <w:t xml:space="preserve"> </w:t>
        </w:r>
      </w:ins>
      <w:r w:rsidRPr="00154FED">
        <w:t>manipulat</w:t>
      </w:r>
      <w:del w:id="919" w:author="." w:date="2025-03-04T19:51:00Z" w16du:dateUtc="2025-03-04T11:51:00Z">
        <w:r w:rsidRPr="00154FED" w:rsidDel="006308FF">
          <w:delText>ing</w:delText>
        </w:r>
      </w:del>
      <w:ins w:id="920" w:author="." w:date="2025-03-04T19:51:00Z" w16du:dateUtc="2025-03-04T11:51:00Z">
        <w:r w:rsidR="006308FF">
          <w:t>es</w:t>
        </w:r>
      </w:ins>
      <w:r w:rsidR="0085769B" w:rsidRPr="00154FED">
        <w:t xml:space="preserve"> reviews</w:t>
      </w:r>
      <w:r w:rsidRPr="00154FED">
        <w:t xml:space="preserve"> and</w:t>
      </w:r>
      <w:r w:rsidR="0085769B" w:rsidRPr="00154FED">
        <w:t xml:space="preserve"> </w:t>
      </w:r>
      <w:ins w:id="921" w:author="." w:date="2025-03-03T15:22:00Z" w16du:dateUtc="2025-03-03T07:22:00Z">
        <w:r w:rsidR="0005597B" w:rsidRPr="00154FED">
          <w:t>with</w:t>
        </w:r>
      </w:ins>
      <w:ins w:id="922" w:author="." w:date="2025-03-03T15:21:00Z" w16du:dateUtc="2025-03-03T07:21:00Z">
        <w:r w:rsidR="006039F0" w:rsidRPr="00154FED">
          <w:t xml:space="preserve"> the presence of </w:t>
        </w:r>
      </w:ins>
      <w:r w:rsidRPr="00154FED">
        <w:t>platform governance, based on Eq. (</w:t>
      </w:r>
      <w:r w:rsidR="00917DCC" w:rsidRPr="00154FED">
        <w:t>6</w:t>
      </w:r>
      <w:r w:rsidRPr="00154FED">
        <w:t>), the demand functions of firm A and firm B can be expressed in Eq. (</w:t>
      </w:r>
      <w:r w:rsidR="00917DCC" w:rsidRPr="00154FED">
        <w:t>2</w:t>
      </w:r>
      <w:r w:rsidR="00943CCA" w:rsidRPr="00154FED">
        <w:t>1</w:t>
      </w:r>
      <w:r w:rsidRPr="00154FED">
        <w:t>)</w:t>
      </w:r>
      <w:ins w:id="923" w:author="." w:date="2025-03-03T15:21:00Z" w16du:dateUtc="2025-03-03T07:21:00Z">
        <w:r w:rsidR="006039F0" w:rsidRPr="00154FED">
          <w:t xml:space="preserve"> as follows:</w:t>
        </w:r>
      </w:ins>
      <w:del w:id="924" w:author="." w:date="2025-03-03T15:21:00Z" w16du:dateUtc="2025-03-03T07:21:00Z">
        <w:r w:rsidRPr="00154FED" w:rsidDel="006039F0">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208"/>
      </w:tblGrid>
      <w:tr w:rsidR="000224CE" w:rsidRPr="00154FED" w14:paraId="0B683C42" w14:textId="77777777" w:rsidTr="00FC2442">
        <w:tc>
          <w:tcPr>
            <w:tcW w:w="7088" w:type="dxa"/>
            <w:vAlign w:val="center"/>
          </w:tcPr>
          <w:p w14:paraId="61C4743C" w14:textId="7F75ADE1" w:rsidR="000224CE" w:rsidRPr="00154FED" w:rsidRDefault="005A3B71" w:rsidP="008F5698">
            <w:pPr>
              <w:pStyle w:val="-8"/>
              <w:spacing w:line="360" w:lineRule="auto"/>
              <w:jc w:val="center"/>
            </w:pPr>
            <w:r w:rsidRPr="00154FED">
              <w:rPr>
                <w:position w:val="-24"/>
              </w:rPr>
              <w:object w:dxaOrig="4300" w:dyaOrig="620" w14:anchorId="1AF74506">
                <v:shape id="_x0000_i1138" type="#_x0000_t75" style="width:3in;height:30pt" o:ole="">
                  <v:imagedata r:id="rId232" o:title=""/>
                </v:shape>
                <o:OLEObject Type="Embed" ProgID="Equation.DSMT4" ShapeID="_x0000_i1138" DrawAspect="Content" ObjectID="_1802632773" r:id="rId233"/>
              </w:object>
            </w:r>
            <w:ins w:id="925" w:author="." w:date="2025-03-03T15:21:00Z" w16du:dateUtc="2025-03-03T07:21:00Z">
              <w:r w:rsidR="006039F0" w:rsidRPr="00154FED">
                <w:t>,</w:t>
              </w:r>
            </w:ins>
          </w:p>
        </w:tc>
        <w:tc>
          <w:tcPr>
            <w:tcW w:w="1208" w:type="dxa"/>
            <w:vAlign w:val="center"/>
          </w:tcPr>
          <w:p w14:paraId="48AC0C7F" w14:textId="2DF85E25" w:rsidR="000224CE" w:rsidRPr="00154FED" w:rsidRDefault="005923A4" w:rsidP="008F5698">
            <w:pPr>
              <w:pStyle w:val="-8"/>
              <w:spacing w:line="360" w:lineRule="auto"/>
              <w:jc w:val="center"/>
            </w:pPr>
            <w:r w:rsidRPr="00154FED">
              <w:t>(2</w:t>
            </w:r>
            <w:r w:rsidR="00943CCA" w:rsidRPr="00154FED">
              <w:t>1</w:t>
            </w:r>
            <w:r w:rsidRPr="00154FED">
              <w:t>-1)</w:t>
            </w:r>
            <w:del w:id="926" w:author="." w:date="2025-03-03T15:21:00Z" w16du:dateUtc="2025-03-03T07:21:00Z">
              <w:r w:rsidR="000224CE" w:rsidRPr="00154FED" w:rsidDel="006039F0">
                <w:delText>.</w:delText>
              </w:r>
            </w:del>
          </w:p>
        </w:tc>
      </w:tr>
      <w:tr w:rsidR="000224CE" w:rsidRPr="00154FED" w14:paraId="00D48CD3" w14:textId="77777777" w:rsidTr="00FC2442">
        <w:tc>
          <w:tcPr>
            <w:tcW w:w="7088" w:type="dxa"/>
            <w:vAlign w:val="center"/>
          </w:tcPr>
          <w:p w14:paraId="38DC5478" w14:textId="3EB16F26" w:rsidR="000224CE" w:rsidRPr="00154FED" w:rsidRDefault="005A3B71" w:rsidP="008F5698">
            <w:pPr>
              <w:pStyle w:val="-8"/>
              <w:spacing w:line="360" w:lineRule="auto"/>
              <w:jc w:val="center"/>
            </w:pPr>
            <w:r w:rsidRPr="00154FED">
              <w:rPr>
                <w:position w:val="-24"/>
              </w:rPr>
              <w:object w:dxaOrig="4180" w:dyaOrig="620" w14:anchorId="045D0FD0">
                <v:shape id="_x0000_i1139" type="#_x0000_t75" style="width:210pt;height:30pt" o:ole="">
                  <v:imagedata r:id="rId234" o:title=""/>
                </v:shape>
                <o:OLEObject Type="Embed" ProgID="Equation.DSMT4" ShapeID="_x0000_i1139" DrawAspect="Content" ObjectID="_1802632774" r:id="rId235"/>
              </w:object>
            </w:r>
            <w:ins w:id="927" w:author="." w:date="2025-03-03T15:21:00Z" w16du:dateUtc="2025-03-03T07:21:00Z">
              <w:r w:rsidR="006039F0" w:rsidRPr="00154FED">
                <w:t>.</w:t>
              </w:r>
            </w:ins>
          </w:p>
        </w:tc>
        <w:tc>
          <w:tcPr>
            <w:tcW w:w="1208" w:type="dxa"/>
            <w:vAlign w:val="center"/>
          </w:tcPr>
          <w:p w14:paraId="77A144AD" w14:textId="64C80A60" w:rsidR="000224CE" w:rsidRPr="00154FED" w:rsidRDefault="005923A4" w:rsidP="008F5698">
            <w:pPr>
              <w:pStyle w:val="-8"/>
              <w:spacing w:line="360" w:lineRule="auto"/>
              <w:jc w:val="center"/>
            </w:pPr>
            <w:r w:rsidRPr="00154FED">
              <w:t>(2</w:t>
            </w:r>
            <w:r w:rsidR="00943CCA" w:rsidRPr="00154FED">
              <w:t>1</w:t>
            </w:r>
            <w:r w:rsidRPr="00154FED">
              <w:t>-2)</w:t>
            </w:r>
            <w:del w:id="928" w:author="." w:date="2025-03-03T15:21:00Z" w16du:dateUtc="2025-03-03T07:21:00Z">
              <w:r w:rsidRPr="00154FED" w:rsidDel="006039F0">
                <w:delText>.</w:delText>
              </w:r>
            </w:del>
          </w:p>
        </w:tc>
      </w:tr>
    </w:tbl>
    <w:p w14:paraId="2E4391A4" w14:textId="44446BD0" w:rsidR="00D6673B" w:rsidRPr="00154FED" w:rsidRDefault="000224CE" w:rsidP="008F5698">
      <w:pPr>
        <w:pStyle w:val="-8"/>
        <w:spacing w:line="360" w:lineRule="auto"/>
      </w:pPr>
      <w:r w:rsidRPr="00154FED">
        <w:t xml:space="preserve">The </w:t>
      </w:r>
      <w:ins w:id="929" w:author="." w:date="2025-03-03T15:22:00Z" w16du:dateUtc="2025-03-03T07:22:00Z">
        <w:r w:rsidR="006039F0" w:rsidRPr="00154FED">
          <w:t xml:space="preserve">corresponding </w:t>
        </w:r>
      </w:ins>
      <w:r w:rsidRPr="00154FED">
        <w:t>profit functions of firm A, firm B, and the platform can be expressed in Eq. (</w:t>
      </w:r>
      <w:r w:rsidR="00FE03BA" w:rsidRPr="00154FED">
        <w:t>2</w:t>
      </w:r>
      <w:r w:rsidR="00943CCA" w:rsidRPr="00154FED">
        <w:t>2</w:t>
      </w:r>
      <w:r w:rsidRPr="00154FED">
        <w:t>)</w:t>
      </w:r>
      <w:ins w:id="930" w:author="." w:date="2025-03-03T15:21:00Z" w16du:dateUtc="2025-03-03T07:21:00Z">
        <w:r w:rsidR="006039F0" w:rsidRPr="00154FED">
          <w:t xml:space="preserve"> as follows: </w:t>
        </w:r>
      </w:ins>
      <w:del w:id="931" w:author="." w:date="2025-03-03T15:21:00Z" w16du:dateUtc="2025-03-03T07:21:00Z">
        <w:r w:rsidRPr="00154FED" w:rsidDel="006039F0">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208"/>
      </w:tblGrid>
      <w:tr w:rsidR="000224CE" w:rsidRPr="00154FED" w14:paraId="5BAE39C7" w14:textId="77777777" w:rsidTr="00FC2442">
        <w:tc>
          <w:tcPr>
            <w:tcW w:w="7088" w:type="dxa"/>
            <w:vAlign w:val="center"/>
          </w:tcPr>
          <w:p w14:paraId="3BCB6102" w14:textId="4C585566" w:rsidR="000224CE" w:rsidRPr="00154FED" w:rsidRDefault="005A3B71" w:rsidP="008F5698">
            <w:pPr>
              <w:pStyle w:val="-8"/>
              <w:spacing w:line="360" w:lineRule="auto"/>
              <w:jc w:val="center"/>
            </w:pPr>
            <w:r w:rsidRPr="00154FED">
              <w:rPr>
                <w:position w:val="-12"/>
              </w:rPr>
              <w:object w:dxaOrig="2780" w:dyaOrig="380" w14:anchorId="6AF157D8">
                <v:shape id="_x0000_i1140" type="#_x0000_t75" style="width:138pt;height:18pt" o:ole="">
                  <v:imagedata r:id="rId236" o:title=""/>
                </v:shape>
                <o:OLEObject Type="Embed" ProgID="Equation.DSMT4" ShapeID="_x0000_i1140" DrawAspect="Content" ObjectID="_1802632775" r:id="rId237"/>
              </w:object>
            </w:r>
            <w:ins w:id="932" w:author="." w:date="2025-03-03T15:22:00Z" w16du:dateUtc="2025-03-03T07:22:00Z">
              <w:r w:rsidR="006039F0" w:rsidRPr="00154FED">
                <w:t>,</w:t>
              </w:r>
            </w:ins>
          </w:p>
        </w:tc>
        <w:tc>
          <w:tcPr>
            <w:tcW w:w="1208" w:type="dxa"/>
            <w:vMerge w:val="restart"/>
            <w:vAlign w:val="center"/>
          </w:tcPr>
          <w:p w14:paraId="0455691D" w14:textId="020E7B44" w:rsidR="000224CE" w:rsidRPr="00154FED" w:rsidRDefault="00943CCA" w:rsidP="008F5698">
            <w:pPr>
              <w:pStyle w:val="-8"/>
              <w:spacing w:line="360" w:lineRule="auto"/>
              <w:jc w:val="center"/>
            </w:pPr>
            <w:r w:rsidRPr="00154FED">
              <w:t>(22)</w:t>
            </w:r>
            <w:del w:id="933" w:author="." w:date="2025-03-03T15:22:00Z" w16du:dateUtc="2025-03-03T07:22:00Z">
              <w:r w:rsidR="000224CE" w:rsidRPr="00154FED" w:rsidDel="006039F0">
                <w:delText>.</w:delText>
              </w:r>
            </w:del>
          </w:p>
        </w:tc>
      </w:tr>
      <w:tr w:rsidR="000224CE" w:rsidRPr="00154FED" w14:paraId="42383062" w14:textId="77777777" w:rsidTr="00FC2442">
        <w:tc>
          <w:tcPr>
            <w:tcW w:w="7088" w:type="dxa"/>
            <w:vAlign w:val="center"/>
          </w:tcPr>
          <w:p w14:paraId="45EB62A1" w14:textId="7C1CB3D7" w:rsidR="000224CE" w:rsidRPr="00154FED" w:rsidRDefault="005A3B71" w:rsidP="008F5698">
            <w:pPr>
              <w:pStyle w:val="-8"/>
              <w:spacing w:line="360" w:lineRule="auto"/>
              <w:jc w:val="center"/>
            </w:pPr>
            <w:r w:rsidRPr="00154FED">
              <w:rPr>
                <w:position w:val="-12"/>
              </w:rPr>
              <w:object w:dxaOrig="1579" w:dyaOrig="360" w14:anchorId="570AFE17">
                <v:shape id="_x0000_i1141" type="#_x0000_t75" style="width:78pt;height:18pt" o:ole="">
                  <v:imagedata r:id="rId238" o:title=""/>
                </v:shape>
                <o:OLEObject Type="Embed" ProgID="Equation.DSMT4" ShapeID="_x0000_i1141" DrawAspect="Content" ObjectID="_1802632776" r:id="rId239"/>
              </w:object>
            </w:r>
            <w:ins w:id="934" w:author="." w:date="2025-03-03T15:22:00Z" w16du:dateUtc="2025-03-03T07:22:00Z">
              <w:r w:rsidR="006039F0" w:rsidRPr="00154FED">
                <w:t>,</w:t>
              </w:r>
            </w:ins>
          </w:p>
        </w:tc>
        <w:tc>
          <w:tcPr>
            <w:tcW w:w="1208" w:type="dxa"/>
            <w:vMerge/>
            <w:vAlign w:val="center"/>
          </w:tcPr>
          <w:p w14:paraId="7233A46F" w14:textId="77777777" w:rsidR="000224CE" w:rsidRPr="00154FED" w:rsidRDefault="000224CE" w:rsidP="008F5698">
            <w:pPr>
              <w:pStyle w:val="-8"/>
              <w:spacing w:line="360" w:lineRule="auto"/>
              <w:jc w:val="center"/>
            </w:pPr>
          </w:p>
        </w:tc>
      </w:tr>
      <w:tr w:rsidR="000224CE" w:rsidRPr="00154FED" w14:paraId="30F97D81" w14:textId="77777777" w:rsidTr="00FC2442">
        <w:tc>
          <w:tcPr>
            <w:tcW w:w="7088" w:type="dxa"/>
            <w:vAlign w:val="center"/>
          </w:tcPr>
          <w:p w14:paraId="00A4F566" w14:textId="5BCA686E" w:rsidR="000224CE" w:rsidRPr="00154FED" w:rsidRDefault="005A3B71" w:rsidP="008F5698">
            <w:pPr>
              <w:pStyle w:val="-8"/>
              <w:spacing w:line="360" w:lineRule="auto"/>
              <w:jc w:val="center"/>
            </w:pPr>
            <w:r w:rsidRPr="00154FED">
              <w:rPr>
                <w:position w:val="-14"/>
              </w:rPr>
              <w:object w:dxaOrig="4239" w:dyaOrig="400" w14:anchorId="5701048F">
                <v:shape id="_x0000_i1142" type="#_x0000_t75" style="width:210pt;height:18pt" o:ole="">
                  <v:imagedata r:id="rId240" o:title=""/>
                </v:shape>
                <o:OLEObject Type="Embed" ProgID="Equation.DSMT4" ShapeID="_x0000_i1142" DrawAspect="Content" ObjectID="_1802632777" r:id="rId241"/>
              </w:object>
            </w:r>
            <w:ins w:id="935" w:author="." w:date="2025-03-03T15:22:00Z" w16du:dateUtc="2025-03-03T07:22:00Z">
              <w:r w:rsidR="006039F0" w:rsidRPr="00154FED">
                <w:t>.</w:t>
              </w:r>
            </w:ins>
          </w:p>
        </w:tc>
        <w:tc>
          <w:tcPr>
            <w:tcW w:w="1208" w:type="dxa"/>
            <w:vMerge/>
            <w:vAlign w:val="center"/>
          </w:tcPr>
          <w:p w14:paraId="5366FCB5" w14:textId="77777777" w:rsidR="000224CE" w:rsidRPr="00154FED" w:rsidRDefault="000224CE" w:rsidP="008F5698">
            <w:pPr>
              <w:pStyle w:val="-8"/>
              <w:spacing w:line="360" w:lineRule="auto"/>
              <w:jc w:val="center"/>
            </w:pPr>
          </w:p>
        </w:tc>
      </w:tr>
    </w:tbl>
    <w:p w14:paraId="4893687D" w14:textId="6E29A991" w:rsidR="009D241B" w:rsidRPr="00154FED" w:rsidRDefault="0005597B" w:rsidP="008F5698">
      <w:pPr>
        <w:pStyle w:val="-8"/>
        <w:spacing w:line="360" w:lineRule="auto"/>
      </w:pPr>
      <w:ins w:id="936" w:author="." w:date="2025-03-03T15:22:00Z" w16du:dateUtc="2025-03-03T07:22:00Z">
        <w:r w:rsidRPr="00154FED">
          <w:lastRenderedPageBreak/>
          <w:t>Both f</w:t>
        </w:r>
      </w:ins>
      <w:del w:id="937" w:author="." w:date="2025-03-03T15:22:00Z" w16du:dateUtc="2025-03-03T07:22:00Z">
        <w:r w:rsidR="00DC3940" w:rsidRPr="00154FED" w:rsidDel="0005597B">
          <w:delText>F</w:delText>
        </w:r>
      </w:del>
      <w:r w:rsidR="00DC3940" w:rsidRPr="00154FED">
        <w:t xml:space="preserve">irms and </w:t>
      </w:r>
      <w:r w:rsidR="00B5123F" w:rsidRPr="00154FED">
        <w:t xml:space="preserve">the </w:t>
      </w:r>
      <w:r w:rsidR="00DC3940" w:rsidRPr="00154FED">
        <w:t xml:space="preserve">platform are dedicated to maximizing their profits by choosing optimal </w:t>
      </w:r>
      <w:r w:rsidR="009D241B" w:rsidRPr="00154FED">
        <w:t>strategi</w:t>
      </w:r>
      <w:r w:rsidR="00B5123F" w:rsidRPr="00154FED">
        <w:t>e</w:t>
      </w:r>
      <w:r w:rsidR="009D241B" w:rsidRPr="00154FED">
        <w:t>s</w:t>
      </w:r>
      <w:r w:rsidR="00DC3940" w:rsidRPr="00154FED">
        <w:t xml:space="preserve">. Based on the </w:t>
      </w:r>
      <w:r w:rsidR="009D241B" w:rsidRPr="00154FED">
        <w:t xml:space="preserve">backward induction, we can obtain the equilibrium </w:t>
      </w:r>
      <w:r w:rsidR="00943CCA" w:rsidRPr="00154FED">
        <w:t>governance</w:t>
      </w:r>
      <w:r w:rsidR="009D241B" w:rsidRPr="00154FED">
        <w:t xml:space="preserve"> intensity, manipulation effort</w:t>
      </w:r>
      <w:ins w:id="938" w:author="." w:date="2025-03-03T15:22:00Z" w16du:dateUtc="2025-03-03T07:22:00Z">
        <w:r w:rsidRPr="00154FED">
          <w:t xml:space="preserve">, </w:t>
        </w:r>
      </w:ins>
      <w:del w:id="939" w:author="." w:date="2025-03-03T15:22:00Z" w16du:dateUtc="2025-03-03T07:22:00Z">
        <w:r w:rsidR="009D241B" w:rsidRPr="00154FED" w:rsidDel="0005597B">
          <w:delText xml:space="preserve"> </w:delText>
        </w:r>
      </w:del>
      <w:r w:rsidR="009D241B" w:rsidRPr="00154FED">
        <w:t>and equilibrium prices</w:t>
      </w:r>
      <w:r w:rsidR="0085769B" w:rsidRPr="00154FED">
        <w:t xml:space="preserve"> as follows</w:t>
      </w:r>
      <w:r w:rsidR="009D241B" w:rsidRPr="00154FED">
        <w:t>.</w:t>
      </w:r>
    </w:p>
    <w:p w14:paraId="379806CC" w14:textId="71BF7318" w:rsidR="000224CE" w:rsidRPr="00154FED" w:rsidRDefault="000224CE" w:rsidP="008F5698">
      <w:pPr>
        <w:pStyle w:val="a1"/>
        <w:spacing w:line="360" w:lineRule="auto"/>
      </w:pPr>
      <w:r w:rsidRPr="00154FED">
        <w:t xml:space="preserve">Lemma </w:t>
      </w:r>
      <w:r w:rsidR="00342065" w:rsidRPr="00154FED">
        <w:t>4</w:t>
      </w:r>
    </w:p>
    <w:p w14:paraId="09BE92C6" w14:textId="64DC856E" w:rsidR="000224CE" w:rsidRPr="00154FED" w:rsidRDefault="000224CE" w:rsidP="008F5698">
      <w:pPr>
        <w:pStyle w:val="-8"/>
        <w:spacing w:line="360" w:lineRule="auto"/>
      </w:pPr>
      <w:r w:rsidRPr="00154FED">
        <w:t>When firm A manipulate</w:t>
      </w:r>
      <w:r w:rsidRPr="00154FED">
        <w:rPr>
          <w:rFonts w:hint="eastAsia"/>
        </w:rPr>
        <w:t>s</w:t>
      </w:r>
      <w:r w:rsidRPr="00154FED">
        <w:t xml:space="preserve"> online reviews alone</w:t>
      </w:r>
      <w:r w:rsidR="00342065" w:rsidRPr="00154FED">
        <w:t xml:space="preserve"> </w:t>
      </w:r>
      <w:ins w:id="940" w:author="." w:date="2025-03-03T15:22:00Z" w16du:dateUtc="2025-03-03T07:22:00Z">
        <w:r w:rsidR="0005597B" w:rsidRPr="00154FED">
          <w:t xml:space="preserve">and with the presence of </w:t>
        </w:r>
      </w:ins>
      <w:del w:id="941" w:author="." w:date="2025-03-03T15:22:00Z" w16du:dateUtc="2025-03-03T07:22:00Z">
        <w:r w:rsidR="00342065" w:rsidRPr="00154FED" w:rsidDel="0005597B">
          <w:delText xml:space="preserve">with </w:delText>
        </w:r>
      </w:del>
      <w:r w:rsidR="00342065" w:rsidRPr="00154FED">
        <w:t>platform governance</w:t>
      </w:r>
      <w:r w:rsidRPr="00154FED">
        <w:t>, the equilibrium prices, manipulation effort</w:t>
      </w:r>
      <w:r w:rsidR="009D241B" w:rsidRPr="00154FED">
        <w:t>, punishment intensity</w:t>
      </w:r>
      <w:ins w:id="942" w:author="." w:date="2025-03-03T15:22:00Z" w16du:dateUtc="2025-03-03T07:22:00Z">
        <w:r w:rsidR="0005597B" w:rsidRPr="00154FED">
          <w:t xml:space="preserve">, </w:t>
        </w:r>
      </w:ins>
      <w:del w:id="943" w:author="." w:date="2025-03-03T15:22:00Z" w16du:dateUtc="2025-03-03T07:22:00Z">
        <w:r w:rsidRPr="00154FED" w:rsidDel="0005597B">
          <w:delText xml:space="preserve"> </w:delText>
        </w:r>
      </w:del>
      <w:r w:rsidRPr="00154FED">
        <w:t>and profits are as follows</w:t>
      </w:r>
      <w:ins w:id="944" w:author="." w:date="2025-03-03T15:23:00Z" w16du:dateUtc="2025-03-03T07:23:00Z">
        <w:r w:rsidR="0005597B" w:rsidRPr="00154FED">
          <w:t>,</w:t>
        </w:r>
      </w:ins>
      <w:r w:rsidRPr="00154FED">
        <w:t xml:space="preserve"> </w:t>
      </w:r>
      <w:r w:rsidR="00342065" w:rsidRPr="00154FED">
        <w:t>with the condition of</w:t>
      </w:r>
      <w:r w:rsidR="00191F94" w:rsidRPr="00154FED">
        <w:t xml:space="preserve"> </w:t>
      </w:r>
      <w:r w:rsidR="00191F94" w:rsidRPr="00154FED">
        <w:rPr>
          <w:position w:val="-24"/>
        </w:rPr>
        <w:object w:dxaOrig="859" w:dyaOrig="660" w14:anchorId="2BEDE504">
          <v:shape id="_x0000_i1143" type="#_x0000_t75" style="width:42pt;height:30pt" o:ole="">
            <v:imagedata r:id="rId242" o:title=""/>
          </v:shape>
          <o:OLEObject Type="Embed" ProgID="Equation.DSMT4" ShapeID="_x0000_i1143" DrawAspect="Content" ObjectID="_1802632778" r:id="rId243"/>
        </w:object>
      </w:r>
      <w:r w:rsidRPr="00154FED">
        <w:t>:</w:t>
      </w:r>
    </w:p>
    <w:p w14:paraId="409271D8" w14:textId="77777777" w:rsidR="000224CE" w:rsidRPr="00154FED" w:rsidRDefault="000224CE" w:rsidP="008F5698">
      <w:pPr>
        <w:pStyle w:val="-8"/>
        <w:spacing w:line="360" w:lineRule="auto"/>
      </w:pPr>
      <w:r w:rsidRPr="00154FED">
        <w:t>(a) Prices:</w:t>
      </w:r>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422"/>
      </w:tblGrid>
      <w:tr w:rsidR="000224CE" w:rsidRPr="00154FED" w14:paraId="2BD19FD4" w14:textId="77777777" w:rsidTr="005A3B71">
        <w:tc>
          <w:tcPr>
            <w:tcW w:w="7225" w:type="dxa"/>
            <w:vAlign w:val="center"/>
          </w:tcPr>
          <w:p w14:paraId="4D264B87" w14:textId="61B81160" w:rsidR="000224CE" w:rsidRPr="00154FED" w:rsidRDefault="00943CCA" w:rsidP="008F5698">
            <w:pPr>
              <w:pStyle w:val="-8"/>
              <w:spacing w:line="360" w:lineRule="auto"/>
              <w:ind w:firstLineChars="0" w:firstLine="0"/>
              <w:jc w:val="right"/>
            </w:pPr>
            <w:r w:rsidRPr="00154FED">
              <w:object w:dxaOrig="6880" w:dyaOrig="1320" w14:anchorId="4808DC30">
                <v:shape id="_x0000_i1144" type="#_x0000_t75" style="width:342pt;height:66pt" o:ole="">
                  <v:imagedata r:id="rId244" o:title=""/>
                </v:shape>
                <o:OLEObject Type="Embed" ProgID="Equation.DSMT4" ShapeID="_x0000_i1144" DrawAspect="Content" ObjectID="_1802632779" r:id="rId245"/>
              </w:object>
            </w:r>
            <w:ins w:id="945" w:author="." w:date="2025-03-03T15:23:00Z" w16du:dateUtc="2025-03-03T07:23:00Z">
              <w:r w:rsidR="0005597B" w:rsidRPr="00154FED">
                <w:t>,</w:t>
              </w:r>
            </w:ins>
          </w:p>
        </w:tc>
        <w:tc>
          <w:tcPr>
            <w:tcW w:w="1422" w:type="dxa"/>
            <w:vAlign w:val="center"/>
          </w:tcPr>
          <w:p w14:paraId="512C4EA3" w14:textId="6262B47E" w:rsidR="000224CE" w:rsidRPr="00154FED" w:rsidRDefault="00943CCA" w:rsidP="008F5698">
            <w:pPr>
              <w:pStyle w:val="-8"/>
              <w:spacing w:line="360" w:lineRule="auto"/>
              <w:ind w:firstLineChars="0" w:firstLine="0"/>
              <w:jc w:val="center"/>
            </w:pPr>
            <w:r w:rsidRPr="00154FED">
              <w:t>(23)</w:t>
            </w:r>
            <w:del w:id="946" w:author="." w:date="2025-03-03T15:23:00Z" w16du:dateUtc="2025-03-03T07:23:00Z">
              <w:r w:rsidR="000224CE" w:rsidRPr="00154FED" w:rsidDel="0005597B">
                <w:delText>.</w:delText>
              </w:r>
            </w:del>
          </w:p>
        </w:tc>
      </w:tr>
      <w:tr w:rsidR="005A3B71" w:rsidRPr="00154FED" w14:paraId="024CC4C9" w14:textId="77777777" w:rsidTr="005A3B71">
        <w:tc>
          <w:tcPr>
            <w:tcW w:w="7225" w:type="dxa"/>
            <w:vAlign w:val="center"/>
          </w:tcPr>
          <w:p w14:paraId="7F88D267" w14:textId="255D5639" w:rsidR="005A3B71" w:rsidRPr="00154FED" w:rsidRDefault="005A3B71" w:rsidP="008F5698">
            <w:pPr>
              <w:pStyle w:val="-8"/>
              <w:spacing w:line="360" w:lineRule="auto"/>
              <w:ind w:firstLineChars="0" w:firstLine="0"/>
              <w:jc w:val="right"/>
            </w:pPr>
            <w:r w:rsidRPr="00154FED">
              <w:object w:dxaOrig="6880" w:dyaOrig="1260" w14:anchorId="056A03ED">
                <v:shape id="_x0000_i1145" type="#_x0000_t75" style="width:342pt;height:66pt" o:ole="">
                  <v:imagedata r:id="rId246" o:title=""/>
                </v:shape>
                <o:OLEObject Type="Embed" ProgID="Equation.DSMT4" ShapeID="_x0000_i1145" DrawAspect="Content" ObjectID="_1802632780" r:id="rId247"/>
              </w:object>
            </w:r>
            <w:ins w:id="947" w:author="." w:date="2025-03-03T15:23:00Z" w16du:dateUtc="2025-03-03T07:23:00Z">
              <w:r w:rsidR="0005597B" w:rsidRPr="00154FED">
                <w:t>.</w:t>
              </w:r>
            </w:ins>
          </w:p>
        </w:tc>
        <w:tc>
          <w:tcPr>
            <w:tcW w:w="1422" w:type="dxa"/>
            <w:vAlign w:val="center"/>
          </w:tcPr>
          <w:p w14:paraId="3EFCC635" w14:textId="4DF1BE26" w:rsidR="005A3B71" w:rsidRPr="00154FED" w:rsidRDefault="005A3B71" w:rsidP="008F5698">
            <w:pPr>
              <w:pStyle w:val="-8"/>
              <w:spacing w:line="360" w:lineRule="auto"/>
              <w:ind w:firstLineChars="0" w:firstLine="0"/>
              <w:jc w:val="center"/>
            </w:pPr>
            <w:r w:rsidRPr="00154FED">
              <w:rPr>
                <w:rFonts w:hint="eastAsia"/>
              </w:rPr>
              <w:t>(</w:t>
            </w:r>
            <w:r w:rsidRPr="00154FED">
              <w:t>24)</w:t>
            </w:r>
            <w:del w:id="948" w:author="." w:date="2025-03-03T15:23:00Z" w16du:dateUtc="2025-03-03T07:23:00Z">
              <w:r w:rsidRPr="00154FED" w:rsidDel="0005597B">
                <w:delText>.</w:delText>
              </w:r>
            </w:del>
          </w:p>
        </w:tc>
      </w:tr>
    </w:tbl>
    <w:p w14:paraId="23ED4EFA" w14:textId="77777777" w:rsidR="000224CE" w:rsidRPr="00154FED" w:rsidRDefault="000224CE" w:rsidP="008F5698">
      <w:pPr>
        <w:pStyle w:val="-8"/>
        <w:spacing w:line="360" w:lineRule="auto"/>
      </w:pPr>
      <w:r w:rsidRPr="00154FED">
        <w:rPr>
          <w:rFonts w:hint="eastAsia"/>
        </w:rPr>
        <w:t>(</w:t>
      </w:r>
      <w:r w:rsidRPr="00154FED">
        <w:t>b) Manipulation effort: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1"/>
        <w:gridCol w:w="1678"/>
      </w:tblGrid>
      <w:tr w:rsidR="000224CE" w:rsidRPr="00154FED" w14:paraId="2AA549C8" w14:textId="77777777" w:rsidTr="005A3B71">
        <w:tc>
          <w:tcPr>
            <w:tcW w:w="7088" w:type="dxa"/>
            <w:vAlign w:val="center"/>
          </w:tcPr>
          <w:p w14:paraId="61FB80D2" w14:textId="6493593D" w:rsidR="000224CE" w:rsidRPr="00154FED" w:rsidRDefault="00D2238E" w:rsidP="008F5698">
            <w:pPr>
              <w:pStyle w:val="-8"/>
              <w:spacing w:line="360" w:lineRule="auto"/>
              <w:ind w:firstLineChars="0" w:firstLine="0"/>
              <w:jc w:val="center"/>
            </w:pPr>
            <w:r w:rsidRPr="00154FED">
              <w:object w:dxaOrig="6840" w:dyaOrig="1780" w14:anchorId="21CB61CD">
                <v:shape id="_x0000_i1146" type="#_x0000_t75" style="width:342pt;height:90pt" o:ole="">
                  <v:imagedata r:id="rId248" o:title=""/>
                </v:shape>
                <o:OLEObject Type="Embed" ProgID="Equation.DSMT4" ShapeID="_x0000_i1146" DrawAspect="Content" ObjectID="_1802632781" r:id="rId249"/>
              </w:object>
            </w:r>
            <w:ins w:id="949" w:author="." w:date="2025-03-03T15:23:00Z" w16du:dateUtc="2025-03-03T07:23:00Z">
              <w:r w:rsidR="0005597B" w:rsidRPr="00154FED">
                <w:t>.</w:t>
              </w:r>
            </w:ins>
          </w:p>
        </w:tc>
        <w:tc>
          <w:tcPr>
            <w:tcW w:w="1701" w:type="dxa"/>
            <w:vAlign w:val="center"/>
          </w:tcPr>
          <w:p w14:paraId="0889D461" w14:textId="4D590D56" w:rsidR="000224CE" w:rsidRPr="00154FED" w:rsidRDefault="00943CCA" w:rsidP="008F5698">
            <w:pPr>
              <w:pStyle w:val="-8"/>
              <w:spacing w:line="360" w:lineRule="auto"/>
              <w:ind w:firstLineChars="0" w:firstLine="0"/>
              <w:jc w:val="center"/>
            </w:pPr>
            <w:r w:rsidRPr="00154FED">
              <w:t>(2</w:t>
            </w:r>
            <w:r w:rsidR="00191F94" w:rsidRPr="00154FED">
              <w:t>5</w:t>
            </w:r>
            <w:r w:rsidRPr="00154FED">
              <w:t>)</w:t>
            </w:r>
            <w:del w:id="950" w:author="." w:date="2025-03-03T15:23:00Z" w16du:dateUtc="2025-03-03T07:23:00Z">
              <w:r w:rsidR="00C922FC" w:rsidRPr="00154FED" w:rsidDel="0005597B">
                <w:delText>.</w:delText>
              </w:r>
            </w:del>
          </w:p>
        </w:tc>
      </w:tr>
    </w:tbl>
    <w:p w14:paraId="26DF90B2" w14:textId="2B9FAAAF" w:rsidR="00332FA3" w:rsidRPr="00154FED" w:rsidRDefault="00332FA3" w:rsidP="008F5698">
      <w:pPr>
        <w:pStyle w:val="-8"/>
        <w:spacing w:line="360" w:lineRule="auto"/>
      </w:pPr>
      <w:r w:rsidRPr="00154FED">
        <w:rPr>
          <w:rFonts w:hint="eastAsia"/>
        </w:rPr>
        <w:t>(</w:t>
      </w:r>
      <w:r w:rsidRPr="00154FED">
        <w:t xml:space="preserve">c) </w:t>
      </w:r>
      <w:r w:rsidR="003B3F9C" w:rsidRPr="00154FED">
        <w:t>Governance</w:t>
      </w:r>
      <w:r w:rsidRPr="00154FED">
        <w:t xml:space="preserve"> intensity: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4"/>
        <w:gridCol w:w="952"/>
      </w:tblGrid>
      <w:tr w:rsidR="00332FA3" w:rsidRPr="00154FED" w14:paraId="299CE53D" w14:textId="77777777" w:rsidTr="00FC2442">
        <w:tc>
          <w:tcPr>
            <w:tcW w:w="7088" w:type="dxa"/>
            <w:vAlign w:val="center"/>
          </w:tcPr>
          <w:p w14:paraId="356E5C65" w14:textId="67EE2C3A" w:rsidR="00332FA3" w:rsidRPr="00154FED" w:rsidRDefault="00452696" w:rsidP="008F5698">
            <w:pPr>
              <w:pStyle w:val="-8"/>
              <w:spacing w:line="360" w:lineRule="auto"/>
              <w:ind w:firstLineChars="0" w:firstLine="0"/>
              <w:jc w:val="center"/>
            </w:pPr>
            <w:r w:rsidRPr="00154FED">
              <w:object w:dxaOrig="7040" w:dyaOrig="1420" w14:anchorId="1EAC8011">
                <v:shape id="_x0000_i1147" type="#_x0000_t75" style="width:354pt;height:1in" o:ole="">
                  <v:imagedata r:id="rId250" o:title=""/>
                </v:shape>
                <o:OLEObject Type="Embed" ProgID="Equation.DSMT4" ShapeID="_x0000_i1147" DrawAspect="Content" ObjectID="_1802632782" r:id="rId251"/>
              </w:object>
            </w:r>
            <w:ins w:id="951" w:author="." w:date="2025-03-03T15:23:00Z" w16du:dateUtc="2025-03-03T07:23:00Z">
              <w:r w:rsidR="0005597B" w:rsidRPr="00154FED">
                <w:t>.</w:t>
              </w:r>
            </w:ins>
          </w:p>
        </w:tc>
        <w:tc>
          <w:tcPr>
            <w:tcW w:w="1208" w:type="dxa"/>
            <w:vAlign w:val="center"/>
          </w:tcPr>
          <w:p w14:paraId="65DB501A" w14:textId="48CC8044" w:rsidR="00332FA3" w:rsidRPr="00154FED" w:rsidRDefault="00943CCA" w:rsidP="008F5698">
            <w:pPr>
              <w:pStyle w:val="-8"/>
              <w:spacing w:line="360" w:lineRule="auto"/>
              <w:ind w:firstLineChars="0" w:firstLine="0"/>
              <w:jc w:val="center"/>
            </w:pPr>
            <w:r w:rsidRPr="00154FED">
              <w:t>(2</w:t>
            </w:r>
            <w:r w:rsidR="00191F94" w:rsidRPr="00154FED">
              <w:t>6</w:t>
            </w:r>
            <w:r w:rsidRPr="00154FED">
              <w:t>)</w:t>
            </w:r>
            <w:del w:id="952" w:author="." w:date="2025-03-03T15:23:00Z" w16du:dateUtc="2025-03-03T07:23:00Z">
              <w:r w:rsidR="00332FA3" w:rsidRPr="00154FED" w:rsidDel="0005597B">
                <w:delText>.</w:delText>
              </w:r>
            </w:del>
          </w:p>
        </w:tc>
      </w:tr>
    </w:tbl>
    <w:p w14:paraId="220C4E82" w14:textId="2CACEDC0" w:rsidR="000224CE" w:rsidRPr="00154FED" w:rsidRDefault="000224CE" w:rsidP="008F5698">
      <w:pPr>
        <w:pStyle w:val="-8"/>
        <w:spacing w:line="360" w:lineRule="auto"/>
      </w:pPr>
      <w:r w:rsidRPr="00154FED">
        <w:rPr>
          <w:rFonts w:hint="eastAsia"/>
        </w:rPr>
        <w:t>(</w:t>
      </w:r>
      <w:r w:rsidR="00332FA3" w:rsidRPr="00154FED">
        <w:t>d</w:t>
      </w:r>
      <w:r w:rsidRPr="00154FED">
        <w:t>) Profits: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71"/>
        <w:gridCol w:w="935"/>
      </w:tblGrid>
      <w:tr w:rsidR="00FE03BA" w:rsidRPr="00154FED" w14:paraId="2AAD90C0" w14:textId="77777777" w:rsidTr="002022BD">
        <w:tc>
          <w:tcPr>
            <w:tcW w:w="7371" w:type="dxa"/>
            <w:vAlign w:val="center"/>
          </w:tcPr>
          <w:bookmarkStart w:id="953" w:name="_Hlk180005553"/>
          <w:p w14:paraId="4D2C8454" w14:textId="5C82EF03" w:rsidR="00FE03BA" w:rsidRPr="00154FED" w:rsidRDefault="002022BD" w:rsidP="008F5698">
            <w:pPr>
              <w:pStyle w:val="-8"/>
              <w:spacing w:line="360" w:lineRule="auto"/>
              <w:ind w:firstLineChars="0" w:firstLine="0"/>
            </w:pPr>
            <w:r w:rsidRPr="00154FED">
              <w:object w:dxaOrig="7520" w:dyaOrig="2420" w14:anchorId="0BB1ACFC">
                <v:shape id="_x0000_i1148" type="#_x0000_t75" style="width:353.65pt;height:114pt" o:ole="">
                  <v:imagedata r:id="rId252" o:title=""/>
                </v:shape>
                <o:OLEObject Type="Embed" ProgID="Equation.DSMT4" ShapeID="_x0000_i1148" DrawAspect="Content" ObjectID="_1802632783" r:id="rId253"/>
              </w:object>
            </w:r>
            <w:ins w:id="954" w:author="." w:date="2025-03-03T15:23:00Z" w16du:dateUtc="2025-03-03T07:23:00Z">
              <w:r w:rsidR="0005597B" w:rsidRPr="00154FED">
                <w:t>,</w:t>
              </w:r>
            </w:ins>
          </w:p>
        </w:tc>
        <w:tc>
          <w:tcPr>
            <w:tcW w:w="935" w:type="dxa"/>
            <w:vAlign w:val="center"/>
          </w:tcPr>
          <w:p w14:paraId="3FDD5FB6" w14:textId="7F6BFAEB" w:rsidR="00FE03BA" w:rsidRPr="00154FED" w:rsidRDefault="00917DCC" w:rsidP="008F5698">
            <w:pPr>
              <w:pStyle w:val="-8"/>
              <w:spacing w:line="360" w:lineRule="auto"/>
              <w:ind w:firstLineChars="0" w:firstLine="0"/>
              <w:jc w:val="right"/>
            </w:pPr>
            <w:r w:rsidRPr="00154FED">
              <w:t>(2</w:t>
            </w:r>
            <w:r w:rsidR="00191F94" w:rsidRPr="00154FED">
              <w:t>7</w:t>
            </w:r>
            <w:r w:rsidRPr="00154FED">
              <w:t>-1)</w:t>
            </w:r>
            <w:del w:id="955" w:author="." w:date="2025-03-03T15:23:00Z" w16du:dateUtc="2025-03-03T07:23:00Z">
              <w:r w:rsidR="00FE03BA" w:rsidRPr="00154FED" w:rsidDel="0005597B">
                <w:delText>.</w:delText>
              </w:r>
            </w:del>
          </w:p>
        </w:tc>
      </w:tr>
      <w:tr w:rsidR="00FE03BA" w:rsidRPr="00154FED" w14:paraId="7D5FB11C" w14:textId="77777777" w:rsidTr="002022BD">
        <w:tc>
          <w:tcPr>
            <w:tcW w:w="7371" w:type="dxa"/>
            <w:vAlign w:val="center"/>
          </w:tcPr>
          <w:p w14:paraId="5F96E21A" w14:textId="476727F7" w:rsidR="00FE03BA" w:rsidRPr="00154FED" w:rsidRDefault="0005597B" w:rsidP="008F5698">
            <w:pPr>
              <w:pStyle w:val="-8"/>
              <w:spacing w:line="360" w:lineRule="auto"/>
              <w:ind w:firstLineChars="0" w:firstLine="0"/>
            </w:pPr>
            <w:r w:rsidRPr="00154FED">
              <w:object w:dxaOrig="7400" w:dyaOrig="1420" w14:anchorId="5D79BBF2">
                <v:shape id="_x0000_i1149" type="#_x0000_t75" style="width:352.95pt;height:70.25pt" o:ole="">
                  <v:imagedata r:id="rId254" o:title=""/>
                </v:shape>
                <o:OLEObject Type="Embed" ProgID="Equation.DSMT4" ShapeID="_x0000_i1149" DrawAspect="Content" ObjectID="_1802632784" r:id="rId255"/>
              </w:object>
            </w:r>
            <w:ins w:id="956" w:author="." w:date="2025-03-03T15:23:00Z" w16du:dateUtc="2025-03-03T07:23:00Z">
              <w:r w:rsidRPr="00154FED">
                <w:t>,</w:t>
              </w:r>
            </w:ins>
          </w:p>
        </w:tc>
        <w:tc>
          <w:tcPr>
            <w:tcW w:w="935" w:type="dxa"/>
            <w:vAlign w:val="center"/>
          </w:tcPr>
          <w:p w14:paraId="3A6CDCCE" w14:textId="14F84621" w:rsidR="00FE03BA" w:rsidRPr="00154FED" w:rsidRDefault="00917DCC" w:rsidP="008F5698">
            <w:pPr>
              <w:pStyle w:val="-8"/>
              <w:spacing w:line="360" w:lineRule="auto"/>
              <w:ind w:firstLineChars="0" w:firstLine="0"/>
              <w:jc w:val="right"/>
            </w:pPr>
            <w:r w:rsidRPr="00154FED">
              <w:t>(2</w:t>
            </w:r>
            <w:r w:rsidR="00191F94" w:rsidRPr="00154FED">
              <w:t>7</w:t>
            </w:r>
            <w:r w:rsidRPr="00154FED">
              <w:t>-2)</w:t>
            </w:r>
            <w:del w:id="957" w:author="." w:date="2025-03-03T15:23:00Z" w16du:dateUtc="2025-03-03T07:23:00Z">
              <w:r w:rsidRPr="00154FED" w:rsidDel="0005597B">
                <w:delText>.</w:delText>
              </w:r>
            </w:del>
          </w:p>
        </w:tc>
      </w:tr>
      <w:tr w:rsidR="00FE03BA" w:rsidRPr="00154FED" w14:paraId="7BC59CA3" w14:textId="77777777" w:rsidTr="002022BD">
        <w:tc>
          <w:tcPr>
            <w:tcW w:w="7371" w:type="dxa"/>
            <w:vAlign w:val="center"/>
          </w:tcPr>
          <w:p w14:paraId="5B1A7D0D" w14:textId="67957EE4" w:rsidR="00FE03BA" w:rsidRPr="00154FED" w:rsidRDefault="0005597B" w:rsidP="008F5698">
            <w:pPr>
              <w:pStyle w:val="-8"/>
              <w:spacing w:line="360" w:lineRule="auto"/>
              <w:ind w:firstLineChars="0" w:firstLine="0"/>
            </w:pPr>
            <w:r w:rsidRPr="00154FED">
              <w:object w:dxaOrig="7560" w:dyaOrig="1400" w14:anchorId="481DBCF0">
                <v:shape id="_x0000_i1150" type="#_x0000_t75" style="width:349.75pt;height:62.8pt" o:ole="">
                  <v:imagedata r:id="rId256" o:title=""/>
                </v:shape>
                <o:OLEObject Type="Embed" ProgID="Equation.DSMT4" ShapeID="_x0000_i1150" DrawAspect="Content" ObjectID="_1802632785" r:id="rId257"/>
              </w:object>
            </w:r>
            <w:ins w:id="958" w:author="." w:date="2025-03-03T15:24:00Z" w16du:dateUtc="2025-03-03T07:24:00Z">
              <w:r w:rsidRPr="00154FED">
                <w:t>,</w:t>
              </w:r>
            </w:ins>
          </w:p>
        </w:tc>
        <w:tc>
          <w:tcPr>
            <w:tcW w:w="935" w:type="dxa"/>
            <w:vAlign w:val="center"/>
          </w:tcPr>
          <w:p w14:paraId="223C3B8F" w14:textId="0BA28DE8" w:rsidR="00FE03BA" w:rsidRPr="00154FED" w:rsidRDefault="00917DCC" w:rsidP="008F5698">
            <w:pPr>
              <w:pStyle w:val="-8"/>
              <w:spacing w:line="360" w:lineRule="auto"/>
              <w:ind w:firstLineChars="0" w:firstLine="0"/>
              <w:jc w:val="right"/>
            </w:pPr>
            <w:r w:rsidRPr="00154FED">
              <w:t>(2</w:t>
            </w:r>
            <w:r w:rsidR="00191F94" w:rsidRPr="00154FED">
              <w:t>7</w:t>
            </w:r>
            <w:r w:rsidRPr="00154FED">
              <w:t>-3)</w:t>
            </w:r>
            <w:del w:id="959" w:author="." w:date="2025-03-03T15:23:00Z" w16du:dateUtc="2025-03-03T07:23:00Z">
              <w:r w:rsidRPr="00154FED" w:rsidDel="0005597B">
                <w:delText>.</w:delText>
              </w:r>
            </w:del>
          </w:p>
        </w:tc>
      </w:tr>
    </w:tbl>
    <w:bookmarkEnd w:id="953"/>
    <w:p w14:paraId="083DB054" w14:textId="35E7DC43" w:rsidR="009D74F9" w:rsidRPr="00154FED" w:rsidRDefault="00342B0A" w:rsidP="008F5698">
      <w:pPr>
        <w:pStyle w:val="-8"/>
        <w:spacing w:line="360" w:lineRule="auto"/>
      </w:pPr>
      <w:r w:rsidRPr="00154FED">
        <w:rPr>
          <w:rFonts w:hint="eastAsia"/>
        </w:rPr>
        <w:t>w</w:t>
      </w:r>
      <w:r w:rsidR="009D74F9" w:rsidRPr="00154FED">
        <w:t xml:space="preserve">here </w:t>
      </w:r>
      <w:r w:rsidR="00191F94" w:rsidRPr="00154FED">
        <w:object w:dxaOrig="8380" w:dyaOrig="6080" w14:anchorId="5274B590">
          <v:shape id="_x0000_i1151" type="#_x0000_t75" style="width:383.65pt;height:276pt" o:ole="">
            <v:imagedata r:id="rId258" o:title=""/>
          </v:shape>
          <o:OLEObject Type="Embed" ProgID="Equation.DSMT4" ShapeID="_x0000_i1151" DrawAspect="Content" ObjectID="_1802632786" r:id="rId259"/>
        </w:object>
      </w:r>
      <w:ins w:id="960" w:author="." w:date="2025-03-03T15:24:00Z" w16du:dateUtc="2025-03-03T07:24:00Z">
        <w:r w:rsidR="0005597B" w:rsidRPr="00154FED">
          <w:t>.</w:t>
        </w:r>
      </w:ins>
    </w:p>
    <w:p w14:paraId="001A60DB" w14:textId="33E7D802" w:rsidR="00A34473" w:rsidRPr="00154FED" w:rsidRDefault="009305D6" w:rsidP="008F5698">
      <w:pPr>
        <w:pStyle w:val="-8"/>
        <w:spacing w:line="360" w:lineRule="auto"/>
      </w:pPr>
      <w:del w:id="961" w:author="." w:date="2025-03-03T15:24:00Z" w16du:dateUtc="2025-03-03T07:24:00Z">
        <w:r w:rsidRPr="00154FED" w:rsidDel="0005597B">
          <w:delText>Now</w:delText>
        </w:r>
        <w:r w:rsidR="0081058F" w:rsidRPr="00154FED" w:rsidDel="0005597B">
          <w:delText>,</w:delText>
        </w:r>
        <w:r w:rsidRPr="00154FED" w:rsidDel="0005597B">
          <w:delText xml:space="preserve"> this</w:delText>
        </w:r>
      </w:del>
      <w:ins w:id="962" w:author="." w:date="2025-03-03T15:24:00Z" w16du:dateUtc="2025-03-03T07:24:00Z">
        <w:r w:rsidR="0005597B" w:rsidRPr="00154FED">
          <w:t>This</w:t>
        </w:r>
      </w:ins>
      <w:r w:rsidRPr="00154FED">
        <w:t xml:space="preserve"> paper </w:t>
      </w:r>
      <w:ins w:id="963" w:author="." w:date="2025-03-03T15:24:00Z" w16du:dateUtc="2025-03-03T07:24:00Z">
        <w:r w:rsidR="0005597B" w:rsidRPr="00154FED">
          <w:t xml:space="preserve">then </w:t>
        </w:r>
      </w:ins>
      <w:r w:rsidRPr="00154FED">
        <w:t>analyzes the manipulation decision</w:t>
      </w:r>
      <w:ins w:id="964" w:author="." w:date="2025-03-04T19:51:00Z" w16du:dateUtc="2025-03-04T11:51:00Z">
        <w:r w:rsidR="006308FF">
          <w:t>s</w:t>
        </w:r>
      </w:ins>
      <w:r w:rsidRPr="00154FED">
        <w:t xml:space="preserve"> of the three parties if the superior firm manipulates online reviews</w:t>
      </w:r>
      <w:r w:rsidR="0073455D" w:rsidRPr="00154FED">
        <w:t xml:space="preserve"> alone</w:t>
      </w:r>
      <w:r w:rsidRPr="00154FED">
        <w:t>.</w:t>
      </w:r>
      <w:r w:rsidRPr="00154FED">
        <w:rPr>
          <w:rFonts w:hint="eastAsia"/>
        </w:rPr>
        <w:t xml:space="preserve"> </w:t>
      </w:r>
      <w:r w:rsidRPr="00154FED">
        <w:t>The results are summarized in the following proposition</w:t>
      </w:r>
      <w:r w:rsidR="009262CE" w:rsidRPr="00154FED">
        <w:t>s</w:t>
      </w:r>
      <w:r w:rsidRPr="00154FED">
        <w:t>.</w:t>
      </w:r>
      <w:r w:rsidR="0068754E" w:rsidRPr="00154FED">
        <w:t xml:space="preserve"> </w:t>
      </w:r>
      <w:r w:rsidR="001F3815" w:rsidRPr="00154FED">
        <w:t>The proof and all the notations that are not shown in Table 1 can be seen in Appendix A.</w:t>
      </w:r>
      <w:r w:rsidR="00325664" w:rsidRPr="00154FED">
        <w:t>1</w:t>
      </w:r>
      <w:r w:rsidR="001F3815" w:rsidRPr="00154FED">
        <w:t>.</w:t>
      </w:r>
    </w:p>
    <w:p w14:paraId="18B15E8D" w14:textId="77777777" w:rsidR="00F61017" w:rsidRPr="00154FED" w:rsidRDefault="00F61017" w:rsidP="008F5698">
      <w:pPr>
        <w:pStyle w:val="a1"/>
        <w:spacing w:line="360" w:lineRule="auto"/>
      </w:pPr>
      <w:r w:rsidRPr="00154FED">
        <w:t>Proposition 2</w:t>
      </w:r>
    </w:p>
    <w:p w14:paraId="71464CFD" w14:textId="59A35626" w:rsidR="00F61017" w:rsidRPr="00154FED" w:rsidRDefault="00F61017" w:rsidP="008F5698">
      <w:pPr>
        <w:pStyle w:val="-8"/>
        <w:spacing w:line="360" w:lineRule="auto"/>
      </w:pPr>
      <w:r w:rsidRPr="00154FED">
        <w:lastRenderedPageBreak/>
        <w:t>Under</w:t>
      </w:r>
      <w:r w:rsidR="007E6EFF" w:rsidRPr="00154FED">
        <w:t xml:space="preserve"> the superior</w:t>
      </w:r>
      <w:r w:rsidRPr="00154FED">
        <w:t xml:space="preserve"> firm A’s manipulation </w:t>
      </w:r>
      <w:r w:rsidR="009E6F9F" w:rsidRPr="00154FED">
        <w:t xml:space="preserve">alone </w:t>
      </w:r>
      <w:r w:rsidRPr="00154FED">
        <w:t xml:space="preserve">and the platform’s governance, firm A will be better off compared to </w:t>
      </w:r>
      <w:ins w:id="965" w:author="." w:date="2025-03-03T15:25:00Z" w16du:dateUtc="2025-03-03T07:25:00Z">
        <w:r w:rsidR="0005597B" w:rsidRPr="00154FED">
          <w:t xml:space="preserve">the scenario of </w:t>
        </w:r>
      </w:ins>
      <w:r w:rsidRPr="00154FED">
        <w:t xml:space="preserve">no manipulation if and only if </w:t>
      </w:r>
      <w:r w:rsidRPr="00154FED">
        <w:rPr>
          <w:position w:val="-12"/>
        </w:rPr>
        <w:object w:dxaOrig="1200" w:dyaOrig="360" w14:anchorId="0481592A">
          <v:shape id="_x0000_i1152" type="#_x0000_t75" style="width:60pt;height:18pt" o:ole="">
            <v:imagedata r:id="rId260" o:title=""/>
          </v:shape>
          <o:OLEObject Type="Embed" ProgID="Equation.DSMT4" ShapeID="_x0000_i1152" DrawAspect="Content" ObjectID="_1802632787" r:id="rId261"/>
        </w:object>
      </w:r>
      <w:r w:rsidRPr="00154FED">
        <w:t xml:space="preserve">. </w:t>
      </w:r>
      <w:del w:id="966" w:author="." w:date="2025-03-03T15:25:00Z" w16du:dateUtc="2025-03-03T07:25:00Z">
        <w:r w:rsidRPr="00154FED" w:rsidDel="0005597B">
          <w:delText>According to the</w:delText>
        </w:r>
      </w:del>
      <w:ins w:id="967" w:author="." w:date="2025-03-03T15:25:00Z" w16du:dateUtc="2025-03-03T07:25:00Z">
        <w:r w:rsidR="0005597B" w:rsidRPr="00154FED">
          <w:t>Based on the</w:t>
        </w:r>
      </w:ins>
      <w:r w:rsidRPr="00154FED">
        <w:t xml:space="preserve"> profits we calculated in Eqs. (2</w:t>
      </w:r>
      <w:r w:rsidR="00191F94" w:rsidRPr="00154FED">
        <w:t>7</w:t>
      </w:r>
      <w:r w:rsidRPr="00154FED">
        <w:t>-1) and (1</w:t>
      </w:r>
      <w:r w:rsidR="00191F94" w:rsidRPr="00154FED">
        <w:t>5</w:t>
      </w:r>
      <w:r w:rsidRPr="00154FED">
        <w:t>-1), there are two cases</w:t>
      </w:r>
      <w:ins w:id="968" w:author="." w:date="2025-03-03T15:25:00Z" w16du:dateUtc="2025-03-03T07:25:00Z">
        <w:r w:rsidR="0005597B" w:rsidRPr="00154FED">
          <w:t xml:space="preserve"> </w:t>
        </w:r>
      </w:ins>
      <w:commentRangeStart w:id="969"/>
      <w:ins w:id="970" w:author="." w:date="2025-03-03T16:07:00Z" w16du:dateUtc="2025-03-03T08:07:00Z">
        <w:r w:rsidR="007A7CCE" w:rsidRPr="00154FED">
          <w:t>satisfied</w:t>
        </w:r>
        <w:commentRangeEnd w:id="969"/>
        <w:r w:rsidR="007A7CCE" w:rsidRPr="00154FED">
          <w:rPr>
            <w:rStyle w:val="CommentReference"/>
            <w:rFonts w:asciiTheme="minorHAnsi" w:eastAsiaTheme="minorEastAsia" w:hAnsiTheme="minorHAnsi"/>
          </w:rPr>
          <w:commentReference w:id="969"/>
        </w:r>
      </w:ins>
      <w:ins w:id="971" w:author="." w:date="2025-03-03T15:25:00Z" w16du:dateUtc="2025-03-03T07:25:00Z">
        <w:r w:rsidR="0005597B" w:rsidRPr="00154FED">
          <w:t>:</w:t>
        </w:r>
      </w:ins>
      <w:del w:id="972" w:author="." w:date="2025-03-03T15:25:00Z" w16du:dateUtc="2025-03-03T07:25:00Z">
        <w:r w:rsidRPr="00154FED" w:rsidDel="0005597B">
          <w:rPr>
            <w:rFonts w:hint="eastAsia"/>
          </w:rPr>
          <w:delText>.</w:delText>
        </w:r>
      </w:del>
    </w:p>
    <w:p w14:paraId="6511D2DB" w14:textId="112E5FB0" w:rsidR="009F0532" w:rsidRPr="00154FED" w:rsidRDefault="009F0532" w:rsidP="008F5698">
      <w:pPr>
        <w:pStyle w:val="-8"/>
        <w:spacing w:line="360" w:lineRule="auto"/>
      </w:pPr>
      <w:r w:rsidRPr="00154FED">
        <w:rPr>
          <w:rFonts w:hint="eastAsia"/>
        </w:rPr>
        <w:t>(</w:t>
      </w:r>
      <w:r w:rsidRPr="00154FED">
        <w:t>1)</w:t>
      </w:r>
      <w:r w:rsidR="00FC2442" w:rsidRPr="00154FED">
        <w:t xml:space="preserve"> </w:t>
      </w:r>
      <w:r w:rsidR="00FC2442" w:rsidRPr="00154FED">
        <w:rPr>
          <w:position w:val="-36"/>
        </w:rPr>
        <w:object w:dxaOrig="5800" w:dyaOrig="840" w14:anchorId="487F1ACF">
          <v:shape id="_x0000_i1153" type="#_x0000_t75" style="width:270pt;height:42pt" o:ole="">
            <v:imagedata r:id="rId262" o:title=""/>
          </v:shape>
          <o:OLEObject Type="Embed" ProgID="Equation.DSMT4" ShapeID="_x0000_i1153" DrawAspect="Content" ObjectID="_1802632788" r:id="rId263"/>
        </w:object>
      </w:r>
      <w:r w:rsidRPr="00154FED">
        <w:t xml:space="preserve">, </w:t>
      </w:r>
      <w:r w:rsidRPr="00154FED">
        <w:rPr>
          <w:position w:val="-12"/>
        </w:rPr>
        <w:object w:dxaOrig="720" w:dyaOrig="360" w14:anchorId="279A7BC2">
          <v:shape id="_x0000_i1154" type="#_x0000_t75" style="width:36pt;height:18pt" o:ole="">
            <v:imagedata r:id="rId264" o:title=""/>
          </v:shape>
          <o:OLEObject Type="Embed" ProgID="Equation.DSMT4" ShapeID="_x0000_i1154" DrawAspect="Content" ObjectID="_1802632789" r:id="rId265"/>
        </w:object>
      </w:r>
      <w:r w:rsidRPr="00154FED">
        <w:t>;</w:t>
      </w:r>
      <w:ins w:id="973" w:author="." w:date="2025-03-03T15:25:00Z" w16du:dateUtc="2025-03-03T07:25:00Z">
        <w:r w:rsidR="0005597B" w:rsidRPr="00154FED">
          <w:t xml:space="preserve"> and</w:t>
        </w:r>
      </w:ins>
    </w:p>
    <w:p w14:paraId="1E387A0E" w14:textId="69932DB7" w:rsidR="009F0532" w:rsidRPr="00154FED" w:rsidRDefault="009F0532" w:rsidP="008F5698">
      <w:pPr>
        <w:pStyle w:val="-8"/>
        <w:spacing w:line="360" w:lineRule="auto"/>
      </w:pPr>
      <w:r w:rsidRPr="00154FED">
        <w:rPr>
          <w:rFonts w:hint="eastAsia"/>
        </w:rPr>
        <w:t>(</w:t>
      </w:r>
      <w:r w:rsidRPr="00154FED">
        <w:t>2)</w:t>
      </w:r>
      <w:r w:rsidR="00691108" w:rsidRPr="00154FED">
        <w:t xml:space="preserve"> </w:t>
      </w:r>
      <w:r w:rsidRPr="00154FED">
        <w:rPr>
          <w:position w:val="-36"/>
        </w:rPr>
        <w:object w:dxaOrig="5260" w:dyaOrig="840" w14:anchorId="3DEECDCB">
          <v:shape id="_x0000_i1155" type="#_x0000_t75" style="width:240pt;height:42pt" o:ole="">
            <v:imagedata r:id="rId266" o:title=""/>
          </v:shape>
          <o:OLEObject Type="Embed" ProgID="Equation.DSMT4" ShapeID="_x0000_i1155" DrawAspect="Content" ObjectID="_1802632790" r:id="rId267"/>
        </w:object>
      </w:r>
      <w:r w:rsidRPr="00154FED">
        <w:t xml:space="preserve">, </w:t>
      </w:r>
      <w:r w:rsidR="00FC2442" w:rsidRPr="00154FED">
        <w:rPr>
          <w:position w:val="-12"/>
        </w:rPr>
        <w:object w:dxaOrig="840" w:dyaOrig="360" w14:anchorId="15B7DC76">
          <v:shape id="_x0000_i1156" type="#_x0000_t75" style="width:42pt;height:18pt" o:ole="">
            <v:imagedata r:id="rId268" o:title=""/>
          </v:shape>
          <o:OLEObject Type="Embed" ProgID="Equation.DSMT4" ShapeID="_x0000_i1156" DrawAspect="Content" ObjectID="_1802632791" r:id="rId269"/>
        </w:object>
      </w:r>
      <w:r w:rsidRPr="00154FED">
        <w:t>,</w:t>
      </w:r>
      <w:r w:rsidR="00FC2442" w:rsidRPr="00154FED">
        <w:t xml:space="preserve"> </w:t>
      </w:r>
      <w:r w:rsidR="00FC2442" w:rsidRPr="00154FED">
        <w:rPr>
          <w:position w:val="-12"/>
        </w:rPr>
        <w:object w:dxaOrig="700" w:dyaOrig="360" w14:anchorId="1651F365">
          <v:shape id="_x0000_i1157" type="#_x0000_t75" style="width:36pt;height:18pt" o:ole="">
            <v:imagedata r:id="rId270" o:title=""/>
          </v:shape>
          <o:OLEObject Type="Embed" ProgID="Equation.DSMT4" ShapeID="_x0000_i1157" DrawAspect="Content" ObjectID="_1802632792" r:id="rId271"/>
        </w:object>
      </w:r>
      <w:r w:rsidRPr="00154FED">
        <w:rPr>
          <w:rFonts w:hint="eastAsia"/>
        </w:rPr>
        <w:t>.</w:t>
      </w:r>
    </w:p>
    <w:p w14:paraId="5F85E9B0" w14:textId="77777777" w:rsidR="00F61017" w:rsidRPr="00154FED" w:rsidRDefault="00F61017" w:rsidP="008F5698">
      <w:pPr>
        <w:pStyle w:val="a1"/>
        <w:spacing w:line="360" w:lineRule="auto"/>
      </w:pPr>
      <w:r w:rsidRPr="00154FED">
        <w:t>Proposition 3</w:t>
      </w:r>
    </w:p>
    <w:p w14:paraId="21521544" w14:textId="6C380707" w:rsidR="00F61017" w:rsidRPr="00154FED" w:rsidRDefault="00F61017" w:rsidP="008F5698">
      <w:pPr>
        <w:pStyle w:val="-8"/>
        <w:spacing w:line="360" w:lineRule="auto"/>
      </w:pPr>
      <w:r w:rsidRPr="00154FED">
        <w:t xml:space="preserve">Under firm A’s manipulation </w:t>
      </w:r>
      <w:r w:rsidR="009E6F9F" w:rsidRPr="00154FED">
        <w:t xml:space="preserve">alone </w:t>
      </w:r>
      <w:r w:rsidRPr="00154FED">
        <w:t xml:space="preserve">and the platform’s governance, </w:t>
      </w:r>
      <w:r w:rsidR="009E6F9F" w:rsidRPr="00154FED">
        <w:t>the inferior firm B will choose not to manipulate if</w:t>
      </w:r>
      <w:r w:rsidRPr="00154FED">
        <w:t xml:space="preserve"> and only if </w:t>
      </w:r>
      <w:r w:rsidRPr="00154FED">
        <w:rPr>
          <w:position w:val="-12"/>
        </w:rPr>
        <w:object w:dxaOrig="1200" w:dyaOrig="360" w14:anchorId="6600B480">
          <v:shape id="_x0000_i1158" type="#_x0000_t75" style="width:60pt;height:18pt" o:ole="">
            <v:imagedata r:id="rId272" o:title=""/>
          </v:shape>
          <o:OLEObject Type="Embed" ProgID="Equation.DSMT4" ShapeID="_x0000_i1158" DrawAspect="Content" ObjectID="_1802632793" r:id="rId273"/>
        </w:object>
      </w:r>
      <w:r w:rsidRPr="00154FED">
        <w:t xml:space="preserve"> and </w:t>
      </w:r>
      <w:r w:rsidRPr="00154FED">
        <w:rPr>
          <w:position w:val="-12"/>
        </w:rPr>
        <w:object w:dxaOrig="1180" w:dyaOrig="360" w14:anchorId="4419800C">
          <v:shape id="_x0000_i1159" type="#_x0000_t75" style="width:60pt;height:18pt" o:ole="">
            <v:imagedata r:id="rId274" o:title=""/>
          </v:shape>
          <o:OLEObject Type="Embed" ProgID="Equation.DSMT4" ShapeID="_x0000_i1159" DrawAspect="Content" ObjectID="_1802632794" r:id="rId275"/>
        </w:object>
      </w:r>
      <w:r w:rsidRPr="00154FED">
        <w:t xml:space="preserve">. </w:t>
      </w:r>
      <w:del w:id="974" w:author="." w:date="2025-03-03T15:25:00Z" w16du:dateUtc="2025-03-03T07:25:00Z">
        <w:r w:rsidRPr="00154FED" w:rsidDel="0005597B">
          <w:delText>According to the</w:delText>
        </w:r>
      </w:del>
      <w:ins w:id="975" w:author="." w:date="2025-03-03T15:25:00Z" w16du:dateUtc="2025-03-03T07:25:00Z">
        <w:r w:rsidR="0005597B" w:rsidRPr="00154FED">
          <w:t>Based on the</w:t>
        </w:r>
      </w:ins>
      <w:r w:rsidRPr="00154FED">
        <w:t xml:space="preserve"> profits we calculated in Eqs. (</w:t>
      </w:r>
      <w:r w:rsidR="00191F94" w:rsidRPr="00154FED">
        <w:t>27</w:t>
      </w:r>
      <w:r w:rsidRPr="00154FED">
        <w:t>-</w:t>
      </w:r>
      <w:r w:rsidR="00DA51DF" w:rsidRPr="00154FED">
        <w:t>2</w:t>
      </w:r>
      <w:r w:rsidRPr="00154FED">
        <w:t>) and (</w:t>
      </w:r>
      <w:r w:rsidR="009F0532" w:rsidRPr="00154FED">
        <w:t>49</w:t>
      </w:r>
      <w:r w:rsidRPr="00154FED">
        <w:t>-</w:t>
      </w:r>
      <w:r w:rsidR="00DA51DF" w:rsidRPr="00154FED">
        <w:t>2</w:t>
      </w:r>
      <w:r w:rsidRPr="00154FED">
        <w:t xml:space="preserve">), there </w:t>
      </w:r>
      <w:r w:rsidR="00691108" w:rsidRPr="00154FED">
        <w:t>is</w:t>
      </w:r>
      <w:r w:rsidRPr="00154FED">
        <w:t xml:space="preserve"> </w:t>
      </w:r>
      <w:r w:rsidR="00691108" w:rsidRPr="00154FED">
        <w:t>one</w:t>
      </w:r>
      <w:r w:rsidRPr="00154FED">
        <w:t xml:space="preserve"> case</w:t>
      </w:r>
      <w:ins w:id="976" w:author="." w:date="2025-03-03T15:26:00Z" w16du:dateUtc="2025-03-03T07:26:00Z">
        <w:r w:rsidR="0005597B" w:rsidRPr="00154FED">
          <w:t xml:space="preserve"> we can consider: </w:t>
        </w:r>
      </w:ins>
      <w:del w:id="977" w:author="." w:date="2025-03-03T15:26:00Z" w16du:dateUtc="2025-03-03T07:26:00Z">
        <w:r w:rsidRPr="00154FED" w:rsidDel="0005597B">
          <w:rPr>
            <w:rFonts w:hint="eastAsia"/>
          </w:rPr>
          <w:delText>.</w:delText>
        </w:r>
      </w:del>
      <w:r w:rsidRPr="00154FED">
        <w:t xml:space="preserve"> </w:t>
      </w:r>
    </w:p>
    <w:p w14:paraId="3990E800" w14:textId="0CC8D6BE" w:rsidR="00D410CE" w:rsidRPr="00154FED" w:rsidRDefault="00D410CE" w:rsidP="008F5698">
      <w:pPr>
        <w:pStyle w:val="-8"/>
        <w:spacing w:line="360" w:lineRule="auto"/>
      </w:pPr>
      <w:r w:rsidRPr="00154FED">
        <w:t>(</w:t>
      </w:r>
      <w:r w:rsidR="00691108" w:rsidRPr="00154FED">
        <w:t>1</w:t>
      </w:r>
      <w:r w:rsidRPr="00154FED">
        <w:t>)</w:t>
      </w:r>
      <w:r w:rsidR="00350B6F" w:rsidRPr="00154FED">
        <w:t xml:space="preserve"> </w:t>
      </w:r>
      <w:r w:rsidR="00691108" w:rsidRPr="00154FED">
        <w:rPr>
          <w:position w:val="-24"/>
        </w:rPr>
        <w:object w:dxaOrig="980" w:dyaOrig="620" w14:anchorId="005EA92C">
          <v:shape id="_x0000_i1160" type="#_x0000_t75" style="width:42pt;height:30pt" o:ole="">
            <v:imagedata r:id="rId276" o:title=""/>
          </v:shape>
          <o:OLEObject Type="Embed" ProgID="Equation.DSMT4" ShapeID="_x0000_i1160" DrawAspect="Content" ObjectID="_1802632795" r:id="rId277"/>
        </w:object>
      </w:r>
      <w:r w:rsidR="00350B6F" w:rsidRPr="00154FED">
        <w:t>,</w:t>
      </w:r>
      <w:r w:rsidRPr="00154FED">
        <w:t xml:space="preserve"> </w:t>
      </w:r>
      <w:r w:rsidR="00FC2442" w:rsidRPr="00154FED">
        <w:rPr>
          <w:position w:val="-36"/>
        </w:rPr>
        <w:object w:dxaOrig="7440" w:dyaOrig="840" w14:anchorId="0AED7A34">
          <v:shape id="_x0000_i1161" type="#_x0000_t75" style="width:324pt;height:36pt" o:ole="">
            <v:imagedata r:id="rId278" o:title=""/>
          </v:shape>
          <o:OLEObject Type="Embed" ProgID="Equation.DSMT4" ShapeID="_x0000_i1161" DrawAspect="Content" ObjectID="_1802632796" r:id="rId279"/>
        </w:object>
      </w:r>
      <w:r w:rsidRPr="00154FED">
        <w:t xml:space="preserve">, </w:t>
      </w:r>
      <w:r w:rsidR="00FC2442" w:rsidRPr="00154FED">
        <w:rPr>
          <w:position w:val="-36"/>
        </w:rPr>
        <w:object w:dxaOrig="3640" w:dyaOrig="780" w14:anchorId="0913F66F">
          <v:shape id="_x0000_i1162" type="#_x0000_t75" style="width:168pt;height:36pt" o:ole="">
            <v:imagedata r:id="rId280" o:title=""/>
          </v:shape>
          <o:OLEObject Type="Embed" ProgID="Equation.DSMT4" ShapeID="_x0000_i1162" DrawAspect="Content" ObjectID="_1802632797" r:id="rId281"/>
        </w:object>
      </w:r>
      <w:r w:rsidRPr="00154FED">
        <w:t xml:space="preserve">, </w:t>
      </w:r>
      <w:r w:rsidRPr="00154FED">
        <w:rPr>
          <w:position w:val="-14"/>
        </w:rPr>
        <w:object w:dxaOrig="2079" w:dyaOrig="400" w14:anchorId="74A76073">
          <v:shape id="_x0000_i1163" type="#_x0000_t75" style="width:96pt;height:18pt" o:ole="">
            <v:imagedata r:id="rId282" o:title=""/>
          </v:shape>
          <o:OLEObject Type="Embed" ProgID="Equation.DSMT4" ShapeID="_x0000_i1163" DrawAspect="Content" ObjectID="_1802632798" r:id="rId283"/>
        </w:object>
      </w:r>
      <w:r w:rsidRPr="00154FED">
        <w:rPr>
          <w:rFonts w:hint="eastAsia"/>
        </w:rPr>
        <w:t>.</w:t>
      </w:r>
    </w:p>
    <w:p w14:paraId="030966AC" w14:textId="77777777" w:rsidR="00F61017" w:rsidRPr="00154FED" w:rsidRDefault="00F61017" w:rsidP="008F5698">
      <w:pPr>
        <w:pStyle w:val="a1"/>
        <w:spacing w:line="360" w:lineRule="auto"/>
      </w:pPr>
      <w:r w:rsidRPr="00154FED">
        <w:t>Proposition 4</w:t>
      </w:r>
    </w:p>
    <w:p w14:paraId="1A74BE2F" w14:textId="55C87D38" w:rsidR="00F61017" w:rsidRPr="00154FED" w:rsidRDefault="00F61017" w:rsidP="008F5698">
      <w:pPr>
        <w:pStyle w:val="-8"/>
        <w:spacing w:line="360" w:lineRule="auto"/>
      </w:pPr>
      <w:r w:rsidRPr="00154FED">
        <w:t>When firm A manipulates online reviews alone, the platform will choos</w:t>
      </w:r>
      <w:r w:rsidRPr="00154FED">
        <w:rPr>
          <w:rFonts w:hint="eastAsia"/>
        </w:rPr>
        <w:t>e</w:t>
      </w:r>
      <w:r w:rsidRPr="00154FED">
        <w:t xml:space="preserve"> to govern if and only if </w:t>
      </w:r>
      <w:r w:rsidRPr="00154FED">
        <w:rPr>
          <w:position w:val="-12"/>
        </w:rPr>
        <w:object w:dxaOrig="1160" w:dyaOrig="360" w14:anchorId="367B55A8">
          <v:shape id="_x0000_i1164" type="#_x0000_t75" style="width:60pt;height:18pt" o:ole="">
            <v:imagedata r:id="rId284" o:title=""/>
          </v:shape>
          <o:OLEObject Type="Embed" ProgID="Equation.DSMT4" ShapeID="_x0000_i1164" DrawAspect="Content" ObjectID="_1802632799" r:id="rId285"/>
        </w:object>
      </w:r>
      <w:r w:rsidRPr="00154FED">
        <w:t>.</w:t>
      </w:r>
      <w:r w:rsidRPr="00154FED">
        <w:rPr>
          <w:rFonts w:hint="eastAsia"/>
        </w:rPr>
        <w:t xml:space="preserve"> </w:t>
      </w:r>
      <w:del w:id="978" w:author="." w:date="2025-03-03T15:26:00Z" w16du:dateUtc="2025-03-03T07:26:00Z">
        <w:r w:rsidRPr="00154FED" w:rsidDel="0005597B">
          <w:delText>According to</w:delText>
        </w:r>
      </w:del>
      <w:ins w:id="979" w:author="." w:date="2025-03-03T15:26:00Z" w16du:dateUtc="2025-03-03T07:26:00Z">
        <w:r w:rsidR="0005597B" w:rsidRPr="00154FED">
          <w:t>Thus, based on</w:t>
        </w:r>
      </w:ins>
      <w:r w:rsidRPr="00154FED">
        <w:t xml:space="preserve"> the profits we calculated in Eqs. (2</w:t>
      </w:r>
      <w:r w:rsidR="00DA51DF" w:rsidRPr="00154FED">
        <w:t>7</w:t>
      </w:r>
      <w:r w:rsidRPr="00154FED">
        <w:t>-3) and (</w:t>
      </w:r>
      <w:r w:rsidR="00DA51DF" w:rsidRPr="00154FED">
        <w:t>20</w:t>
      </w:r>
      <w:r w:rsidRPr="00154FED">
        <w:t>-3), there is one case</w:t>
      </w:r>
      <w:r w:rsidR="003B3F9C" w:rsidRPr="00154FED">
        <w:t xml:space="preserve"> </w:t>
      </w:r>
      <w:ins w:id="980" w:author="." w:date="2025-03-03T15:26:00Z" w16du:dateUtc="2025-03-03T07:26:00Z">
        <w:r w:rsidR="0005597B" w:rsidRPr="00154FED">
          <w:t xml:space="preserve">we can consider: </w:t>
        </w:r>
      </w:ins>
      <w:del w:id="981" w:author="." w:date="2025-03-03T15:26:00Z" w16du:dateUtc="2025-03-03T07:26:00Z">
        <w:r w:rsidR="003B3F9C" w:rsidRPr="00154FED" w:rsidDel="0005597B">
          <w:delText>as</w:delText>
        </w:r>
      </w:del>
      <w:del w:id="982" w:author="." w:date="2025-03-04T20:01:00Z" w16du:dateUtc="2025-03-04T12:01:00Z">
        <w:r w:rsidR="00FC2442" w:rsidRPr="00154FED" w:rsidDel="00FC538D">
          <w:delText xml:space="preserve"> </w:delText>
        </w:r>
      </w:del>
      <w:r w:rsidR="00FC2442" w:rsidRPr="00154FED">
        <w:rPr>
          <w:position w:val="-12"/>
        </w:rPr>
        <w:object w:dxaOrig="800" w:dyaOrig="360" w14:anchorId="6CE84568">
          <v:shape id="_x0000_i1165" type="#_x0000_t75" style="width:42pt;height:18pt" o:ole="">
            <v:imagedata r:id="rId286" o:title=""/>
          </v:shape>
          <o:OLEObject Type="Embed" ProgID="Equation.DSMT4" ShapeID="_x0000_i1165" DrawAspect="Content" ObjectID="_1802632800" r:id="rId287"/>
        </w:object>
      </w:r>
      <w:r w:rsidRPr="00154FED">
        <w:t>,</w:t>
      </w:r>
      <w:r w:rsidR="00FC2442" w:rsidRPr="00154FED">
        <w:t xml:space="preserve"> </w:t>
      </w:r>
      <w:r w:rsidR="00FC2442" w:rsidRPr="00154FED">
        <w:rPr>
          <w:position w:val="-12"/>
        </w:rPr>
        <w:object w:dxaOrig="1400" w:dyaOrig="360" w14:anchorId="5EA62993">
          <v:shape id="_x0000_i1166" type="#_x0000_t75" style="width:1in;height:18pt" o:ole="">
            <v:imagedata r:id="rId288" o:title=""/>
          </v:shape>
          <o:OLEObject Type="Embed" ProgID="Equation.DSMT4" ShapeID="_x0000_i1166" DrawAspect="Content" ObjectID="_1802632801" r:id="rId289"/>
        </w:object>
      </w:r>
      <w:r w:rsidRPr="00154FED">
        <w:t>.</w:t>
      </w:r>
    </w:p>
    <w:p w14:paraId="3B90A4DD" w14:textId="4CE9B4FB" w:rsidR="007C12FE" w:rsidRPr="00154FED" w:rsidRDefault="004C0368" w:rsidP="008F5698">
      <w:pPr>
        <w:pStyle w:val="-8"/>
        <w:spacing w:line="360" w:lineRule="auto"/>
      </w:pPr>
      <w:r w:rsidRPr="00154FED">
        <w:t xml:space="preserve">For firm A, </w:t>
      </w:r>
      <w:r w:rsidRPr="00154FED">
        <w:rPr>
          <w:position w:val="-12"/>
        </w:rPr>
        <w:object w:dxaOrig="279" w:dyaOrig="360" w14:anchorId="20D67587">
          <v:shape id="_x0000_i1167" type="#_x0000_t75" style="width:12pt;height:18pt" o:ole="">
            <v:imagedata r:id="rId290" o:title=""/>
          </v:shape>
          <o:OLEObject Type="Embed" ProgID="Equation.DSMT4" ShapeID="_x0000_i1167" DrawAspect="Content" ObjectID="_1802632802" r:id="rId291"/>
        </w:object>
      </w:r>
      <w:r w:rsidRPr="00154FED">
        <w:rPr>
          <w:rFonts w:hint="eastAsia"/>
        </w:rPr>
        <w:t xml:space="preserve"> </w:t>
      </w:r>
      <w:r w:rsidRPr="00154FED">
        <w:t>is denoted as the manipulation cost coefficient</w:t>
      </w:r>
      <w:ins w:id="983" w:author="." w:date="2025-03-03T15:26:00Z" w16du:dateUtc="2025-03-03T07:26:00Z">
        <w:r w:rsidR="0005597B" w:rsidRPr="00154FED">
          <w:t xml:space="preserve"> that </w:t>
        </w:r>
      </w:ins>
      <w:del w:id="984" w:author="." w:date="2025-03-03T15:26:00Z" w16du:dateUtc="2025-03-03T07:26:00Z">
        <w:r w:rsidRPr="00154FED" w:rsidDel="0005597B">
          <w:delText xml:space="preserve"> which </w:delText>
        </w:r>
      </w:del>
      <w:r w:rsidRPr="00154FED">
        <w:t>cannot be too low</w:t>
      </w:r>
      <w:r w:rsidR="008A03DC" w:rsidRPr="00154FED">
        <w:t xml:space="preserve"> to ensure </w:t>
      </w:r>
      <w:r w:rsidR="003311B0" w:rsidRPr="00154FED">
        <w:t xml:space="preserve">that the </w:t>
      </w:r>
      <w:ins w:id="985" w:author="." w:date="2025-03-03T15:26:00Z" w16du:dateUtc="2025-03-03T07:26:00Z">
        <w:r w:rsidR="001A5535" w:rsidRPr="00154FED">
          <w:t xml:space="preserve">corresponding </w:t>
        </w:r>
      </w:ins>
      <w:r w:rsidR="003311B0" w:rsidRPr="00154FED">
        <w:t xml:space="preserve">prices and </w:t>
      </w:r>
      <w:r w:rsidR="00DA51DF" w:rsidRPr="00154FED">
        <w:t>demands</w:t>
      </w:r>
      <w:r w:rsidR="003311B0" w:rsidRPr="00154FED">
        <w:t xml:space="preserve"> for A and B are greater than 0.</w:t>
      </w:r>
      <w:r w:rsidRPr="00154FED">
        <w:t xml:space="preserve"> </w:t>
      </w:r>
      <w:r w:rsidR="002910C4" w:rsidRPr="00154FED">
        <w:t xml:space="preserve">By manipulating reviews, firm A can enhance the attractiveness of its products, thereby increasing sales and overall revenue. </w:t>
      </w:r>
      <w:del w:id="986" w:author="." w:date="2025-03-03T15:27:00Z" w16du:dateUtc="2025-03-03T07:27:00Z">
        <w:r w:rsidRPr="00154FED" w:rsidDel="001A5535">
          <w:delText>A</w:delText>
        </w:r>
        <w:r w:rsidRPr="00154FED" w:rsidDel="001A5535">
          <w:rPr>
            <w:rFonts w:hint="eastAsia"/>
          </w:rPr>
          <w:delText>ccording to the</w:delText>
        </w:r>
      </w:del>
      <w:ins w:id="987" w:author="." w:date="2025-03-03T15:27:00Z" w16du:dateUtc="2025-03-03T07:27:00Z">
        <w:r w:rsidR="001A5535" w:rsidRPr="00154FED">
          <w:t>Based on the</w:t>
        </w:r>
      </w:ins>
      <w:r w:rsidRPr="00154FED">
        <w:rPr>
          <w:rFonts w:hint="eastAsia"/>
        </w:rPr>
        <w:t xml:space="preserve"> range of </w:t>
      </w:r>
      <w:r w:rsidRPr="00154FED">
        <w:rPr>
          <w:position w:val="-12"/>
        </w:rPr>
        <w:object w:dxaOrig="279" w:dyaOrig="360" w14:anchorId="5E677D74">
          <v:shape id="_x0000_i1168" type="#_x0000_t75" style="width:12pt;height:18pt" o:ole="">
            <v:imagedata r:id="rId292" o:title=""/>
          </v:shape>
          <o:OLEObject Type="Embed" ProgID="Equation.DSMT4" ShapeID="_x0000_i1168" DrawAspect="Content" ObjectID="_1802632803" r:id="rId293"/>
        </w:object>
      </w:r>
      <w:r w:rsidRPr="00154FED">
        <w:rPr>
          <w:rFonts w:hint="eastAsia"/>
        </w:rPr>
        <w:t xml:space="preserve">, there are </w:t>
      </w:r>
      <w:r w:rsidRPr="00154FED">
        <w:t>two</w:t>
      </w:r>
      <w:r w:rsidRPr="00154FED">
        <w:rPr>
          <w:rFonts w:hint="eastAsia"/>
        </w:rPr>
        <w:t xml:space="preserve"> </w:t>
      </w:r>
      <w:r w:rsidRPr="00154FED">
        <w:t>cases where firm A can benefit from its manipulation</w:t>
      </w:r>
      <w:ins w:id="988" w:author="." w:date="2025-03-03T15:27:00Z" w16du:dateUtc="2025-03-03T07:27:00Z">
        <w:r w:rsidR="001A5535" w:rsidRPr="00154FED">
          <w:t xml:space="preserve">, </w:t>
        </w:r>
      </w:ins>
      <w:del w:id="989" w:author="." w:date="2025-03-03T15:27:00Z" w16du:dateUtc="2025-03-03T07:27:00Z">
        <w:r w:rsidRPr="00154FED" w:rsidDel="001A5535">
          <w:delText xml:space="preserve"> </w:delText>
        </w:r>
      </w:del>
      <w:r w:rsidRPr="00154FED">
        <w:t>as shown in Proposition 2</w:t>
      </w:r>
      <w:ins w:id="990" w:author="." w:date="2025-03-03T15:27:00Z" w16du:dateUtc="2025-03-03T07:27:00Z">
        <w:r w:rsidR="001A5535" w:rsidRPr="00154FED">
          <w:t xml:space="preserve">: </w:t>
        </w:r>
      </w:ins>
      <w:del w:id="991" w:author="." w:date="2025-03-03T15:27:00Z" w16du:dateUtc="2025-03-03T07:27:00Z">
        <w:r w:rsidRPr="00154FED" w:rsidDel="001A5535">
          <w:delText>.</w:delText>
        </w:r>
      </w:del>
      <w:r w:rsidRPr="00154FED">
        <w:t xml:space="preserve"> </w:t>
      </w:r>
    </w:p>
    <w:p w14:paraId="2ABBA474" w14:textId="51BBEDBF" w:rsidR="00DA51DF" w:rsidRPr="00154FED" w:rsidRDefault="00DA51DF" w:rsidP="008F5698">
      <w:pPr>
        <w:pStyle w:val="-8"/>
        <w:spacing w:line="360" w:lineRule="auto"/>
      </w:pPr>
      <w:r w:rsidRPr="00154FED">
        <w:rPr>
          <w:rFonts w:hint="eastAsia"/>
        </w:rPr>
        <w:t>(</w:t>
      </w:r>
      <w:r w:rsidRPr="00154FED">
        <w:t xml:space="preserve">1) When the </w:t>
      </w:r>
      <w:r w:rsidR="007F693E" w:rsidRPr="00154FED">
        <w:t>unit manipulation cost</w:t>
      </w:r>
      <w:r w:rsidR="00D410CE" w:rsidRPr="00154FED">
        <w:t xml:space="preserve"> </w:t>
      </w:r>
      <w:r w:rsidR="007F693E" w:rsidRPr="00154FED">
        <w:t xml:space="preserve">is small </w:t>
      </w:r>
      <w:r w:rsidR="00D410CE" w:rsidRPr="00154FED">
        <w:t>(i.e.</w:t>
      </w:r>
      <w:ins w:id="992" w:author="." w:date="2025-03-03T15:27:00Z" w16du:dateUtc="2025-03-03T07:27:00Z">
        <w:r w:rsidR="001A5535" w:rsidRPr="00154FED">
          <w:t>,</w:t>
        </w:r>
      </w:ins>
      <w:r w:rsidR="00D410CE" w:rsidRPr="00154FED">
        <w:t xml:space="preserve"> </w:t>
      </w:r>
      <w:r w:rsidR="007F693E" w:rsidRPr="00154FED">
        <w:rPr>
          <w:position w:val="-36"/>
        </w:rPr>
        <w:object w:dxaOrig="5800" w:dyaOrig="840" w14:anchorId="7D3DD9C9">
          <v:shape id="_x0000_i1169" type="#_x0000_t75" style="width:264pt;height:42pt" o:ole="">
            <v:imagedata r:id="rId294" o:title=""/>
          </v:shape>
          <o:OLEObject Type="Embed" ProgID="Equation.DSMT4" ShapeID="_x0000_i1169" DrawAspect="Content" ObjectID="_1802632804" r:id="rId295"/>
        </w:object>
      </w:r>
      <w:r w:rsidR="00D410CE" w:rsidRPr="00154FED">
        <w:t xml:space="preserve">), firm A will benefit from its </w:t>
      </w:r>
      <w:r w:rsidR="00D410CE" w:rsidRPr="00154FED">
        <w:lastRenderedPageBreak/>
        <w:t xml:space="preserve">manipulation compared to </w:t>
      </w:r>
      <w:ins w:id="993" w:author="." w:date="2025-03-03T15:27:00Z" w16du:dateUtc="2025-03-03T07:27:00Z">
        <w:r w:rsidR="001A5535" w:rsidRPr="00154FED">
          <w:t xml:space="preserve">the </w:t>
        </w:r>
      </w:ins>
      <w:del w:id="994" w:author="." w:date="2025-03-04T17:08:00Z" w16du:dateUtc="2025-03-04T09:08:00Z">
        <w:r w:rsidR="00D410CE" w:rsidRPr="00154FED" w:rsidDel="004F41A0">
          <w:delText>no man</w:delText>
        </w:r>
      </w:del>
      <w:ins w:id="995" w:author="." w:date="2025-03-04T17:08:00Z" w16du:dateUtc="2025-03-04T09:08:00Z">
        <w:r w:rsidR="004F41A0" w:rsidRPr="00154FED">
          <w:t>no man</w:t>
        </w:r>
      </w:ins>
      <w:r w:rsidR="00D410CE" w:rsidRPr="00154FED">
        <w:t>ipulat</w:t>
      </w:r>
      <w:del w:id="996" w:author="." w:date="2025-03-04T17:09:00Z" w16du:dateUtc="2025-03-04T09:09:00Z">
        <w:r w:rsidR="00D410CE" w:rsidRPr="00154FED" w:rsidDel="004F41A0">
          <w:delText>ion</w:delText>
        </w:r>
      </w:del>
      <w:ins w:id="997" w:author="." w:date="2025-03-04T17:09:00Z" w16du:dateUtc="2025-03-04T09:09:00Z">
        <w:r w:rsidR="004F41A0" w:rsidRPr="00154FED">
          <w:t>ion</w:t>
        </w:r>
      </w:ins>
      <w:ins w:id="998" w:author="." w:date="2025-03-03T15:27:00Z" w16du:dateUtc="2025-03-03T07:27:00Z">
        <w:r w:rsidR="001A5535" w:rsidRPr="00154FED">
          <w:t xml:space="preserve"> scenario </w:t>
        </w:r>
      </w:ins>
      <w:del w:id="999" w:author="." w:date="2025-03-03T15:27:00Z" w16du:dateUtc="2025-03-03T07:27:00Z">
        <w:r w:rsidR="00D410CE" w:rsidRPr="00154FED" w:rsidDel="001A5535">
          <w:delText xml:space="preserve"> </w:delText>
        </w:r>
      </w:del>
      <w:r w:rsidR="00D410CE" w:rsidRPr="00154FED">
        <w:t xml:space="preserve">with a large </w:t>
      </w:r>
      <w:r w:rsidR="00A6313A" w:rsidRPr="00154FED">
        <w:rPr>
          <w:position w:val="-12"/>
        </w:rPr>
        <w:object w:dxaOrig="279" w:dyaOrig="360" w14:anchorId="62B1E56D">
          <v:shape id="_x0000_i1170" type="#_x0000_t75" style="width:12pt;height:18pt" o:ole="">
            <v:imagedata r:id="rId296" o:title=""/>
          </v:shape>
          <o:OLEObject Type="Embed" ProgID="Equation.DSMT4" ShapeID="_x0000_i1170" DrawAspect="Content" ObjectID="_1802632805" r:id="rId297"/>
        </w:object>
      </w:r>
      <w:r w:rsidR="00D410CE" w:rsidRPr="00154FED">
        <w:t>.</w:t>
      </w:r>
      <w:r w:rsidR="00920A4E" w:rsidRPr="00154FED">
        <w:t xml:space="preserve"> </w:t>
      </w:r>
      <w:r w:rsidR="007F693E" w:rsidRPr="00154FED">
        <w:t xml:space="preserve">Due to the manipulation effort </w:t>
      </w:r>
      <w:r w:rsidR="007F693E" w:rsidRPr="00154FED">
        <w:rPr>
          <w:position w:val="-12"/>
        </w:rPr>
        <w:object w:dxaOrig="260" w:dyaOrig="360" w14:anchorId="45C090F2">
          <v:shape id="_x0000_i1171" type="#_x0000_t75" style="width:12pt;height:18pt" o:ole="">
            <v:imagedata r:id="rId298" o:title=""/>
          </v:shape>
          <o:OLEObject Type="Embed" ProgID="Equation.DSMT4" ShapeID="_x0000_i1171" DrawAspect="Content" ObjectID="_1802632806" r:id="rId299"/>
        </w:object>
      </w:r>
      <w:r w:rsidR="007F693E" w:rsidRPr="00154FED">
        <w:t xml:space="preserve"> monotonically decreasing to the unit manipulation cost </w:t>
      </w:r>
      <w:r w:rsidR="007F693E" w:rsidRPr="00154FED">
        <w:rPr>
          <w:position w:val="-12"/>
        </w:rPr>
        <w:object w:dxaOrig="279" w:dyaOrig="360" w14:anchorId="5F6C91C9">
          <v:shape id="_x0000_i1172" type="#_x0000_t75" style="width:12pt;height:18pt" o:ole="">
            <v:imagedata r:id="rId300" o:title=""/>
          </v:shape>
          <o:OLEObject Type="Embed" ProgID="Equation.DSMT4" ShapeID="_x0000_i1172" DrawAspect="Content" ObjectID="_1802632807" r:id="rId301"/>
        </w:object>
      </w:r>
      <w:r w:rsidR="00280ECD" w:rsidRPr="00154FED">
        <w:t xml:space="preserve"> </w:t>
      </w:r>
      <w:del w:id="1000" w:author="." w:date="2025-03-03T15:27:00Z" w16du:dateUtc="2025-03-03T07:27:00Z">
        <w:r w:rsidR="00280ECD" w:rsidRPr="00154FED" w:rsidDel="001A5535">
          <w:delText>according to</w:delText>
        </w:r>
      </w:del>
      <w:ins w:id="1001" w:author="." w:date="2025-03-03T15:27:00Z" w16du:dateUtc="2025-03-03T07:27:00Z">
        <w:r w:rsidR="001A5535" w:rsidRPr="00154FED">
          <w:t>in accordance with</w:t>
        </w:r>
      </w:ins>
      <w:r w:rsidR="00280ECD" w:rsidRPr="00154FED">
        <w:t xml:space="preserve"> Eq</w:t>
      </w:r>
      <w:r w:rsidR="00280ECD" w:rsidRPr="00154FED">
        <w:rPr>
          <w:rFonts w:hint="eastAsia"/>
        </w:rPr>
        <w:t>.</w:t>
      </w:r>
      <w:r w:rsidR="00280ECD" w:rsidRPr="00154FED">
        <w:t xml:space="preserve"> (25)</w:t>
      </w:r>
      <w:r w:rsidR="007F693E" w:rsidRPr="00154FED">
        <w:t xml:space="preserve">, firm A will increase its manipulation effort with a small </w:t>
      </w:r>
      <w:r w:rsidR="007F693E" w:rsidRPr="00154FED">
        <w:rPr>
          <w:position w:val="-12"/>
        </w:rPr>
        <w:object w:dxaOrig="279" w:dyaOrig="360" w14:anchorId="0832B800">
          <v:shape id="_x0000_i1173" type="#_x0000_t75" style="width:12pt;height:18pt" o:ole="">
            <v:imagedata r:id="rId300" o:title=""/>
          </v:shape>
          <o:OLEObject Type="Embed" ProgID="Equation.DSMT4" ShapeID="_x0000_i1173" DrawAspect="Content" ObjectID="_1802632808" r:id="rId302"/>
        </w:object>
      </w:r>
      <w:r w:rsidR="007F693E" w:rsidRPr="00154FED">
        <w:t>.</w:t>
      </w:r>
      <w:r w:rsidR="00920A4E" w:rsidRPr="00154FED">
        <w:t xml:space="preserve"> </w:t>
      </w:r>
      <w:r w:rsidR="007F693E" w:rsidRPr="00154FED">
        <w:t xml:space="preserve">In this case, the manipulation of firm A will cause a large cost </w:t>
      </w:r>
      <w:del w:id="1002" w:author="." w:date="2025-03-03T15:27:00Z" w16du:dateUtc="2025-03-03T07:27:00Z">
        <w:r w:rsidR="007F693E" w:rsidRPr="00154FED" w:rsidDel="001A5535">
          <w:delText>originat</w:delText>
        </w:r>
        <w:r w:rsidR="007E6EFF" w:rsidRPr="00154FED" w:rsidDel="001A5535">
          <w:delText>ed</w:delText>
        </w:r>
        <w:r w:rsidR="007F693E" w:rsidRPr="00154FED" w:rsidDel="001A5535">
          <w:delText xml:space="preserve"> </w:delText>
        </w:r>
      </w:del>
      <w:ins w:id="1003" w:author="." w:date="2025-03-03T15:27:00Z" w16du:dateUtc="2025-03-03T07:27:00Z">
        <w:r w:rsidR="001A5535" w:rsidRPr="00154FED">
          <w:t xml:space="preserve">originating </w:t>
        </w:r>
      </w:ins>
      <w:r w:rsidR="007F693E" w:rsidRPr="00154FED">
        <w:t xml:space="preserve">from </w:t>
      </w:r>
      <w:ins w:id="1004" w:author="." w:date="2025-03-03T15:27:00Z" w16du:dateUtc="2025-03-03T07:27:00Z">
        <w:r w:rsidR="001A5535" w:rsidRPr="00154FED">
          <w:t xml:space="preserve">the </w:t>
        </w:r>
      </w:ins>
      <w:r w:rsidR="007F693E" w:rsidRPr="00154FED">
        <w:t xml:space="preserve">manipulation. </w:t>
      </w:r>
      <w:commentRangeStart w:id="1005"/>
      <w:del w:id="1006" w:author="." w:date="2025-03-03T15:27:00Z" w16du:dateUtc="2025-03-03T07:27:00Z">
        <w:r w:rsidR="00920A4E" w:rsidRPr="00154FED" w:rsidDel="00B569AD">
          <w:delText xml:space="preserve">That </w:delText>
        </w:r>
      </w:del>
      <w:ins w:id="1007" w:author="." w:date="2025-03-03T15:27:00Z" w16du:dateUtc="2025-03-03T07:27:00Z">
        <w:r w:rsidR="00B569AD" w:rsidRPr="00154FED">
          <w:t>Th</w:t>
        </w:r>
      </w:ins>
      <w:ins w:id="1008" w:author="." w:date="2025-03-03T15:28:00Z" w16du:dateUtc="2025-03-03T07:28:00Z">
        <w:r w:rsidR="00B569AD" w:rsidRPr="00154FED">
          <w:t xml:space="preserve">is is </w:t>
        </w:r>
      </w:ins>
      <w:del w:id="1009" w:author="." w:date="2025-03-03T15:28:00Z" w16du:dateUtc="2025-03-03T07:28:00Z">
        <w:r w:rsidR="00920A4E" w:rsidRPr="00154FED" w:rsidDel="00B569AD">
          <w:delText xml:space="preserve">is </w:delText>
        </w:r>
      </w:del>
      <w:r w:rsidR="00920A4E" w:rsidRPr="00154FED">
        <w:t>because</w:t>
      </w:r>
      <w:del w:id="1010" w:author="." w:date="2025-03-04T19:51:00Z" w16du:dateUtc="2025-03-04T11:51:00Z">
        <w:r w:rsidR="00920A4E" w:rsidRPr="00154FED" w:rsidDel="006308FF">
          <w:delText>,</w:delText>
        </w:r>
      </w:del>
      <w:r w:rsidR="00920A4E" w:rsidRPr="00154FED">
        <w:t xml:space="preserve"> the manipulation effort has a squared relationship with costs, </w:t>
      </w:r>
      <w:ins w:id="1011" w:author="." w:date="2025-03-03T15:28:00Z" w16du:dateUtc="2025-03-03T07:28:00Z">
        <w:r w:rsidR="00B569AD" w:rsidRPr="00154FED">
          <w:t xml:space="preserve">which means its </w:t>
        </w:r>
      </w:ins>
      <w:del w:id="1012" w:author="." w:date="2025-03-03T15:28:00Z" w16du:dateUtc="2025-03-03T07:28:00Z">
        <w:r w:rsidR="00920A4E" w:rsidRPr="00154FED" w:rsidDel="00B569AD">
          <w:delText xml:space="preserve">meaning its </w:delText>
        </w:r>
      </w:del>
      <w:r w:rsidR="00920A4E" w:rsidRPr="00154FED">
        <w:t>impact on total costs is greater than that of the unit cost of manipulation.</w:t>
      </w:r>
      <w:r w:rsidR="00D31346" w:rsidRPr="00154FED">
        <w:t xml:space="preserve"> </w:t>
      </w:r>
      <w:commentRangeEnd w:id="1005"/>
      <w:r w:rsidR="00B569AD" w:rsidRPr="00154FED">
        <w:rPr>
          <w:rStyle w:val="CommentReference"/>
          <w:rFonts w:asciiTheme="minorHAnsi" w:eastAsiaTheme="minorEastAsia" w:hAnsiTheme="minorHAnsi"/>
        </w:rPr>
        <w:commentReference w:id="1005"/>
      </w:r>
      <w:r w:rsidR="00920A4E" w:rsidRPr="00154FED">
        <w:t>F</w:t>
      </w:r>
      <w:r w:rsidR="00D31346" w:rsidRPr="00154FED">
        <w:t>irm A can rais</w:t>
      </w:r>
      <w:r w:rsidR="007F693E" w:rsidRPr="00154FED">
        <w:t>e</w:t>
      </w:r>
      <w:r w:rsidR="00D31346" w:rsidRPr="00154FED">
        <w:t xml:space="preserve"> </w:t>
      </w:r>
      <w:r w:rsidR="007F693E" w:rsidRPr="00154FED">
        <w:t xml:space="preserve">its </w:t>
      </w:r>
      <w:r w:rsidR="00D31346" w:rsidRPr="00154FED">
        <w:t xml:space="preserve">price to </w:t>
      </w:r>
      <w:r w:rsidR="007F693E" w:rsidRPr="00154FED">
        <w:t xml:space="preserve">further </w:t>
      </w:r>
      <w:r w:rsidR="00D31346" w:rsidRPr="00154FED">
        <w:t xml:space="preserve">boost sales revenue. </w:t>
      </w:r>
      <w:del w:id="1013" w:author="." w:date="2025-03-03T15:28:00Z" w16du:dateUtc="2025-03-03T07:28:00Z">
        <w:r w:rsidR="00D31346" w:rsidRPr="00154FED" w:rsidDel="00B569AD">
          <w:delText>S</w:delText>
        </w:r>
        <w:r w:rsidR="00D410CE" w:rsidRPr="00154FED" w:rsidDel="00B569AD">
          <w:delText xml:space="preserve">ince </w:delText>
        </w:r>
      </w:del>
      <w:ins w:id="1014" w:author="." w:date="2025-03-03T15:28:00Z" w16du:dateUtc="2025-03-03T07:28:00Z">
        <w:r w:rsidR="00B569AD" w:rsidRPr="00154FED">
          <w:t xml:space="preserve">Given that </w:t>
        </w:r>
      </w:ins>
      <w:r w:rsidR="004B2633" w:rsidRPr="00154FED">
        <w:rPr>
          <w:position w:val="-12"/>
        </w:rPr>
        <w:object w:dxaOrig="320" w:dyaOrig="360" w14:anchorId="05557091">
          <v:shape id="_x0000_i1174" type="#_x0000_t75" style="width:18pt;height:18pt" o:ole="">
            <v:imagedata r:id="rId303" o:title=""/>
          </v:shape>
          <o:OLEObject Type="Embed" ProgID="Equation.DSMT4" ShapeID="_x0000_i1174" DrawAspect="Content" ObjectID="_1802632809" r:id="rId304"/>
        </w:object>
      </w:r>
      <w:r w:rsidR="00D410CE" w:rsidRPr="00154FED">
        <w:t xml:space="preserve"> is monotonically increasing to </w:t>
      </w:r>
      <w:r w:rsidR="00D410CE" w:rsidRPr="00154FED">
        <w:rPr>
          <w:position w:val="-12"/>
        </w:rPr>
        <w:object w:dxaOrig="279" w:dyaOrig="360" w14:anchorId="2B135F21">
          <v:shape id="_x0000_i1175" type="#_x0000_t75" style="width:12pt;height:18pt" o:ole="">
            <v:imagedata r:id="rId305" o:title=""/>
          </v:shape>
          <o:OLEObject Type="Embed" ProgID="Equation.DSMT4" ShapeID="_x0000_i1175" DrawAspect="Content" ObjectID="_1802632810" r:id="rId306"/>
        </w:object>
      </w:r>
      <w:r w:rsidR="00D410CE" w:rsidRPr="00154FED">
        <w:t xml:space="preserve"> (i.e.</w:t>
      </w:r>
      <w:ins w:id="1015" w:author="." w:date="2025-03-03T15:28:00Z" w16du:dateUtc="2025-03-03T07:28:00Z">
        <w:r w:rsidR="00B569AD" w:rsidRPr="00154FED">
          <w:t>,</w:t>
        </w:r>
      </w:ins>
      <w:r w:rsidR="00D410CE" w:rsidRPr="00154FED">
        <w:t xml:space="preserve"> </w:t>
      </w:r>
      <w:r w:rsidR="00A6313A" w:rsidRPr="00154FED">
        <w:rPr>
          <w:position w:val="-30"/>
        </w:rPr>
        <w:object w:dxaOrig="820" w:dyaOrig="680" w14:anchorId="4950A0A4">
          <v:shape id="_x0000_i1176" type="#_x0000_t75" style="width:42pt;height:36pt" o:ole="">
            <v:imagedata r:id="rId307" o:title=""/>
          </v:shape>
          <o:OLEObject Type="Embed" ProgID="Equation.DSMT4" ShapeID="_x0000_i1176" DrawAspect="Content" ObjectID="_1802632811" r:id="rId308"/>
        </w:object>
      </w:r>
      <w:r w:rsidR="00D410CE" w:rsidRPr="00154FED">
        <w:t>), firm A can increase its revenue</w:t>
      </w:r>
      <w:r w:rsidR="00D31346" w:rsidRPr="00154FED">
        <w:t xml:space="preserve"> with a large </w:t>
      </w:r>
      <w:r w:rsidR="004F6F75" w:rsidRPr="00154FED">
        <w:rPr>
          <w:position w:val="-12"/>
        </w:rPr>
        <w:object w:dxaOrig="279" w:dyaOrig="360" w14:anchorId="250EBB2D">
          <v:shape id="_x0000_i1177" type="#_x0000_t75" style="width:12pt;height:18pt" o:ole="">
            <v:imagedata r:id="rId309" o:title=""/>
          </v:shape>
          <o:OLEObject Type="Embed" ProgID="Equation.DSMT4" ShapeID="_x0000_i1177" DrawAspect="Content" ObjectID="_1802632812" r:id="rId310"/>
        </w:object>
      </w:r>
      <w:r w:rsidR="00D410CE" w:rsidRPr="00154FED">
        <w:t>.</w:t>
      </w:r>
    </w:p>
    <w:p w14:paraId="024B4348" w14:textId="47574409" w:rsidR="00D410CE" w:rsidRPr="00154FED" w:rsidRDefault="00D410CE" w:rsidP="008F5698">
      <w:pPr>
        <w:pStyle w:val="-8"/>
        <w:spacing w:line="360" w:lineRule="auto"/>
      </w:pPr>
      <w:r w:rsidRPr="00154FED">
        <w:rPr>
          <w:rFonts w:hint="eastAsia"/>
        </w:rPr>
        <w:t>(</w:t>
      </w:r>
      <w:r w:rsidRPr="00154FED">
        <w:t>2) When the</w:t>
      </w:r>
      <w:r w:rsidR="007F693E" w:rsidRPr="00154FED">
        <w:t xml:space="preserve"> unit</w:t>
      </w:r>
      <w:r w:rsidRPr="00154FED">
        <w:t xml:space="preserve"> manipulation cost </w:t>
      </w:r>
      <w:r w:rsidR="00A6313A" w:rsidRPr="00154FED">
        <w:rPr>
          <w:position w:val="-12"/>
        </w:rPr>
        <w:object w:dxaOrig="279" w:dyaOrig="360" w14:anchorId="24EA50EE">
          <v:shape id="_x0000_i1178" type="#_x0000_t75" style="width:12pt;height:18pt" o:ole="">
            <v:imagedata r:id="rId311" o:title=""/>
          </v:shape>
          <o:OLEObject Type="Embed" ProgID="Equation.DSMT4" ShapeID="_x0000_i1178" DrawAspect="Content" ObjectID="_1802632813" r:id="rId312"/>
        </w:object>
      </w:r>
      <w:r w:rsidRPr="00154FED">
        <w:t xml:space="preserve"> is large (i.e.</w:t>
      </w:r>
      <w:ins w:id="1016" w:author="." w:date="2025-03-03T15:28:00Z" w16du:dateUtc="2025-03-03T07:28:00Z">
        <w:r w:rsidR="00B569AD" w:rsidRPr="00154FED">
          <w:t>,</w:t>
        </w:r>
      </w:ins>
      <w:r w:rsidRPr="00154FED">
        <w:t xml:space="preserve"> </w:t>
      </w:r>
      <w:r w:rsidR="007F693E" w:rsidRPr="00154FED">
        <w:rPr>
          <w:position w:val="-36"/>
        </w:rPr>
        <w:object w:dxaOrig="5260" w:dyaOrig="840" w14:anchorId="6907EF25">
          <v:shape id="_x0000_i1179" type="#_x0000_t75" style="width:222pt;height:36pt" o:ole="">
            <v:imagedata r:id="rId266" o:title=""/>
          </v:shape>
          <o:OLEObject Type="Embed" ProgID="Equation.DSMT4" ShapeID="_x0000_i1179" DrawAspect="Content" ObjectID="_1802632814" r:id="rId313"/>
        </w:object>
      </w:r>
      <w:r w:rsidRPr="00154FED">
        <w:t>)</w:t>
      </w:r>
      <w:ins w:id="1017" w:author="." w:date="2025-03-03T15:28:00Z" w16du:dateUtc="2025-03-03T07:28:00Z">
        <w:r w:rsidR="00B569AD" w:rsidRPr="00154FED">
          <w:t>,</w:t>
        </w:r>
      </w:ins>
      <w:r w:rsidRPr="00154FED">
        <w:t xml:space="preserve"> and the governance cost is small (</w:t>
      </w:r>
      <w:r w:rsidR="00A6313A" w:rsidRPr="00154FED">
        <w:rPr>
          <w:position w:val="-12"/>
        </w:rPr>
        <w:object w:dxaOrig="840" w:dyaOrig="360" w14:anchorId="4731E6AE">
          <v:shape id="_x0000_i1180" type="#_x0000_t75" style="width:42pt;height:18pt" o:ole="">
            <v:imagedata r:id="rId314" o:title=""/>
          </v:shape>
          <o:OLEObject Type="Embed" ProgID="Equation.DSMT4" ShapeID="_x0000_i1180" DrawAspect="Content" ObjectID="_1802632815" r:id="rId315"/>
        </w:object>
      </w:r>
      <w:r w:rsidRPr="00154FED">
        <w:t xml:space="preserve">), firm A will benefit from its manipulation compared to </w:t>
      </w:r>
      <w:ins w:id="1018" w:author="." w:date="2025-03-03T15:28:00Z" w16du:dateUtc="2025-03-03T07:28:00Z">
        <w:r w:rsidR="00B569AD" w:rsidRPr="00154FED">
          <w:t>the “</w:t>
        </w:r>
      </w:ins>
      <w:r w:rsidRPr="00154FED">
        <w:t>no firm manipulat</w:t>
      </w:r>
      <w:del w:id="1019" w:author="." w:date="2025-03-04T17:09:00Z" w16du:dateUtc="2025-03-04T09:09:00Z">
        <w:r w:rsidRPr="00154FED" w:rsidDel="004F41A0">
          <w:delText>ion</w:delText>
        </w:r>
      </w:del>
      <w:ins w:id="1020" w:author="." w:date="2025-03-04T17:09:00Z" w16du:dateUtc="2025-03-04T09:09:00Z">
        <w:r w:rsidR="004F41A0" w:rsidRPr="00154FED">
          <w:t>ion</w:t>
        </w:r>
      </w:ins>
      <w:ins w:id="1021" w:author="." w:date="2025-03-03T15:28:00Z" w16du:dateUtc="2025-03-03T07:28:00Z">
        <w:r w:rsidR="00B569AD" w:rsidRPr="00154FED">
          <w:t xml:space="preserve"> scenario</w:t>
        </w:r>
      </w:ins>
      <w:r w:rsidRPr="00154FED">
        <w:t xml:space="preserve"> with a small </w:t>
      </w:r>
      <w:r w:rsidR="004F6F75" w:rsidRPr="00154FED">
        <w:rPr>
          <w:position w:val="-12"/>
        </w:rPr>
        <w:object w:dxaOrig="279" w:dyaOrig="360" w14:anchorId="07CE8044">
          <v:shape id="_x0000_i1181" type="#_x0000_t75" style="width:12pt;height:18pt" o:ole="">
            <v:imagedata r:id="rId316" o:title=""/>
          </v:shape>
          <o:OLEObject Type="Embed" ProgID="Equation.DSMT4" ShapeID="_x0000_i1181" DrawAspect="Content" ObjectID="_1802632816" r:id="rId317"/>
        </w:object>
      </w:r>
      <w:r w:rsidRPr="00154FED">
        <w:t xml:space="preserve">. </w:t>
      </w:r>
      <w:r w:rsidR="00920A4E" w:rsidRPr="00154FED">
        <w:t>Due to firm A</w:t>
      </w:r>
      <w:r w:rsidR="0010046F" w:rsidRPr="00154FED">
        <w:t>’</w:t>
      </w:r>
      <w:r w:rsidR="00920A4E" w:rsidRPr="00154FED">
        <w:t xml:space="preserve">s manipulation, the demand for </w:t>
      </w:r>
      <w:ins w:id="1022" w:author="." w:date="2025-03-03T15:31:00Z" w16du:dateUtc="2025-03-03T07:31:00Z">
        <w:r w:rsidR="00C640E6" w:rsidRPr="00154FED">
          <w:t>f</w:t>
        </w:r>
      </w:ins>
      <w:commentRangeStart w:id="1023"/>
      <w:del w:id="1024" w:author="." w:date="2025-03-03T15:31:00Z" w16du:dateUtc="2025-03-03T07:31:00Z">
        <w:r w:rsidR="00920A4E" w:rsidRPr="00154FED" w:rsidDel="00C640E6">
          <w:delText>A</w:delText>
        </w:r>
      </w:del>
      <w:ins w:id="1025" w:author="." w:date="2025-03-03T15:31:00Z" w16du:dateUtc="2025-03-03T07:31:00Z">
        <w:r w:rsidR="00C640E6" w:rsidRPr="00154FED">
          <w:t>irm A</w:t>
        </w:r>
      </w:ins>
      <w:r w:rsidR="00920A4E" w:rsidRPr="00154FED">
        <w:t xml:space="preserve"> </w:t>
      </w:r>
      <w:commentRangeEnd w:id="1023"/>
      <w:r w:rsidR="003354EE" w:rsidRPr="00154FED">
        <w:rPr>
          <w:rStyle w:val="CommentReference"/>
          <w:rFonts w:asciiTheme="minorHAnsi" w:eastAsiaTheme="minorEastAsia" w:hAnsiTheme="minorHAnsi"/>
        </w:rPr>
        <w:commentReference w:id="1023"/>
      </w:r>
      <w:del w:id="1026" w:author="." w:date="2025-03-03T15:28:00Z" w16du:dateUtc="2025-03-03T07:28:00Z">
        <w:r w:rsidR="00920A4E" w:rsidRPr="00154FED" w:rsidDel="00B569AD">
          <w:delText xml:space="preserve">increased </w:delText>
        </w:r>
      </w:del>
      <w:ins w:id="1027" w:author="." w:date="2025-03-03T15:28:00Z" w16du:dateUtc="2025-03-03T07:28:00Z">
        <w:r w:rsidR="00B569AD" w:rsidRPr="00154FED">
          <w:t xml:space="preserve">increases </w:t>
        </w:r>
      </w:ins>
      <w:r w:rsidR="00920A4E" w:rsidRPr="00154FED">
        <w:rPr>
          <w:rFonts w:hint="eastAsia"/>
        </w:rPr>
        <w:t>from</w:t>
      </w:r>
      <w:r w:rsidR="00920A4E" w:rsidRPr="00154FED">
        <w:t xml:space="preserve"> </w:t>
      </w:r>
      <w:r w:rsidR="00A6313A" w:rsidRPr="00154FED">
        <w:rPr>
          <w:position w:val="-24"/>
        </w:rPr>
        <w:object w:dxaOrig="2980" w:dyaOrig="620" w14:anchorId="6E5B4096">
          <v:shape id="_x0000_i1182" type="#_x0000_t75" style="width:150pt;height:30pt" o:ole="">
            <v:imagedata r:id="rId318" o:title=""/>
          </v:shape>
          <o:OLEObject Type="Embed" ProgID="Equation.DSMT4" ShapeID="_x0000_i1182" DrawAspect="Content" ObjectID="_1802632817" r:id="rId319"/>
        </w:object>
      </w:r>
      <w:r w:rsidR="00920A4E" w:rsidRPr="00154FED">
        <w:t xml:space="preserve"> to </w:t>
      </w:r>
      <w:r w:rsidR="00A6313A" w:rsidRPr="00154FED">
        <w:rPr>
          <w:position w:val="-24"/>
        </w:rPr>
        <w:object w:dxaOrig="3580" w:dyaOrig="620" w14:anchorId="4878F686">
          <v:shape id="_x0000_i1183" type="#_x0000_t75" style="width:180pt;height:30pt" o:ole="">
            <v:imagedata r:id="rId320" o:title=""/>
          </v:shape>
          <o:OLEObject Type="Embed" ProgID="Equation.DSMT4" ShapeID="_x0000_i1183" DrawAspect="Content" ObjectID="_1802632818" r:id="rId321"/>
        </w:object>
      </w:r>
      <w:r w:rsidR="00920A4E" w:rsidRPr="00154FED">
        <w:t xml:space="preserve">, </w:t>
      </w:r>
      <w:del w:id="1028" w:author="." w:date="2025-03-03T15:29:00Z" w16du:dateUtc="2025-03-03T07:29:00Z">
        <w:r w:rsidR="00920A4E" w:rsidRPr="00154FED" w:rsidDel="003354EE">
          <w:delText xml:space="preserve">with </w:delText>
        </w:r>
      </w:del>
      <w:r w:rsidR="00920A4E" w:rsidRPr="00154FED">
        <w:t xml:space="preserve">mainly increasing by </w:t>
      </w:r>
      <w:r w:rsidR="00A6313A" w:rsidRPr="00154FED">
        <w:rPr>
          <w:position w:val="-24"/>
        </w:rPr>
        <w:object w:dxaOrig="499" w:dyaOrig="620" w14:anchorId="5ACD1D4B">
          <v:shape id="_x0000_i1184" type="#_x0000_t75" style="width:24pt;height:30pt" o:ole="">
            <v:imagedata r:id="rId322" o:title=""/>
          </v:shape>
          <o:OLEObject Type="Embed" ProgID="Equation.DSMT4" ShapeID="_x0000_i1184" DrawAspect="Content" ObjectID="_1802632819" r:id="rId323"/>
        </w:object>
      </w:r>
      <w:r w:rsidR="00920A4E" w:rsidRPr="00154FED">
        <w:t xml:space="preserve">. </w:t>
      </w:r>
      <w:r w:rsidR="00280ECD" w:rsidRPr="00154FED">
        <w:t>W</w:t>
      </w:r>
      <w:r w:rsidRPr="00154FED">
        <w:t xml:space="preserve">hen </w:t>
      </w:r>
      <w:r w:rsidR="00A6313A" w:rsidRPr="00154FED">
        <w:rPr>
          <w:position w:val="-12"/>
        </w:rPr>
        <w:object w:dxaOrig="279" w:dyaOrig="360" w14:anchorId="0F504A96">
          <v:shape id="_x0000_i1185" type="#_x0000_t75" style="width:12pt;height:18pt" o:ole="">
            <v:imagedata r:id="rId324" o:title=""/>
          </v:shape>
          <o:OLEObject Type="Embed" ProgID="Equation.DSMT4" ShapeID="_x0000_i1185" DrawAspect="Content" ObjectID="_1802632820" r:id="rId325"/>
        </w:object>
      </w:r>
      <w:r w:rsidRPr="00154FED">
        <w:t xml:space="preserve"> is large, </w:t>
      </w:r>
      <w:ins w:id="1029" w:author="." w:date="2025-03-03T15:29:00Z" w16du:dateUtc="2025-03-03T07:29:00Z">
        <w:r w:rsidR="003354EE" w:rsidRPr="00154FED">
          <w:t xml:space="preserve">firm </w:t>
        </w:r>
      </w:ins>
      <w:r w:rsidRPr="00154FED">
        <w:t>A</w:t>
      </w:r>
      <w:r w:rsidR="0010046F" w:rsidRPr="00154FED">
        <w:t>’</w:t>
      </w:r>
      <w:r w:rsidRPr="00154FED">
        <w:t xml:space="preserve">s manipulation </w:t>
      </w:r>
      <w:r w:rsidR="00280ECD" w:rsidRPr="00154FED">
        <w:t>effort</w:t>
      </w:r>
      <w:r w:rsidRPr="00154FED">
        <w:t xml:space="preserve"> </w:t>
      </w:r>
      <w:r w:rsidR="00557B0D" w:rsidRPr="00154FED">
        <w:t>de</w:t>
      </w:r>
      <w:r w:rsidRPr="00154FED">
        <w:t>creases. At this point, the incremental benefit from manipulation is reduced</w:t>
      </w:r>
      <w:del w:id="1030" w:author="." w:date="2025-03-03T15:29:00Z" w16du:dateUtc="2025-03-03T07:29:00Z">
        <w:r w:rsidRPr="00154FED" w:rsidDel="003354EE">
          <w:delText>, thus</w:delText>
        </w:r>
      </w:del>
      <w:ins w:id="1031" w:author="." w:date="2025-03-03T15:29:00Z" w16du:dateUtc="2025-03-03T07:29:00Z">
        <w:r w:rsidR="003354EE" w:rsidRPr="00154FED">
          <w:t xml:space="preserve">; thus, the </w:t>
        </w:r>
      </w:ins>
      <w:del w:id="1032" w:author="." w:date="2025-03-03T15:30:00Z" w16du:dateUtc="2025-03-03T07:30:00Z">
        <w:r w:rsidRPr="00154FED" w:rsidDel="003354EE">
          <w:delText xml:space="preserve">, the </w:delText>
        </w:r>
      </w:del>
      <w:r w:rsidRPr="00154FED">
        <w:t xml:space="preserve">manipulation cost should be </w:t>
      </w:r>
      <w:r w:rsidR="005C450D" w:rsidRPr="00154FED">
        <w:t xml:space="preserve">reduced </w:t>
      </w:r>
      <w:r w:rsidRPr="00154FED">
        <w:t xml:space="preserve">as much as possible. </w:t>
      </w:r>
      <w:del w:id="1033" w:author="." w:date="2025-03-03T15:30:00Z" w16du:dateUtc="2025-03-03T07:30:00Z">
        <w:r w:rsidRPr="00154FED" w:rsidDel="003354EE">
          <w:delText xml:space="preserve">Since </w:delText>
        </w:r>
      </w:del>
      <w:ins w:id="1034" w:author="." w:date="2025-03-03T15:30:00Z" w16du:dateUtc="2025-03-03T07:30:00Z">
        <w:r w:rsidR="003354EE" w:rsidRPr="00154FED">
          <w:t xml:space="preserve">Given that </w:t>
        </w:r>
      </w:ins>
      <w:r w:rsidR="00A6313A" w:rsidRPr="00154FED">
        <w:rPr>
          <w:position w:val="-12"/>
        </w:rPr>
        <w:object w:dxaOrig="260" w:dyaOrig="360" w14:anchorId="41931912">
          <v:shape id="_x0000_i1186" type="#_x0000_t75" style="width:12pt;height:18pt" o:ole="">
            <v:imagedata r:id="rId326" o:title=""/>
          </v:shape>
          <o:OLEObject Type="Embed" ProgID="Equation.DSMT4" ShapeID="_x0000_i1186" DrawAspect="Content" ObjectID="_1802632821" r:id="rId327"/>
        </w:object>
      </w:r>
      <w:r w:rsidRPr="00154FED">
        <w:t xml:space="preserve"> is monotonically increasing with </w:t>
      </w:r>
      <w:r w:rsidR="00A6313A" w:rsidRPr="00154FED">
        <w:rPr>
          <w:position w:val="-12"/>
        </w:rPr>
        <w:object w:dxaOrig="279" w:dyaOrig="360" w14:anchorId="011EFD38">
          <v:shape id="_x0000_i1187" type="#_x0000_t75" style="width:12pt;height:18pt" o:ole="">
            <v:imagedata r:id="rId296" o:title=""/>
          </v:shape>
          <o:OLEObject Type="Embed" ProgID="Equation.DSMT4" ShapeID="_x0000_i1187" DrawAspect="Content" ObjectID="_1802632822" r:id="rId328"/>
        </w:object>
      </w:r>
      <w:r w:rsidRPr="00154FED">
        <w:t xml:space="preserve">, </w:t>
      </w:r>
      <w:ins w:id="1035" w:author="." w:date="2025-03-03T15:30:00Z" w16du:dateUtc="2025-03-03T07:30:00Z">
        <w:r w:rsidR="003354EE" w:rsidRPr="00154FED">
          <w:t>then a</w:t>
        </w:r>
      </w:ins>
      <w:del w:id="1036" w:author="." w:date="2025-03-03T15:30:00Z" w16du:dateUtc="2025-03-03T07:30:00Z">
        <w:r w:rsidRPr="00154FED" w:rsidDel="003354EE">
          <w:delText>a</w:delText>
        </w:r>
      </w:del>
      <w:r w:rsidRPr="00154FED">
        <w:t xml:space="preserve"> </w:t>
      </w:r>
      <w:r w:rsidR="00280ECD" w:rsidRPr="00154FED">
        <w:t>small</w:t>
      </w:r>
      <w:r w:rsidRPr="00154FED">
        <w:t xml:space="preserve"> </w:t>
      </w:r>
      <w:r w:rsidR="00A6313A" w:rsidRPr="00154FED">
        <w:rPr>
          <w:position w:val="-12"/>
        </w:rPr>
        <w:object w:dxaOrig="279" w:dyaOrig="360" w14:anchorId="298C64DC">
          <v:shape id="_x0000_i1188" type="#_x0000_t75" style="width:12pt;height:18pt" o:ole="">
            <v:imagedata r:id="rId296" o:title=""/>
          </v:shape>
          <o:OLEObject Type="Embed" ProgID="Equation.DSMT4" ShapeID="_x0000_i1188" DrawAspect="Content" ObjectID="_1802632823" r:id="rId329"/>
        </w:object>
      </w:r>
      <w:r w:rsidRPr="00154FED">
        <w:t xml:space="preserve">, </w:t>
      </w:r>
      <w:r w:rsidR="00280ECD" w:rsidRPr="00154FED">
        <w:t>small</w:t>
      </w:r>
      <w:r w:rsidRPr="00154FED">
        <w:t xml:space="preserve"> manipulation cost </w:t>
      </w:r>
      <w:r w:rsidR="00A6313A" w:rsidRPr="00154FED">
        <w:rPr>
          <w:position w:val="-12"/>
        </w:rPr>
        <w:object w:dxaOrig="279" w:dyaOrig="360" w14:anchorId="50D6B69D">
          <v:shape id="_x0000_i1189" type="#_x0000_t75" style="width:12pt;height:18pt" o:ole="">
            <v:imagedata r:id="rId324" o:title=""/>
          </v:shape>
          <o:OLEObject Type="Embed" ProgID="Equation.DSMT4" ShapeID="_x0000_i1189" DrawAspect="Content" ObjectID="_1802632824" r:id="rId330"/>
        </w:object>
      </w:r>
      <w:ins w:id="1037" w:author="." w:date="2025-03-03T15:30:00Z" w16du:dateUtc="2025-03-03T07:30:00Z">
        <w:r w:rsidR="003354EE" w:rsidRPr="00154FED">
          <w:t xml:space="preserve">, </w:t>
        </w:r>
      </w:ins>
      <w:del w:id="1038" w:author="." w:date="2025-03-03T15:30:00Z" w16du:dateUtc="2025-03-03T07:30:00Z">
        <w:r w:rsidRPr="00154FED" w:rsidDel="003354EE">
          <w:delText xml:space="preserve"> </w:delText>
        </w:r>
      </w:del>
      <w:r w:rsidRPr="00154FED">
        <w:t xml:space="preserve">and governance cost </w:t>
      </w:r>
      <w:r w:rsidR="00A6313A" w:rsidRPr="00154FED">
        <w:rPr>
          <w:position w:val="-12"/>
        </w:rPr>
        <w:object w:dxaOrig="300" w:dyaOrig="360" w14:anchorId="0790EE96">
          <v:shape id="_x0000_i1190" type="#_x0000_t75" style="width:18pt;height:18pt" o:ole="">
            <v:imagedata r:id="rId331" o:title=""/>
          </v:shape>
          <o:OLEObject Type="Embed" ProgID="Equation.DSMT4" ShapeID="_x0000_i1190" DrawAspect="Content" ObjectID="_1802632825" r:id="rId332"/>
        </w:object>
      </w:r>
      <w:r w:rsidRPr="00154FED">
        <w:t xml:space="preserve"> </w:t>
      </w:r>
      <w:r w:rsidR="007E6EFF" w:rsidRPr="00154FED">
        <w:t xml:space="preserve">would </w:t>
      </w:r>
      <w:del w:id="1039" w:author="." w:date="2025-03-03T15:30:00Z" w16du:dateUtc="2025-03-03T07:30:00Z">
        <w:r w:rsidR="007E6EFF" w:rsidRPr="00154FED" w:rsidDel="003354EE">
          <w:delText>make a</w:delText>
        </w:r>
      </w:del>
      <w:ins w:id="1040" w:author="." w:date="2025-03-03T15:30:00Z" w16du:dateUtc="2025-03-03T07:30:00Z">
        <w:r w:rsidR="003354EE" w:rsidRPr="00154FED">
          <w:t>lead to a</w:t>
        </w:r>
      </w:ins>
      <w:r w:rsidR="007E6EFF" w:rsidRPr="00154FED">
        <w:t xml:space="preserve"> small manipulation cost</w:t>
      </w:r>
      <w:r w:rsidRPr="00154FED">
        <w:t xml:space="preserve">. </w:t>
      </w:r>
      <w:commentRangeStart w:id="1041"/>
      <w:r w:rsidRPr="00154FED">
        <w:t>This</w:t>
      </w:r>
      <w:ins w:id="1042" w:author="." w:date="2025-03-03T15:30:00Z" w16du:dateUtc="2025-03-03T07:30:00Z">
        <w:r w:rsidR="003354EE" w:rsidRPr="00154FED">
          <w:t xml:space="preserve"> result</w:t>
        </w:r>
      </w:ins>
      <w:r w:rsidRPr="00154FED">
        <w:t xml:space="preserve"> is also true in real </w:t>
      </w:r>
      <w:r w:rsidR="007E6EFF" w:rsidRPr="00154FED">
        <w:t>practice</w:t>
      </w:r>
      <w:del w:id="1043" w:author="." w:date="2025-03-03T15:30:00Z" w16du:dateUtc="2025-03-03T07:30:00Z">
        <w:r w:rsidRPr="00154FED" w:rsidDel="003354EE">
          <w:delText xml:space="preserve">. </w:delText>
        </w:r>
        <w:r w:rsidR="00280ECD" w:rsidRPr="00154FED" w:rsidDel="003354EE">
          <w:delText>W</w:delText>
        </w:r>
      </w:del>
      <w:ins w:id="1044" w:author="." w:date="2025-03-03T15:30:00Z" w16du:dateUtc="2025-03-03T07:30:00Z">
        <w:r w:rsidR="003354EE" w:rsidRPr="00154FED">
          <w:t>; that is, w</w:t>
        </w:r>
      </w:ins>
      <w:r w:rsidRPr="00154FED">
        <w:t xml:space="preserve">hen the perceived quality difference between the unmanipulated reviews of both firms is small, consumers </w:t>
      </w:r>
      <w:ins w:id="1045" w:author="." w:date="2025-03-03T15:31:00Z" w16du:dateUtc="2025-03-03T07:31:00Z">
        <w:r w:rsidR="003354EE" w:rsidRPr="00154FED">
          <w:t xml:space="preserve">are likely to </w:t>
        </w:r>
      </w:ins>
      <w:r w:rsidRPr="00154FED">
        <w:t xml:space="preserve">view the products of both firms as being of similar quality. </w:t>
      </w:r>
      <w:commentRangeEnd w:id="1041"/>
      <w:r w:rsidR="003354EE" w:rsidRPr="00154FED">
        <w:rPr>
          <w:rStyle w:val="CommentReference"/>
          <w:rFonts w:asciiTheme="minorHAnsi" w:eastAsiaTheme="minorEastAsia" w:hAnsiTheme="minorHAnsi"/>
        </w:rPr>
        <w:commentReference w:id="1041"/>
      </w:r>
      <w:r w:rsidRPr="00154FED">
        <w:t xml:space="preserve">In such situations, the impact of manipulation becomes </w:t>
      </w:r>
      <w:r w:rsidR="00280ECD" w:rsidRPr="00154FED">
        <w:t>less</w:t>
      </w:r>
      <w:r w:rsidRPr="00154FED">
        <w:t xml:space="preserve"> pronounced, prompting firm A to reduce the manipulation </w:t>
      </w:r>
      <w:r w:rsidR="00280ECD" w:rsidRPr="00154FED">
        <w:t>effort</w:t>
      </w:r>
      <w:r w:rsidRPr="00154FED">
        <w:t xml:space="preserve"> to control costs.</w:t>
      </w:r>
    </w:p>
    <w:p w14:paraId="65B0335C" w14:textId="56EFF5D9" w:rsidR="00955E28" w:rsidRPr="00154FED" w:rsidRDefault="00691108" w:rsidP="008F5698">
      <w:pPr>
        <w:pStyle w:val="-8"/>
        <w:spacing w:line="360" w:lineRule="auto"/>
      </w:pPr>
      <w:r w:rsidRPr="00154FED">
        <w:t xml:space="preserve">Unlike in the case of no </w:t>
      </w:r>
      <w:r w:rsidR="00920A4E" w:rsidRPr="00154FED">
        <w:t>governance</w:t>
      </w:r>
      <w:r w:rsidRPr="00154FED">
        <w:t>, firm B may not necessarily choose to engage in manipulation when only firm A is doing so.</w:t>
      </w:r>
      <w:r w:rsidR="00955E28" w:rsidRPr="00154FED">
        <w:t xml:space="preserve"> </w:t>
      </w:r>
      <w:del w:id="1046" w:author="." w:date="2025-03-03T15:31:00Z" w16du:dateUtc="2025-03-03T07:31:00Z">
        <w:r w:rsidR="00920A4E" w:rsidRPr="00154FED" w:rsidDel="00C640E6">
          <w:delText>That is to say,</w:delText>
        </w:r>
      </w:del>
      <w:ins w:id="1047" w:author="." w:date="2025-03-03T15:31:00Z" w16du:dateUtc="2025-03-03T07:31:00Z">
        <w:r w:rsidR="00C640E6" w:rsidRPr="00154FED">
          <w:t>This means that</w:t>
        </w:r>
      </w:ins>
      <w:r w:rsidR="00DB391F" w:rsidRPr="00154FED">
        <w:t xml:space="preserve"> when firm A engages in manipulation, firm B</w:t>
      </w:r>
      <w:del w:id="1048" w:author="." w:date="2025-03-04T19:51:00Z" w16du:dateUtc="2025-03-04T11:51:00Z">
        <w:r w:rsidR="00DB391F" w:rsidRPr="00154FED" w:rsidDel="006308FF">
          <w:delText xml:space="preserve"> will</w:delText>
        </w:r>
      </w:del>
      <w:r w:rsidR="00DB391F" w:rsidRPr="00154FED">
        <w:t xml:space="preserve"> achieve</w:t>
      </w:r>
      <w:ins w:id="1049" w:author="." w:date="2025-03-04T19:51:00Z" w16du:dateUtc="2025-03-04T11:51:00Z">
        <w:r w:rsidR="006308FF">
          <w:t>s</w:t>
        </w:r>
      </w:ins>
      <w:r w:rsidR="00DB391F" w:rsidRPr="00154FED">
        <w:t xml:space="preserve"> greater profit by choosing not to manipulate.</w:t>
      </w:r>
      <w:r w:rsidR="006762B7" w:rsidRPr="00154FED">
        <w:t xml:space="preserve"> </w:t>
      </w:r>
      <w:r w:rsidRPr="00154FED">
        <w:t xml:space="preserve">Proposition 3 </w:t>
      </w:r>
      <w:r w:rsidRPr="00154FED">
        <w:lastRenderedPageBreak/>
        <w:t xml:space="preserve">demonstrates </w:t>
      </w:r>
      <w:del w:id="1050" w:author="." w:date="2025-03-04T19:52:00Z" w16du:dateUtc="2025-03-04T11:52:00Z">
        <w:r w:rsidRPr="00154FED" w:rsidDel="006308FF">
          <w:delText>the</w:delText>
        </w:r>
      </w:del>
      <w:ins w:id="1051" w:author="." w:date="2025-03-04T19:52:00Z" w16du:dateUtc="2025-03-04T11:52:00Z">
        <w:r w:rsidR="006308FF">
          <w:t>a</w:t>
        </w:r>
      </w:ins>
      <w:r w:rsidRPr="00154FED">
        <w:t xml:space="preserve"> case in which firm B can also benefit without manipulation when only firm A engages in manipulation.</w:t>
      </w:r>
      <w:r w:rsidRPr="00154FED">
        <w:rPr>
          <w:rFonts w:hint="eastAsia"/>
        </w:rPr>
        <w:t xml:space="preserve"> </w:t>
      </w:r>
      <w:r w:rsidR="0099352B" w:rsidRPr="00154FED">
        <w:t>At this point, the commission portion should not be too high (i.e.</w:t>
      </w:r>
      <w:ins w:id="1052" w:author="." w:date="2025-03-03T15:31:00Z" w16du:dateUtc="2025-03-03T07:31:00Z">
        <w:r w:rsidR="00C640E6" w:rsidRPr="00154FED">
          <w:t>,</w:t>
        </w:r>
      </w:ins>
      <w:r w:rsidR="0099352B" w:rsidRPr="00154FED">
        <w:t xml:space="preserve"> </w:t>
      </w:r>
      <w:r w:rsidR="00A6313A" w:rsidRPr="00154FED">
        <w:rPr>
          <w:position w:val="-24"/>
        </w:rPr>
        <w:object w:dxaOrig="980" w:dyaOrig="620" w14:anchorId="01937578">
          <v:shape id="_x0000_i1191" type="#_x0000_t75" style="width:48pt;height:30pt" o:ole="">
            <v:imagedata r:id="rId333" o:title=""/>
          </v:shape>
          <o:OLEObject Type="Embed" ProgID="Equation.DSMT4" ShapeID="_x0000_i1191" DrawAspect="Content" ObjectID="_1802632826" r:id="rId334"/>
        </w:object>
      </w:r>
      <w:r w:rsidR="0099352B" w:rsidRPr="00154FED">
        <w:t>). If firm B wants to benefit, the platform</w:t>
      </w:r>
      <w:r w:rsidR="0010046F" w:rsidRPr="00154FED">
        <w:t>’</w:t>
      </w:r>
      <w:r w:rsidR="0099352B" w:rsidRPr="00154FED">
        <w:t xml:space="preserve">s commission rate cannot be too high; otherwise, it would significantly reduce </w:t>
      </w:r>
      <w:ins w:id="1053" w:author="." w:date="2025-03-03T15:31:00Z" w16du:dateUtc="2025-03-03T07:31:00Z">
        <w:r w:rsidR="00C640E6" w:rsidRPr="00154FED">
          <w:t xml:space="preserve">firm </w:t>
        </w:r>
      </w:ins>
      <w:r w:rsidR="0099352B" w:rsidRPr="00154FED">
        <w:t>B</w:t>
      </w:r>
      <w:r w:rsidR="0010046F" w:rsidRPr="00154FED">
        <w:t>’</w:t>
      </w:r>
      <w:r w:rsidR="0099352B" w:rsidRPr="00154FED">
        <w:t xml:space="preserve">s profit margin, making it difficult to remain profitable without engaging in </w:t>
      </w:r>
      <w:ins w:id="1054" w:author="." w:date="2025-03-03T15:33:00Z" w16du:dateUtc="2025-03-03T07:33:00Z">
        <w:r w:rsidR="0011284F" w:rsidRPr="00154FED">
          <w:t xml:space="preserve">review </w:t>
        </w:r>
      </w:ins>
      <w:r w:rsidR="0099352B" w:rsidRPr="00154FED">
        <w:t xml:space="preserve">manipulation. When the manipulation cost is </w:t>
      </w:r>
      <w:r w:rsidR="00920A4E" w:rsidRPr="00154FED">
        <w:t>moderate</w:t>
      </w:r>
      <w:r w:rsidR="0099352B" w:rsidRPr="00154FED">
        <w:t xml:space="preserve"> (i.e.</w:t>
      </w:r>
      <w:ins w:id="1055" w:author="." w:date="2025-03-03T15:33:00Z" w16du:dateUtc="2025-03-03T07:33:00Z">
        <w:r w:rsidR="0011284F" w:rsidRPr="00154FED">
          <w:t>,</w:t>
        </w:r>
      </w:ins>
      <w:r w:rsidR="0099352B" w:rsidRPr="00154FED">
        <w:t xml:space="preserve"> </w:t>
      </w:r>
      <w:r w:rsidR="0099352B" w:rsidRPr="00154FED">
        <w:rPr>
          <w:position w:val="-36"/>
        </w:rPr>
        <w:object w:dxaOrig="7440" w:dyaOrig="840" w14:anchorId="391432B3">
          <v:shape id="_x0000_i1192" type="#_x0000_t75" style="width:306pt;height:36pt" o:ole="">
            <v:imagedata r:id="rId335" o:title=""/>
          </v:shape>
          <o:OLEObject Type="Embed" ProgID="Equation.DSMT4" ShapeID="_x0000_i1192" DrawAspect="Content" ObjectID="_1802632827" r:id="rId336"/>
        </w:object>
      </w:r>
      <w:r w:rsidR="0099352B" w:rsidRPr="00154FED">
        <w:t>) and the governance cost is large (i.e.</w:t>
      </w:r>
      <w:ins w:id="1056" w:author="." w:date="2025-03-03T15:33:00Z" w16du:dateUtc="2025-03-03T07:33:00Z">
        <w:r w:rsidR="0011284F" w:rsidRPr="00154FED">
          <w:t>,</w:t>
        </w:r>
      </w:ins>
      <w:r w:rsidR="0099352B" w:rsidRPr="00154FED">
        <w:t xml:space="preserve"> </w:t>
      </w:r>
      <w:r w:rsidR="0099352B" w:rsidRPr="00154FED">
        <w:rPr>
          <w:position w:val="-36"/>
        </w:rPr>
        <w:object w:dxaOrig="3640" w:dyaOrig="780" w14:anchorId="7B5CFA95">
          <v:shape id="_x0000_i1193" type="#_x0000_t75" style="width:2in;height:30pt" o:ole="">
            <v:imagedata r:id="rId337" o:title=""/>
          </v:shape>
          <o:OLEObject Type="Embed" ProgID="Equation.DSMT4" ShapeID="_x0000_i1193" DrawAspect="Content" ObjectID="_1802632828" r:id="rId338"/>
        </w:object>
      </w:r>
      <w:r w:rsidR="0099352B" w:rsidRPr="00154FED">
        <w:t xml:space="preserve">), firm B will be better off with a moderate </w:t>
      </w:r>
      <w:r w:rsidR="0099352B" w:rsidRPr="00154FED">
        <w:rPr>
          <w:position w:val="-12"/>
        </w:rPr>
        <w:object w:dxaOrig="279" w:dyaOrig="360" w14:anchorId="39060EA8">
          <v:shape id="_x0000_i1194" type="#_x0000_t75" style="width:12pt;height:12pt" o:ole="">
            <v:imagedata r:id="rId305" o:title=""/>
          </v:shape>
          <o:OLEObject Type="Embed" ProgID="Equation.DSMT4" ShapeID="_x0000_i1194" DrawAspect="Content" ObjectID="_1802632829" r:id="rId339"/>
        </w:object>
      </w:r>
      <w:r w:rsidR="0099352B" w:rsidRPr="00154FED">
        <w:t xml:space="preserve"> </w:t>
      </w:r>
      <w:del w:id="1057" w:author="." w:date="2025-03-03T15:33:00Z" w16du:dateUtc="2025-03-03T07:33:00Z">
        <w:r w:rsidR="0099352B" w:rsidRPr="00154FED" w:rsidDel="0011284F">
          <w:delText>compared to when</w:delText>
        </w:r>
      </w:del>
      <w:ins w:id="1058" w:author="." w:date="2025-03-03T15:33:00Z" w16du:dateUtc="2025-03-03T07:33:00Z">
        <w:r w:rsidR="0011284F" w:rsidRPr="00154FED">
          <w:t xml:space="preserve">than when it </w:t>
        </w:r>
      </w:ins>
      <w:del w:id="1059" w:author="." w:date="2025-03-03T15:33:00Z" w16du:dateUtc="2025-03-03T07:33:00Z">
        <w:r w:rsidR="0099352B" w:rsidRPr="00154FED" w:rsidDel="0011284F">
          <w:delText xml:space="preserve"> it </w:delText>
        </w:r>
      </w:del>
      <w:r w:rsidR="0099352B" w:rsidRPr="00154FED">
        <w:t>engages in manipulation. In this case, relative to manipulation, firm B experiences a reduc</w:t>
      </w:r>
      <w:ins w:id="1060" w:author="." w:date="2025-03-03T15:33:00Z" w16du:dateUtc="2025-03-03T07:33:00Z">
        <w:r w:rsidR="0011284F" w:rsidRPr="00154FED">
          <w:t xml:space="preserve">ed </w:t>
        </w:r>
      </w:ins>
      <w:del w:id="1061" w:author="." w:date="2025-03-03T15:33:00Z" w16du:dateUtc="2025-03-03T07:33:00Z">
        <w:r w:rsidR="0099352B" w:rsidRPr="00154FED" w:rsidDel="0011284F">
          <w:delText>tion</w:delText>
        </w:r>
        <w:r w:rsidR="00920A4E" w:rsidRPr="00154FED" w:rsidDel="0011284F">
          <w:delText xml:space="preserve"> in </w:delText>
        </w:r>
      </w:del>
      <w:r w:rsidR="00920A4E" w:rsidRPr="00154FED">
        <w:t>demand</w:t>
      </w:r>
      <w:r w:rsidR="0099352B" w:rsidRPr="00154FED">
        <w:t xml:space="preserve"> </w:t>
      </w:r>
      <w:r w:rsidR="00920A4E" w:rsidRPr="00154FED">
        <w:t>by</w:t>
      </w:r>
      <w:r w:rsidR="0099352B" w:rsidRPr="00154FED">
        <w:t xml:space="preserve"> </w:t>
      </w:r>
      <w:r w:rsidR="00A6313A" w:rsidRPr="00154FED">
        <w:rPr>
          <w:position w:val="-24"/>
        </w:rPr>
        <w:object w:dxaOrig="499" w:dyaOrig="620" w14:anchorId="229A648B">
          <v:shape id="_x0000_i1195" type="#_x0000_t75" style="width:24pt;height:30pt" o:ole="">
            <v:imagedata r:id="rId340" o:title=""/>
          </v:shape>
          <o:OLEObject Type="Embed" ProgID="Equation.DSMT4" ShapeID="_x0000_i1195" DrawAspect="Content" ObjectID="_1802632830" r:id="rId341"/>
        </w:object>
      </w:r>
      <w:r w:rsidR="0099352B" w:rsidRPr="00154FED">
        <w:t xml:space="preserve">. </w:t>
      </w:r>
      <w:ins w:id="1062" w:author="." w:date="2025-03-03T15:33:00Z" w16du:dateUtc="2025-03-03T07:33:00Z">
        <w:r w:rsidR="0011284F" w:rsidRPr="00154FED">
          <w:t>Thus, w</w:t>
        </w:r>
      </w:ins>
      <w:del w:id="1063" w:author="." w:date="2025-03-03T15:33:00Z" w16du:dateUtc="2025-03-03T07:33:00Z">
        <w:r w:rsidR="0099352B" w:rsidRPr="00154FED" w:rsidDel="0011284F">
          <w:delText>W</w:delText>
        </w:r>
      </w:del>
      <w:r w:rsidR="0099352B" w:rsidRPr="00154FED">
        <w:t xml:space="preserve">hen firm B chooses not to manipulate, it should aim to </w:t>
      </w:r>
      <w:r w:rsidR="005C450D" w:rsidRPr="00154FED">
        <w:t>reduce</w:t>
      </w:r>
      <w:r w:rsidR="0099352B" w:rsidRPr="00154FED">
        <w:t xml:space="preserve"> this </w:t>
      </w:r>
      <w:r w:rsidR="00920A4E" w:rsidRPr="00154FED">
        <w:t>de</w:t>
      </w:r>
      <w:r w:rsidR="0099352B" w:rsidRPr="00154FED">
        <w:t xml:space="preserve">crease as much as possible. </w:t>
      </w:r>
      <w:del w:id="1064" w:author="." w:date="2025-03-03T15:33:00Z" w16du:dateUtc="2025-03-03T07:33:00Z">
        <w:r w:rsidR="0099352B" w:rsidRPr="00154FED" w:rsidDel="0011284F">
          <w:delText xml:space="preserve">Since </w:delText>
        </w:r>
      </w:del>
      <w:ins w:id="1065" w:author="." w:date="2025-03-03T15:33:00Z" w16du:dateUtc="2025-03-03T07:33:00Z">
        <w:r w:rsidR="0011284F" w:rsidRPr="00154FED">
          <w:t xml:space="preserve">Given </w:t>
        </w:r>
      </w:ins>
      <w:ins w:id="1066" w:author="." w:date="2025-03-03T15:34:00Z" w16du:dateUtc="2025-03-03T07:34:00Z">
        <w:r w:rsidR="0011284F" w:rsidRPr="00154FED">
          <w:t>that</w:t>
        </w:r>
      </w:ins>
      <w:ins w:id="1067" w:author="." w:date="2025-03-03T15:33:00Z" w16du:dateUtc="2025-03-03T07:33:00Z">
        <w:r w:rsidR="0011284F" w:rsidRPr="00154FED">
          <w:t xml:space="preserve"> </w:t>
        </w:r>
      </w:ins>
      <w:r w:rsidR="00A6313A" w:rsidRPr="00154FED">
        <w:rPr>
          <w:position w:val="-12"/>
        </w:rPr>
        <w:object w:dxaOrig="260" w:dyaOrig="360" w14:anchorId="25F58EA1">
          <v:shape id="_x0000_i1196" type="#_x0000_t75" style="width:12pt;height:18pt" o:ole="">
            <v:imagedata r:id="rId342" o:title=""/>
          </v:shape>
          <o:OLEObject Type="Embed" ProgID="Equation.DSMT4" ShapeID="_x0000_i1196" DrawAspect="Content" ObjectID="_1802632831" r:id="rId343"/>
        </w:object>
      </w:r>
      <w:r w:rsidR="0099352B" w:rsidRPr="00154FED">
        <w:t xml:space="preserve"> is monotonically increasing to </w:t>
      </w:r>
      <w:r w:rsidR="00A6313A" w:rsidRPr="00154FED">
        <w:rPr>
          <w:position w:val="-12"/>
        </w:rPr>
        <w:object w:dxaOrig="279" w:dyaOrig="360" w14:anchorId="03FF9808">
          <v:shape id="_x0000_i1197" type="#_x0000_t75" style="width:12pt;height:18pt" o:ole="">
            <v:imagedata r:id="rId344" o:title=""/>
          </v:shape>
          <o:OLEObject Type="Embed" ProgID="Equation.DSMT4" ShapeID="_x0000_i1197" DrawAspect="Content" ObjectID="_1802632832" r:id="rId345"/>
        </w:object>
      </w:r>
      <w:r w:rsidR="0099352B" w:rsidRPr="00154FED">
        <w:t xml:space="preserve"> and monotonically decreasing to </w:t>
      </w:r>
      <w:r w:rsidR="00A6313A" w:rsidRPr="00154FED">
        <w:rPr>
          <w:position w:val="-12"/>
        </w:rPr>
        <w:object w:dxaOrig="300" w:dyaOrig="360" w14:anchorId="0365BDF3">
          <v:shape id="_x0000_i1198" type="#_x0000_t75" style="width:18pt;height:18pt" o:ole="">
            <v:imagedata r:id="rId346" o:title=""/>
          </v:shape>
          <o:OLEObject Type="Embed" ProgID="Equation.DSMT4" ShapeID="_x0000_i1198" DrawAspect="Content" ObjectID="_1802632833" r:id="rId347"/>
        </w:object>
      </w:r>
      <w:r w:rsidR="0099352B" w:rsidRPr="00154FED">
        <w:t xml:space="preserve"> </w:t>
      </w:r>
      <w:del w:id="1068" w:author="." w:date="2025-03-03T15:34:00Z" w16du:dateUtc="2025-03-03T07:34:00Z">
        <w:r w:rsidR="0099352B" w:rsidRPr="00154FED" w:rsidDel="0011284F">
          <w:delText xml:space="preserve">according </w:delText>
        </w:r>
      </w:del>
      <w:ins w:id="1069" w:author="." w:date="2025-03-03T15:34:00Z" w16du:dateUtc="2025-03-03T07:34:00Z">
        <w:r w:rsidR="0011284F" w:rsidRPr="00154FED">
          <w:t xml:space="preserve">based on </w:t>
        </w:r>
      </w:ins>
      <w:del w:id="1070" w:author="." w:date="2025-03-03T15:34:00Z" w16du:dateUtc="2025-03-03T07:34:00Z">
        <w:r w:rsidR="0099352B" w:rsidRPr="00154FED" w:rsidDel="0011284F">
          <w:delText xml:space="preserve">to </w:delText>
        </w:r>
      </w:del>
      <w:r w:rsidR="0099352B" w:rsidRPr="00154FED">
        <w:t xml:space="preserve">Eq. (47-2), </w:t>
      </w:r>
      <w:ins w:id="1071" w:author="." w:date="2025-03-03T15:34:00Z" w16du:dateUtc="2025-03-03T07:34:00Z">
        <w:r w:rsidR="0011284F" w:rsidRPr="00154FED">
          <w:t xml:space="preserve">then </w:t>
        </w:r>
      </w:ins>
      <w:r w:rsidR="0099352B" w:rsidRPr="00154FED">
        <w:t xml:space="preserve">it follows that </w:t>
      </w:r>
      <w:r w:rsidR="00A6313A" w:rsidRPr="00154FED">
        <w:rPr>
          <w:position w:val="-12"/>
        </w:rPr>
        <w:object w:dxaOrig="300" w:dyaOrig="360" w14:anchorId="1A35800E">
          <v:shape id="_x0000_i1199" type="#_x0000_t75" style="width:18pt;height:18pt" o:ole="">
            <v:imagedata r:id="rId331" o:title=""/>
          </v:shape>
          <o:OLEObject Type="Embed" ProgID="Equation.DSMT4" ShapeID="_x0000_i1199" DrawAspect="Content" ObjectID="_1802632834" r:id="rId348"/>
        </w:object>
      </w:r>
      <w:r w:rsidR="0099352B" w:rsidRPr="00154FED">
        <w:t xml:space="preserve"> should not be too small, while </w:t>
      </w:r>
      <w:r w:rsidR="00A6313A" w:rsidRPr="00154FED">
        <w:rPr>
          <w:position w:val="-12"/>
        </w:rPr>
        <w:object w:dxaOrig="279" w:dyaOrig="360" w14:anchorId="3E9A868C">
          <v:shape id="_x0000_i1200" type="#_x0000_t75" style="width:12pt;height:18pt" o:ole="">
            <v:imagedata r:id="rId344" o:title=""/>
          </v:shape>
          <o:OLEObject Type="Embed" ProgID="Equation.DSMT4" ShapeID="_x0000_i1200" DrawAspect="Content" ObjectID="_1802632835" r:id="rId349"/>
        </w:object>
      </w:r>
      <w:r w:rsidR="0099352B" w:rsidRPr="00154FED">
        <w:t xml:space="preserve"> should not be too large. In this case, the perceived quality difference revealed by un</w:t>
      </w:r>
      <w:del w:id="1072" w:author="." w:date="2025-03-03T15:34:00Z" w16du:dateUtc="2025-03-03T07:34:00Z">
        <w:r w:rsidR="0099352B" w:rsidRPr="00154FED" w:rsidDel="0011284F">
          <w:delText>-</w:delText>
        </w:r>
      </w:del>
      <w:r w:rsidR="0099352B" w:rsidRPr="00154FED">
        <w:t>manipulated (i.e.</w:t>
      </w:r>
      <w:ins w:id="1073" w:author="." w:date="2025-03-03T15:34:00Z" w16du:dateUtc="2025-03-03T07:34:00Z">
        <w:r w:rsidR="0011284F" w:rsidRPr="00154FED">
          <w:t xml:space="preserve">, </w:t>
        </w:r>
      </w:ins>
      <w:del w:id="1074" w:author="." w:date="2025-03-03T15:34:00Z" w16du:dateUtc="2025-03-03T07:34:00Z">
        <w:r w:rsidR="0099352B" w:rsidRPr="00154FED" w:rsidDel="0011284F">
          <w:delText xml:space="preserve"> </w:delText>
        </w:r>
      </w:del>
      <w:r w:rsidR="0099352B" w:rsidRPr="00154FED">
        <w:t xml:space="preserve">authentic) reviews </w:t>
      </w:r>
      <w:r w:rsidR="00A6313A" w:rsidRPr="00154FED">
        <w:rPr>
          <w:position w:val="-12"/>
        </w:rPr>
        <w:object w:dxaOrig="279" w:dyaOrig="360" w14:anchorId="632099E0">
          <v:shape id="_x0000_i1201" type="#_x0000_t75" style="width:12pt;height:18pt" o:ole="">
            <v:imagedata r:id="rId350" o:title=""/>
          </v:shape>
          <o:OLEObject Type="Embed" ProgID="Equation.DSMT4" ShapeID="_x0000_i1201" DrawAspect="Content" ObjectID="_1802632836" r:id="rId351"/>
        </w:object>
      </w:r>
      <w:r w:rsidR="0099352B" w:rsidRPr="00154FED">
        <w:t xml:space="preserve"> </w:t>
      </w:r>
      <w:commentRangeStart w:id="1075"/>
      <w:r w:rsidR="0099352B" w:rsidRPr="00154FED">
        <w:t>should</w:t>
      </w:r>
      <w:ins w:id="1076" w:author="." w:date="2025-03-03T15:34:00Z" w16du:dateUtc="2025-03-03T07:34:00Z">
        <w:r w:rsidR="0011284F" w:rsidRPr="00154FED">
          <w:t xml:space="preserve"> not </w:t>
        </w:r>
        <w:commentRangeEnd w:id="1075"/>
        <w:r w:rsidR="0011284F" w:rsidRPr="00154FED">
          <w:rPr>
            <w:rStyle w:val="CommentReference"/>
            <w:rFonts w:asciiTheme="minorHAnsi" w:eastAsiaTheme="minorEastAsia" w:hAnsiTheme="minorHAnsi"/>
          </w:rPr>
          <w:commentReference w:id="1075"/>
        </w:r>
        <w:r w:rsidR="0011284F" w:rsidRPr="00154FED">
          <w:t xml:space="preserve">be </w:t>
        </w:r>
      </w:ins>
      <w:del w:id="1077" w:author="." w:date="2025-03-03T15:34:00Z" w16du:dateUtc="2025-03-03T07:34:00Z">
        <w:r w:rsidR="0099352B" w:rsidRPr="00154FED" w:rsidDel="0011284F">
          <w:delText xml:space="preserve">n’t be </w:delText>
        </w:r>
      </w:del>
      <w:r w:rsidR="0099352B" w:rsidRPr="00154FED">
        <w:t xml:space="preserve">too large to </w:t>
      </w:r>
      <w:r w:rsidR="00DD278F" w:rsidRPr="00154FED">
        <w:t xml:space="preserve">increase </w:t>
      </w:r>
      <w:r w:rsidR="0099352B" w:rsidRPr="00154FED">
        <w:t>firm B</w:t>
      </w:r>
      <w:r w:rsidR="0010046F" w:rsidRPr="00154FED">
        <w:t>’</w:t>
      </w:r>
      <w:r w:rsidR="0099352B" w:rsidRPr="00154FED">
        <w:t xml:space="preserve">s initial market share as much as possible. A small </w:t>
      </w:r>
      <w:r w:rsidR="00A6313A" w:rsidRPr="00154FED">
        <w:rPr>
          <w:position w:val="-12"/>
        </w:rPr>
        <w:object w:dxaOrig="279" w:dyaOrig="360" w14:anchorId="72796ACC">
          <v:shape id="_x0000_i1202" type="#_x0000_t75" style="width:12pt;height:18pt" o:ole="">
            <v:imagedata r:id="rId350" o:title=""/>
          </v:shape>
          <o:OLEObject Type="Embed" ProgID="Equation.DSMT4" ShapeID="_x0000_i1202" DrawAspect="Content" ObjectID="_1802632837" r:id="rId352"/>
        </w:object>
      </w:r>
      <w:r w:rsidR="0099352B" w:rsidRPr="00154FED">
        <w:t xml:space="preserve"> can ensure </w:t>
      </w:r>
      <w:ins w:id="1078" w:author="." w:date="2025-03-03T15:34:00Z" w16du:dateUtc="2025-03-03T07:34:00Z">
        <w:r w:rsidR="007E04D4" w:rsidRPr="00154FED">
          <w:t xml:space="preserve">that </w:t>
        </w:r>
      </w:ins>
      <w:r w:rsidR="0099352B" w:rsidRPr="00154FED">
        <w:t xml:space="preserve">firm B has enough original consumers to avoid </w:t>
      </w:r>
      <w:r w:rsidR="0099352B" w:rsidRPr="00154FED">
        <w:rPr>
          <w:rFonts w:hint="eastAsia"/>
        </w:rPr>
        <w:t>t</w:t>
      </w:r>
      <w:r w:rsidR="0099352B" w:rsidRPr="00154FED">
        <w:t xml:space="preserve">he extra loss due to firm A’s manipulation. Meanwhile, </w:t>
      </w:r>
      <w:r w:rsidR="00A6313A" w:rsidRPr="00154FED">
        <w:rPr>
          <w:position w:val="-12"/>
        </w:rPr>
        <w:object w:dxaOrig="279" w:dyaOrig="360" w14:anchorId="33E7338E">
          <v:shape id="_x0000_i1203" type="#_x0000_t75" style="width:12pt;height:18pt" o:ole="">
            <v:imagedata r:id="rId350" o:title=""/>
          </v:shape>
          <o:OLEObject Type="Embed" ProgID="Equation.DSMT4" ShapeID="_x0000_i1203" DrawAspect="Content" ObjectID="_1802632838" r:id="rId353"/>
        </w:object>
      </w:r>
      <w:r w:rsidR="0099352B" w:rsidRPr="00154FED">
        <w:t xml:space="preserve"> should</w:t>
      </w:r>
      <w:ins w:id="1079" w:author="." w:date="2025-03-03T15:34:00Z" w16du:dateUtc="2025-03-03T07:34:00Z">
        <w:r w:rsidR="007E04D4" w:rsidRPr="00154FED">
          <w:t xml:space="preserve"> not</w:t>
        </w:r>
      </w:ins>
      <w:del w:id="1080" w:author="." w:date="2025-03-03T15:34:00Z" w16du:dateUtc="2025-03-03T07:34:00Z">
        <w:r w:rsidR="0099352B" w:rsidRPr="00154FED" w:rsidDel="007E04D4">
          <w:delText>n’t b</w:delText>
        </w:r>
      </w:del>
      <w:ins w:id="1081" w:author="." w:date="2025-03-03T15:34:00Z" w16du:dateUtc="2025-03-03T07:34:00Z">
        <w:r w:rsidR="007E04D4" w:rsidRPr="00154FED">
          <w:t xml:space="preserve"> b</w:t>
        </w:r>
      </w:ins>
      <w:r w:rsidR="0099352B" w:rsidRPr="00154FED">
        <w:t>e too small. In the case of a large unit manipulation cost, firm A</w:t>
      </w:r>
      <w:r w:rsidR="0010046F" w:rsidRPr="00154FED">
        <w:t>’</w:t>
      </w:r>
      <w:r w:rsidR="0099352B" w:rsidRPr="00154FED">
        <w:t xml:space="preserve">s manipulation effort has </w:t>
      </w:r>
      <w:r w:rsidR="00372396" w:rsidRPr="00154FED">
        <w:t xml:space="preserve">a </w:t>
      </w:r>
      <w:r w:rsidR="0099352B" w:rsidRPr="00154FED">
        <w:t xml:space="preserve">small influence. As </w:t>
      </w:r>
      <w:r w:rsidR="00A6313A" w:rsidRPr="00154FED">
        <w:rPr>
          <w:position w:val="-12"/>
        </w:rPr>
        <w:object w:dxaOrig="320" w:dyaOrig="360" w14:anchorId="15A595E8">
          <v:shape id="_x0000_i1204" type="#_x0000_t75" style="width:18pt;height:18pt" o:ole="">
            <v:imagedata r:id="rId354" o:title=""/>
          </v:shape>
          <o:OLEObject Type="Embed" ProgID="Equation.DSMT4" ShapeID="_x0000_i1204" DrawAspect="Content" ObjectID="_1802632839" r:id="rId355"/>
        </w:object>
      </w:r>
      <w:r w:rsidR="0099352B" w:rsidRPr="00154FED">
        <w:t xml:space="preserve"> is monotonically decreasing to </w:t>
      </w:r>
      <w:r w:rsidR="00A6313A" w:rsidRPr="00154FED">
        <w:rPr>
          <w:position w:val="-12"/>
        </w:rPr>
        <w:object w:dxaOrig="279" w:dyaOrig="360" w14:anchorId="024479BB">
          <v:shape id="_x0000_i1205" type="#_x0000_t75" style="width:12pt;height:18pt" o:ole="">
            <v:imagedata r:id="rId296" o:title=""/>
          </v:shape>
          <o:OLEObject Type="Embed" ProgID="Equation.DSMT4" ShapeID="_x0000_i1205" DrawAspect="Content" ObjectID="_1802632840" r:id="rId356"/>
        </w:object>
      </w:r>
      <w:r w:rsidR="0099352B" w:rsidRPr="00154FED">
        <w:t xml:space="preserve"> </w:t>
      </w:r>
      <w:del w:id="1082" w:author="." w:date="2025-03-03T15:35:00Z" w16du:dateUtc="2025-03-03T07:35:00Z">
        <w:r w:rsidR="0099352B" w:rsidRPr="00154FED" w:rsidDel="007E04D4">
          <w:delText xml:space="preserve">according </w:delText>
        </w:r>
      </w:del>
      <w:ins w:id="1083" w:author="." w:date="2025-03-03T15:35:00Z" w16du:dateUtc="2025-03-03T07:35:00Z">
        <w:r w:rsidR="007E04D4" w:rsidRPr="00154FED">
          <w:t xml:space="preserve">in accordance with </w:t>
        </w:r>
      </w:ins>
      <w:del w:id="1084" w:author="." w:date="2025-03-03T15:35:00Z" w16du:dateUtc="2025-03-03T07:35:00Z">
        <w:r w:rsidR="0099352B" w:rsidRPr="00154FED" w:rsidDel="007E04D4">
          <w:delText xml:space="preserve">to </w:delText>
        </w:r>
      </w:del>
      <w:r w:rsidR="0099352B" w:rsidRPr="00154FED">
        <w:t xml:space="preserve">Eq. (24), when </w:t>
      </w:r>
      <w:r w:rsidR="00A6313A" w:rsidRPr="00154FED">
        <w:rPr>
          <w:position w:val="-12"/>
        </w:rPr>
        <w:object w:dxaOrig="279" w:dyaOrig="360" w14:anchorId="5776AD93">
          <v:shape id="_x0000_i1206" type="#_x0000_t75" style="width:12pt;height:18pt" o:ole="">
            <v:imagedata r:id="rId357" o:title=""/>
          </v:shape>
          <o:OLEObject Type="Embed" ProgID="Equation.DSMT4" ShapeID="_x0000_i1206" DrawAspect="Content" ObjectID="_1802632841" r:id="rId358"/>
        </w:object>
      </w:r>
      <w:r w:rsidR="0099352B" w:rsidRPr="00154FED">
        <w:t xml:space="preserve"> is high, B can attract price-sensitive </w:t>
      </w:r>
      <w:r w:rsidR="00EF767B" w:rsidRPr="00154FED">
        <w:t>consumers</w:t>
      </w:r>
      <w:r w:rsidR="0099352B" w:rsidRPr="00154FED">
        <w:t xml:space="preserve"> by lowering its product price, resulting in higher profits than when </w:t>
      </w:r>
      <w:ins w:id="1085" w:author="." w:date="2025-03-03T15:35:00Z" w16du:dateUtc="2025-03-03T07:35:00Z">
        <w:r w:rsidR="007E04D4" w:rsidRPr="00154FED">
          <w:t xml:space="preserve">it </w:t>
        </w:r>
      </w:ins>
      <w:r w:rsidR="0099352B" w:rsidRPr="00154FED">
        <w:t>engag</w:t>
      </w:r>
      <w:ins w:id="1086" w:author="." w:date="2025-03-03T15:35:00Z" w16du:dateUtc="2025-03-03T07:35:00Z">
        <w:r w:rsidR="007E04D4" w:rsidRPr="00154FED">
          <w:t xml:space="preserve">es </w:t>
        </w:r>
      </w:ins>
      <w:del w:id="1087" w:author="." w:date="2025-03-03T15:35:00Z" w16du:dateUtc="2025-03-03T07:35:00Z">
        <w:r w:rsidR="0099352B" w:rsidRPr="00154FED" w:rsidDel="007E04D4">
          <w:delText xml:space="preserve">ing in </w:delText>
        </w:r>
      </w:del>
      <w:ins w:id="1088" w:author="." w:date="2025-03-03T15:35:00Z" w16du:dateUtc="2025-03-03T07:35:00Z">
        <w:r w:rsidR="007E04D4" w:rsidRPr="00154FED">
          <w:t xml:space="preserve">in review </w:t>
        </w:r>
      </w:ins>
      <w:r w:rsidR="0099352B" w:rsidRPr="00154FED">
        <w:t>manipulation.</w:t>
      </w:r>
      <w:r w:rsidR="0099352B" w:rsidRPr="00154FED">
        <w:rPr>
          <w:rFonts w:hint="eastAsia"/>
        </w:rPr>
        <w:t xml:space="preserve"> </w:t>
      </w:r>
      <w:r w:rsidR="0005583D" w:rsidRPr="00154FED">
        <w:t xml:space="preserve">Therefore, firm B prefers choosing not to manipulate with a moderate </w:t>
      </w:r>
      <w:r w:rsidR="00A6313A" w:rsidRPr="00154FED">
        <w:rPr>
          <w:position w:val="-12"/>
        </w:rPr>
        <w:object w:dxaOrig="279" w:dyaOrig="360" w14:anchorId="029B1ABA">
          <v:shape id="_x0000_i1207" type="#_x0000_t75" style="width:12pt;height:18pt" o:ole="">
            <v:imagedata r:id="rId296" o:title=""/>
          </v:shape>
          <o:OLEObject Type="Embed" ProgID="Equation.DSMT4" ShapeID="_x0000_i1207" DrawAspect="Content" ObjectID="_1802632842" r:id="rId359"/>
        </w:object>
      </w:r>
      <w:r w:rsidR="0005583D" w:rsidRPr="00154FED">
        <w:t xml:space="preserve"> in this case.</w:t>
      </w:r>
    </w:p>
    <w:p w14:paraId="6933335F" w14:textId="682D1DB3" w:rsidR="00920A4E" w:rsidRPr="00154FED" w:rsidRDefault="00C74312" w:rsidP="008F5698">
      <w:pPr>
        <w:pStyle w:val="-8"/>
        <w:spacing w:line="360" w:lineRule="auto"/>
      </w:pPr>
      <w:bookmarkStart w:id="1089" w:name="_Hlk178612384"/>
      <w:r w:rsidRPr="00154FED">
        <w:t xml:space="preserve">For the platform, </w:t>
      </w:r>
      <w:r w:rsidR="00002D0C" w:rsidRPr="00154FED">
        <w:t>i</w:t>
      </w:r>
      <w:r w:rsidRPr="00154FED">
        <w:t>ts revenue mainly results from collecting commissions from</w:t>
      </w:r>
      <w:commentRangeStart w:id="1090"/>
      <w:r w:rsidRPr="00154FED">
        <w:t xml:space="preserve"> </w:t>
      </w:r>
      <w:commentRangeEnd w:id="1090"/>
      <w:r w:rsidR="007E04D4" w:rsidRPr="00154FED">
        <w:rPr>
          <w:rStyle w:val="CommentReference"/>
          <w:rFonts w:asciiTheme="minorHAnsi" w:eastAsiaTheme="minorEastAsia" w:hAnsiTheme="minorHAnsi"/>
        </w:rPr>
        <w:commentReference w:id="1090"/>
      </w:r>
      <w:del w:id="1091" w:author="." w:date="2025-03-03T15:35:00Z" w16du:dateUtc="2025-03-03T07:35:00Z">
        <w:r w:rsidRPr="00154FED" w:rsidDel="007E04D4">
          <w:delText xml:space="preserve">both </w:delText>
        </w:r>
      </w:del>
      <w:r w:rsidRPr="00154FED">
        <w:t>firms A and B</w:t>
      </w:r>
      <w:r w:rsidR="007D1347" w:rsidRPr="00154FED">
        <w:t>, and i</w:t>
      </w:r>
      <w:r w:rsidRPr="00154FED">
        <w:t>ts cost</w:t>
      </w:r>
      <w:ins w:id="1092" w:author="." w:date="2025-03-04T19:52:00Z" w16du:dateUtc="2025-03-04T11:52:00Z">
        <w:r w:rsidR="006308FF">
          <w:t>s</w:t>
        </w:r>
      </w:ins>
      <w:r w:rsidRPr="00154FED">
        <w:t xml:space="preserve"> primarily stem</w:t>
      </w:r>
      <w:del w:id="1093" w:author="." w:date="2025-03-04T19:52:00Z" w16du:dateUtc="2025-03-04T11:52:00Z">
        <w:r w:rsidRPr="00154FED" w:rsidDel="006308FF">
          <w:delText>s</w:delText>
        </w:r>
      </w:del>
      <w:r w:rsidRPr="00154FED">
        <w:t xml:space="preserve"> from </w:t>
      </w:r>
      <w:r w:rsidR="007E6EFF" w:rsidRPr="00154FED">
        <w:t xml:space="preserve">governance </w:t>
      </w:r>
      <w:r w:rsidRPr="00154FED">
        <w:t>cost</w:t>
      </w:r>
      <w:r w:rsidR="00372396" w:rsidRPr="00154FED">
        <w:t>s</w:t>
      </w:r>
      <w:r w:rsidRPr="00154FED">
        <w:t xml:space="preserve">. Therefore, the platform will choose to govern when firm A manipulates alone in </w:t>
      </w:r>
      <w:r w:rsidR="007D1347" w:rsidRPr="00154FED">
        <w:t>one</w:t>
      </w:r>
      <w:r w:rsidRPr="00154FED">
        <w:t xml:space="preserve"> case</w:t>
      </w:r>
      <w:ins w:id="1094" w:author="." w:date="2025-03-03T15:35:00Z" w16du:dateUtc="2025-03-03T07:35:00Z">
        <w:r w:rsidR="00DF42C0" w:rsidRPr="00154FED">
          <w:t xml:space="preserve">, </w:t>
        </w:r>
      </w:ins>
      <w:del w:id="1095" w:author="." w:date="2025-03-03T15:35:00Z" w16du:dateUtc="2025-03-03T07:35:00Z">
        <w:r w:rsidRPr="00154FED" w:rsidDel="00DF42C0">
          <w:delText xml:space="preserve"> </w:delText>
        </w:r>
      </w:del>
      <w:r w:rsidRPr="00154FED">
        <w:t>as shown in Proposition 4.</w:t>
      </w:r>
      <w:bookmarkEnd w:id="1089"/>
      <w:r w:rsidR="00D87BFE" w:rsidRPr="00154FED">
        <w:rPr>
          <w:color w:val="FF0000"/>
        </w:rPr>
        <w:t xml:space="preserve"> </w:t>
      </w:r>
      <w:r w:rsidR="007D1347" w:rsidRPr="00154FED">
        <w:t xml:space="preserve">When the manipulation cost </w:t>
      </w:r>
      <w:r w:rsidR="00A6313A" w:rsidRPr="00154FED">
        <w:rPr>
          <w:position w:val="-12"/>
        </w:rPr>
        <w:object w:dxaOrig="279" w:dyaOrig="360" w14:anchorId="4F9F054A">
          <v:shape id="_x0000_i1208" type="#_x0000_t75" style="width:12pt;height:18pt" o:ole="">
            <v:imagedata r:id="rId324" o:title=""/>
          </v:shape>
          <o:OLEObject Type="Embed" ProgID="Equation.DSMT4" ShapeID="_x0000_i1208" DrawAspect="Content" ObjectID="_1802632843" r:id="rId360"/>
        </w:object>
      </w:r>
      <w:r w:rsidR="007D1347" w:rsidRPr="00154FED">
        <w:t xml:space="preserve"> is small, the platform will be better off compared to no governance with </w:t>
      </w:r>
      <w:r w:rsidR="007D1347" w:rsidRPr="00154FED">
        <w:lastRenderedPageBreak/>
        <w:t xml:space="preserve">a moderate </w:t>
      </w:r>
      <w:r w:rsidR="00A6313A" w:rsidRPr="00154FED">
        <w:rPr>
          <w:position w:val="-12"/>
        </w:rPr>
        <w:object w:dxaOrig="300" w:dyaOrig="360" w14:anchorId="2FC92CDB">
          <v:shape id="_x0000_i1209" type="#_x0000_t75" style="width:18pt;height:18pt" o:ole="">
            <v:imagedata r:id="rId361" o:title=""/>
          </v:shape>
          <o:OLEObject Type="Embed" ProgID="Equation.DSMT4" ShapeID="_x0000_i1209" DrawAspect="Content" ObjectID="_1802632844" r:id="rId362"/>
        </w:object>
      </w:r>
      <w:r w:rsidR="007D1347" w:rsidRPr="00154FED">
        <w:t xml:space="preserve">. </w:t>
      </w:r>
      <w:r w:rsidR="00920A4E" w:rsidRPr="00154FED">
        <w:t xml:space="preserve">At this point, compared to the scenario without </w:t>
      </w:r>
      <w:r w:rsidR="00920A4E" w:rsidRPr="00154FED">
        <w:rPr>
          <w:rFonts w:hint="eastAsia"/>
        </w:rPr>
        <w:t>govern</w:t>
      </w:r>
      <w:r w:rsidR="00920A4E" w:rsidRPr="00154FED">
        <w:t>ance, firm A</w:t>
      </w:r>
      <w:r w:rsidR="0010046F" w:rsidRPr="00154FED">
        <w:t>’</w:t>
      </w:r>
      <w:r w:rsidR="00920A4E" w:rsidRPr="00154FED">
        <w:t xml:space="preserve">s demand shifts from </w:t>
      </w:r>
      <w:commentRangeStart w:id="1096"/>
      <w:r w:rsidR="00A6313A" w:rsidRPr="00154FED">
        <w:t>v</w:t>
      </w:r>
      <w:commentRangeEnd w:id="1096"/>
      <w:r w:rsidR="00DF42C0" w:rsidRPr="00154FED">
        <w:rPr>
          <w:rStyle w:val="CommentReference"/>
          <w:rFonts w:asciiTheme="minorHAnsi" w:eastAsiaTheme="minorEastAsia" w:hAnsiTheme="minorHAnsi"/>
        </w:rPr>
        <w:commentReference w:id="1096"/>
      </w:r>
      <w:ins w:id="1097" w:author="." w:date="2025-03-03T15:36:00Z" w16du:dateUtc="2025-03-03T07:36:00Z">
        <w:r w:rsidR="00DF42C0" w:rsidRPr="00154FED">
          <w:t xml:space="preserve"> </w:t>
        </w:r>
      </w:ins>
      <w:r w:rsidR="00920A4E" w:rsidRPr="00154FED">
        <w:t xml:space="preserve">to </w:t>
      </w:r>
      <w:r w:rsidR="00A6313A" w:rsidRPr="00154FED">
        <w:rPr>
          <w:position w:val="-24"/>
        </w:rPr>
        <w:object w:dxaOrig="2760" w:dyaOrig="620" w14:anchorId="41EEF774">
          <v:shape id="_x0000_i1210" type="#_x0000_t75" style="width:138pt;height:30pt" o:ole="">
            <v:imagedata r:id="rId363" o:title=""/>
          </v:shape>
          <o:OLEObject Type="Embed" ProgID="Equation.DSMT4" ShapeID="_x0000_i1210" DrawAspect="Content" ObjectID="_1802632845" r:id="rId364"/>
        </w:object>
      </w:r>
      <w:r w:rsidR="00920A4E" w:rsidRPr="00154FED">
        <w:t xml:space="preserve">, increasing by </w:t>
      </w:r>
      <w:r w:rsidR="00A6313A" w:rsidRPr="00154FED">
        <w:rPr>
          <w:position w:val="-24"/>
        </w:rPr>
        <w:object w:dxaOrig="1560" w:dyaOrig="660" w14:anchorId="39FDE735">
          <v:shape id="_x0000_i1211" type="#_x0000_t75" style="width:78pt;height:36pt" o:ole="">
            <v:imagedata r:id="rId365" o:title=""/>
          </v:shape>
          <o:OLEObject Type="Embed" ProgID="Equation.DSMT4" ShapeID="_x0000_i1211" DrawAspect="Content" ObjectID="_1802632846" r:id="rId366"/>
        </w:object>
      </w:r>
      <w:ins w:id="1098" w:author="." w:date="2025-03-03T15:36:00Z" w16du:dateUtc="2025-03-03T07:36:00Z">
        <w:r w:rsidR="00DF42C0" w:rsidRPr="00154FED">
          <w:t xml:space="preserve">, </w:t>
        </w:r>
      </w:ins>
      <w:del w:id="1099" w:author="." w:date="2025-03-03T15:36:00Z" w16du:dateUtc="2025-03-03T07:36:00Z">
        <w:r w:rsidR="00920A4E" w:rsidRPr="00154FED" w:rsidDel="00DF42C0">
          <w:delText xml:space="preserve"> </w:delText>
        </w:r>
      </w:del>
      <w:r w:rsidR="00920A4E" w:rsidRPr="00154FED">
        <w:t>while firm B</w:t>
      </w:r>
      <w:r w:rsidR="0010046F" w:rsidRPr="00154FED">
        <w:t>’</w:t>
      </w:r>
      <w:r w:rsidR="00920A4E" w:rsidRPr="00154FED">
        <w:t xml:space="preserve">s demand shifts from </w:t>
      </w:r>
      <w:r w:rsidR="00A6313A" w:rsidRPr="00154FED">
        <w:rPr>
          <w:position w:val="-24"/>
        </w:rPr>
        <w:object w:dxaOrig="2100" w:dyaOrig="620" w14:anchorId="32B43C8B">
          <v:shape id="_x0000_i1212" type="#_x0000_t75" style="width:108pt;height:30pt" o:ole="">
            <v:imagedata r:id="rId367" o:title=""/>
          </v:shape>
          <o:OLEObject Type="Embed" ProgID="Equation.DSMT4" ShapeID="_x0000_i1212" DrawAspect="Content" ObjectID="_1802632847" r:id="rId368"/>
        </w:object>
      </w:r>
      <w:r w:rsidR="00920A4E" w:rsidRPr="00154FED">
        <w:t xml:space="preserve"> to </w:t>
      </w:r>
      <w:r w:rsidR="00A6313A" w:rsidRPr="00154FED">
        <w:rPr>
          <w:position w:val="-24"/>
        </w:rPr>
        <w:object w:dxaOrig="2760" w:dyaOrig="620" w14:anchorId="79D3851B">
          <v:shape id="_x0000_i1213" type="#_x0000_t75" style="width:138pt;height:30pt" o:ole="">
            <v:imagedata r:id="rId369" o:title=""/>
          </v:shape>
          <o:OLEObject Type="Embed" ProgID="Equation.DSMT4" ShapeID="_x0000_i1213" DrawAspect="Content" ObjectID="_1802632848" r:id="rId370"/>
        </w:object>
      </w:r>
      <w:r w:rsidR="00920A4E" w:rsidRPr="00154FED">
        <w:t xml:space="preserve">, increasing by </w:t>
      </w:r>
      <w:r w:rsidR="00A6313A" w:rsidRPr="00154FED">
        <w:rPr>
          <w:position w:val="-24"/>
        </w:rPr>
        <w:object w:dxaOrig="1560" w:dyaOrig="660" w14:anchorId="00BAFE56">
          <v:shape id="_x0000_i1214" type="#_x0000_t75" style="width:78pt;height:36pt" o:ole="">
            <v:imagedata r:id="rId371" o:title=""/>
          </v:shape>
          <o:OLEObject Type="Embed" ProgID="Equation.DSMT4" ShapeID="_x0000_i1214" DrawAspect="Content" ObjectID="_1802632849" r:id="rId372"/>
        </w:object>
      </w:r>
      <w:r w:rsidR="00920A4E" w:rsidRPr="00154FED">
        <w:t xml:space="preserve">. We find that firm B’s demand rises, and as the manipulation effort increases, more </w:t>
      </w:r>
      <w:r w:rsidR="00EF767B" w:rsidRPr="00154FED">
        <w:t>consumers</w:t>
      </w:r>
      <w:r w:rsidR="00920A4E" w:rsidRPr="00154FED">
        <w:t xml:space="preserve"> who perceive the manipulation </w:t>
      </w:r>
      <w:ins w:id="1100" w:author="." w:date="2025-03-03T15:37:00Z" w16du:dateUtc="2025-03-03T07:37:00Z">
        <w:r w:rsidR="00687BF1" w:rsidRPr="00154FED">
          <w:t xml:space="preserve">are likely to </w:t>
        </w:r>
      </w:ins>
      <w:del w:id="1101" w:author="." w:date="2025-03-03T15:37:00Z" w16du:dateUtc="2025-03-03T07:37:00Z">
        <w:r w:rsidR="00920A4E" w:rsidRPr="00154FED" w:rsidDel="00687BF1">
          <w:delText xml:space="preserve">will </w:delText>
        </w:r>
      </w:del>
      <w:r w:rsidR="00920A4E" w:rsidRPr="00154FED">
        <w:t>shift toward B, further boosting B’s demand. As we</w:t>
      </w:r>
      <w:ins w:id="1102" w:author="." w:date="2025-03-03T15:37:00Z" w16du:dateUtc="2025-03-03T07:37:00Z">
        <w:r w:rsidR="0048739C" w:rsidRPr="00154FED">
          <w:t xml:space="preserve"> have</w:t>
        </w:r>
      </w:ins>
      <w:r w:rsidR="00920A4E" w:rsidRPr="00154FED">
        <w:t xml:space="preserve"> previously demonstrated, </w:t>
      </w:r>
      <w:r w:rsidR="00920A4E" w:rsidRPr="00154FED">
        <w:rPr>
          <w:position w:val="-12"/>
        </w:rPr>
        <w:object w:dxaOrig="279" w:dyaOrig="360" w14:anchorId="63B15FD7">
          <v:shape id="_x0000_i1215" type="#_x0000_t75" style="width:12pt;height:18pt" o:ole="">
            <v:imagedata r:id="rId373" o:title=""/>
          </v:shape>
          <o:OLEObject Type="Embed" ProgID="Equation.DSMT4" ShapeID="_x0000_i1215" DrawAspect="Content" ObjectID="_1802632850" r:id="rId374"/>
        </w:object>
      </w:r>
      <w:r w:rsidR="00920A4E" w:rsidRPr="00154FED">
        <w:rPr>
          <w:rStyle w:val="katex-mathml"/>
        </w:rPr>
        <w:t xml:space="preserve"> </w:t>
      </w:r>
      <w:r w:rsidR="00920A4E" w:rsidRPr="00154FED">
        <w:t>is monotonically decreasing to</w:t>
      </w:r>
      <w:r w:rsidR="007E6EFF" w:rsidRPr="00154FED">
        <w:t xml:space="preserve"> </w:t>
      </w:r>
      <w:r w:rsidR="007E6EFF" w:rsidRPr="00154FED">
        <w:rPr>
          <w:position w:val="-12"/>
        </w:rPr>
        <w:object w:dxaOrig="260" w:dyaOrig="360" w14:anchorId="3DEA68BD">
          <v:shape id="_x0000_i1216" type="#_x0000_t75" style="width:12pt;height:18pt" o:ole="">
            <v:imagedata r:id="rId375" o:title=""/>
          </v:shape>
          <o:OLEObject Type="Embed" ProgID="Equation.DSMT4" ShapeID="_x0000_i1216" DrawAspect="Content" ObjectID="_1802632851" r:id="rId376"/>
        </w:object>
      </w:r>
      <w:r w:rsidR="00920A4E" w:rsidRPr="00154FED">
        <w:t xml:space="preserve">, </w:t>
      </w:r>
      <w:del w:id="1103" w:author="." w:date="2025-03-03T15:39:00Z" w16du:dateUtc="2025-03-03T07:39:00Z">
        <w:r w:rsidR="00920A4E" w:rsidRPr="00154FED" w:rsidDel="00D821FE">
          <w:delText xml:space="preserve">meaning </w:delText>
        </w:r>
      </w:del>
      <w:ins w:id="1104" w:author="." w:date="2025-03-03T15:39:00Z" w16du:dateUtc="2025-03-03T07:39:00Z">
        <w:r w:rsidR="00D821FE" w:rsidRPr="00154FED">
          <w:t xml:space="preserve">which means that </w:t>
        </w:r>
      </w:ins>
      <w:del w:id="1105" w:author="." w:date="2025-03-03T15:39:00Z" w16du:dateUtc="2025-03-03T07:39:00Z">
        <w:r w:rsidR="00920A4E" w:rsidRPr="00154FED" w:rsidDel="00D821FE">
          <w:delText xml:space="preserve">that </w:delText>
        </w:r>
      </w:del>
      <w:r w:rsidR="00920A4E" w:rsidRPr="00154FED">
        <w:t xml:space="preserve">the larger </w:t>
      </w:r>
      <w:r w:rsidR="00A6313A" w:rsidRPr="00154FED">
        <w:rPr>
          <w:position w:val="-12"/>
        </w:rPr>
        <w:object w:dxaOrig="279" w:dyaOrig="360" w14:anchorId="794E28F3">
          <v:shape id="_x0000_i1217" type="#_x0000_t75" style="width:12pt;height:18pt" o:ole="">
            <v:imagedata r:id="rId344" o:title=""/>
          </v:shape>
          <o:OLEObject Type="Embed" ProgID="Equation.DSMT4" ShapeID="_x0000_i1217" DrawAspect="Content" ObjectID="_1802632852" r:id="rId377"/>
        </w:object>
      </w:r>
      <w:r w:rsidR="00920A4E" w:rsidRPr="00154FED">
        <w:t xml:space="preserve"> is, the more commission the platform can </w:t>
      </w:r>
      <w:r w:rsidR="00A86F15" w:rsidRPr="00154FED">
        <w:t>charge</w:t>
      </w:r>
      <w:r w:rsidR="00920A4E" w:rsidRPr="00154FED">
        <w:t xml:space="preserve"> from </w:t>
      </w:r>
      <w:ins w:id="1106" w:author="." w:date="2025-03-03T15:40:00Z" w16du:dateUtc="2025-03-03T07:40:00Z">
        <w:r w:rsidR="00D821FE" w:rsidRPr="00154FED">
          <w:t xml:space="preserve">firm </w:t>
        </w:r>
      </w:ins>
      <w:r w:rsidR="00920A4E" w:rsidRPr="00154FED">
        <w:t xml:space="preserve">B. Additionally, although governance reduces </w:t>
      </w:r>
      <w:del w:id="1107" w:author="." w:date="2025-03-03T15:40:00Z" w16du:dateUtc="2025-03-03T07:40:00Z">
        <w:r w:rsidR="00920A4E" w:rsidRPr="00154FED" w:rsidDel="00D821FE">
          <w:delText xml:space="preserve">the manipulation effort of </w:delText>
        </w:r>
      </w:del>
      <w:r w:rsidR="00920A4E" w:rsidRPr="00154FED">
        <w:t>firm A</w:t>
      </w:r>
      <w:ins w:id="1108" w:author="." w:date="2025-03-03T15:40:00Z" w16du:dateUtc="2025-03-03T07:40:00Z">
        <w:r w:rsidR="00D821FE" w:rsidRPr="00154FED">
          <w:t>’</w:t>
        </w:r>
      </w:ins>
      <w:ins w:id="1109" w:author="." w:date="2025-03-04T19:52:00Z" w16du:dateUtc="2025-03-04T11:52:00Z">
        <w:r w:rsidR="006308FF">
          <w:t>s</w:t>
        </w:r>
      </w:ins>
      <w:ins w:id="1110" w:author="." w:date="2025-03-03T15:40:00Z" w16du:dateUtc="2025-03-03T07:40:00Z">
        <w:r w:rsidR="00D821FE" w:rsidRPr="00154FED">
          <w:t xml:space="preserve"> manipulation effort</w:t>
        </w:r>
      </w:ins>
      <w:r w:rsidR="00920A4E" w:rsidRPr="00154FED">
        <w:t xml:space="preserve">, the increase in platform consumers due to governance also drives up A’s demand. </w:t>
      </w:r>
      <w:del w:id="1111" w:author="." w:date="2025-03-03T15:40:00Z" w16du:dateUtc="2025-03-03T07:40:00Z">
        <w:r w:rsidR="00920A4E" w:rsidRPr="00154FED" w:rsidDel="00D821FE">
          <w:delText xml:space="preserve">Since </w:delText>
        </w:r>
      </w:del>
      <w:ins w:id="1112" w:author="." w:date="2025-03-03T15:40:00Z" w16du:dateUtc="2025-03-03T07:40:00Z">
        <w:r w:rsidR="00D821FE" w:rsidRPr="00154FED">
          <w:t xml:space="preserve">Given that firm </w:t>
        </w:r>
      </w:ins>
      <w:r w:rsidR="00920A4E" w:rsidRPr="00154FED">
        <w:t xml:space="preserve">A’s prices are higher than </w:t>
      </w:r>
      <w:ins w:id="1113" w:author="." w:date="2025-03-03T15:40:00Z" w16du:dateUtc="2025-03-03T07:40:00Z">
        <w:r w:rsidR="00D821FE" w:rsidRPr="00154FED">
          <w:t xml:space="preserve">firm </w:t>
        </w:r>
      </w:ins>
      <w:r w:rsidR="00920A4E" w:rsidRPr="00154FED">
        <w:t>B’s (i.e.</w:t>
      </w:r>
      <w:ins w:id="1114" w:author="." w:date="2025-03-03T15:40:00Z" w16du:dateUtc="2025-03-03T07:40:00Z">
        <w:r w:rsidR="00D821FE" w:rsidRPr="00154FED">
          <w:t>,</w:t>
        </w:r>
      </w:ins>
      <w:r w:rsidR="00920A4E" w:rsidRPr="00154FED">
        <w:t xml:space="preserve"> </w:t>
      </w:r>
      <w:r w:rsidR="00920A4E" w:rsidRPr="00154FED">
        <w:rPr>
          <w:position w:val="-12"/>
        </w:rPr>
        <w:object w:dxaOrig="1180" w:dyaOrig="360" w14:anchorId="451DA93D">
          <v:shape id="_x0000_i1218" type="#_x0000_t75" style="width:60pt;height:18pt" o:ole="">
            <v:imagedata r:id="rId378" o:title=""/>
          </v:shape>
          <o:OLEObject Type="Embed" ProgID="Equation.DSMT4" ShapeID="_x0000_i1218" DrawAspect="Content" ObjectID="_1802632853" r:id="rId379"/>
        </w:object>
      </w:r>
      <w:r w:rsidR="00920A4E" w:rsidRPr="00154FED">
        <w:t xml:space="preserve">), firm A can raise its prices to increase its revenue, allowing the platform to </w:t>
      </w:r>
      <w:ins w:id="1115" w:author="." w:date="2025-03-03T15:40:00Z" w16du:dateUtc="2025-03-03T07:40:00Z">
        <w:r w:rsidR="00D821FE" w:rsidRPr="00154FED">
          <w:t>also c</w:t>
        </w:r>
      </w:ins>
      <w:del w:id="1116" w:author="." w:date="2025-03-03T15:40:00Z" w16du:dateUtc="2025-03-03T07:40:00Z">
        <w:r w:rsidR="00920A4E" w:rsidRPr="00154FED" w:rsidDel="00D821FE">
          <w:delText>c</w:delText>
        </w:r>
      </w:del>
      <w:r w:rsidR="00920A4E" w:rsidRPr="00154FED">
        <w:t>ollect more commission</w:t>
      </w:r>
      <w:ins w:id="1117" w:author="." w:date="2025-03-03T15:40:00Z" w16du:dateUtc="2025-03-03T07:40:00Z">
        <w:r w:rsidR="00D821FE" w:rsidRPr="00154FED">
          <w:t>s</w:t>
        </w:r>
      </w:ins>
      <w:del w:id="1118" w:author="." w:date="2025-03-03T15:40:00Z" w16du:dateUtc="2025-03-03T07:40:00Z">
        <w:r w:rsidR="00920A4E" w:rsidRPr="00154FED" w:rsidDel="00D821FE">
          <w:delText xml:space="preserve"> as well</w:delText>
        </w:r>
      </w:del>
      <w:r w:rsidR="00920A4E" w:rsidRPr="00154FED">
        <w:t xml:space="preserve">. At this point, the platform </w:t>
      </w:r>
      <w:del w:id="1119" w:author="." w:date="2025-03-03T15:40:00Z" w16du:dateUtc="2025-03-03T07:40:00Z">
        <w:r w:rsidR="00920A4E" w:rsidRPr="00154FED" w:rsidDel="00C54598">
          <w:delText>needs to</w:delText>
        </w:r>
      </w:del>
      <w:ins w:id="1120" w:author="." w:date="2025-03-03T15:40:00Z" w16du:dateUtc="2025-03-03T07:40:00Z">
        <w:r w:rsidR="00C54598" w:rsidRPr="00154FED">
          <w:t>must</w:t>
        </w:r>
      </w:ins>
      <w:r w:rsidR="00920A4E" w:rsidRPr="00154FED">
        <w:t xml:space="preserve"> adopt a moderate level of unit governance cost </w:t>
      </w:r>
      <w:r w:rsidR="00A6313A" w:rsidRPr="00154FED">
        <w:rPr>
          <w:position w:val="-12"/>
        </w:rPr>
        <w:object w:dxaOrig="300" w:dyaOrig="360" w14:anchorId="248C0885">
          <v:shape id="_x0000_i1219" type="#_x0000_t75" style="width:18pt;height:18pt" o:ole="">
            <v:imagedata r:id="rId361" o:title=""/>
          </v:shape>
          <o:OLEObject Type="Embed" ProgID="Equation.DSMT4" ShapeID="_x0000_i1219" DrawAspect="Content" ObjectID="_1802632854" r:id="rId380"/>
        </w:object>
      </w:r>
      <w:r w:rsidR="00A86F15" w:rsidRPr="00154FED">
        <w:t xml:space="preserve"> </w:t>
      </w:r>
      <w:r w:rsidR="00920A4E" w:rsidRPr="00154FED">
        <w:t>to ensure its profitability. Compared to the scenario without governance, the platform</w:t>
      </w:r>
      <w:r w:rsidR="0010046F" w:rsidRPr="00154FED">
        <w:t>’</w:t>
      </w:r>
      <w:r w:rsidR="00920A4E" w:rsidRPr="00154FED">
        <w:t xml:space="preserve">s profit increases by </w:t>
      </w:r>
      <w:r w:rsidR="00667E30" w:rsidRPr="00154FED">
        <w:rPr>
          <w:position w:val="-24"/>
        </w:rPr>
        <w:object w:dxaOrig="3480" w:dyaOrig="660" w14:anchorId="16880767">
          <v:shape id="_x0000_i1220" type="#_x0000_t75" style="width:150pt;height:30pt" o:ole="">
            <v:imagedata r:id="rId381" o:title=""/>
          </v:shape>
          <o:OLEObject Type="Embed" ProgID="Equation.DSMT4" ShapeID="_x0000_i1220" DrawAspect="Content" ObjectID="_1802632855" r:id="rId382"/>
        </w:object>
      </w:r>
      <w:r w:rsidR="00920A4E" w:rsidRPr="00154FED">
        <w:t>.</w:t>
      </w:r>
      <w:r w:rsidR="00920A4E" w:rsidRPr="00154FED">
        <w:rPr>
          <w:rStyle w:val="katex-mathml"/>
          <w:color w:val="FF0000"/>
        </w:rPr>
        <w:t xml:space="preserve"> </w:t>
      </w:r>
      <w:del w:id="1121" w:author="." w:date="2025-03-03T15:41:00Z" w16du:dateUtc="2025-03-03T07:41:00Z">
        <w:r w:rsidR="00920A4E" w:rsidRPr="00154FED" w:rsidDel="00C54598">
          <w:rPr>
            <w:rStyle w:val="katex-mathml"/>
          </w:rPr>
          <w:delText>According to</w:delText>
        </w:r>
      </w:del>
      <w:ins w:id="1122" w:author="." w:date="2025-03-03T15:41:00Z" w16du:dateUtc="2025-03-03T07:41:00Z">
        <w:r w:rsidR="00C54598" w:rsidRPr="00154FED">
          <w:rPr>
            <w:rStyle w:val="katex-mathml"/>
          </w:rPr>
          <w:t>In accordance with</w:t>
        </w:r>
      </w:ins>
      <w:r w:rsidR="00920A4E" w:rsidRPr="00154FED">
        <w:rPr>
          <w:rStyle w:val="katex-mathml"/>
        </w:rPr>
        <w:t xml:space="preserve"> Eq. (26),</w:t>
      </w:r>
      <w:r w:rsidR="00920A4E" w:rsidRPr="00154FED">
        <w:t xml:space="preserve"> the governance intensity is monotonically increasing to</w:t>
      </w:r>
      <w:r w:rsidR="00920A4E" w:rsidRPr="00154FED">
        <w:rPr>
          <w:rStyle w:val="katex-mathml"/>
        </w:rPr>
        <w:t xml:space="preserve"> </w:t>
      </w:r>
      <w:r w:rsidR="00A86F15" w:rsidRPr="00154FED">
        <w:rPr>
          <w:position w:val="-12"/>
        </w:rPr>
        <w:object w:dxaOrig="300" w:dyaOrig="360" w14:anchorId="0EB3098E">
          <v:shape id="_x0000_i1221" type="#_x0000_t75" style="width:12pt;height:18pt" o:ole="">
            <v:imagedata r:id="rId383" o:title=""/>
          </v:shape>
          <o:OLEObject Type="Embed" ProgID="Equation.DSMT4" ShapeID="_x0000_i1221" DrawAspect="Content" ObjectID="_1802632856" r:id="rId384"/>
        </w:object>
      </w:r>
      <w:r w:rsidR="00920A4E" w:rsidRPr="00154FED">
        <w:rPr>
          <w:rStyle w:val="katex-mathml"/>
        </w:rPr>
        <w:t>.</w:t>
      </w:r>
      <w:r w:rsidR="00920A4E" w:rsidRPr="00154FED">
        <w:t xml:space="preserve"> On </w:t>
      </w:r>
      <w:ins w:id="1123" w:author="." w:date="2025-03-03T15:41:00Z" w16du:dateUtc="2025-03-03T07:41:00Z">
        <w:r w:rsidR="00C54598" w:rsidRPr="00154FED">
          <w:t xml:space="preserve">the </w:t>
        </w:r>
      </w:ins>
      <w:r w:rsidR="00920A4E" w:rsidRPr="00154FED">
        <w:t>one hand,</w:t>
      </w:r>
      <w:r w:rsidR="00920A4E" w:rsidRPr="00154FED">
        <w:rPr>
          <w:rStyle w:val="katex-mathml"/>
        </w:rPr>
        <w:t xml:space="preserve"> </w:t>
      </w:r>
      <w:r w:rsidR="00A6313A" w:rsidRPr="00154FED">
        <w:rPr>
          <w:position w:val="-12"/>
        </w:rPr>
        <w:object w:dxaOrig="300" w:dyaOrig="360" w14:anchorId="36B3A12E">
          <v:shape id="_x0000_i1222" type="#_x0000_t75" style="width:18pt;height:18pt" o:ole="">
            <v:imagedata r:id="rId361" o:title=""/>
          </v:shape>
          <o:OLEObject Type="Embed" ProgID="Equation.DSMT4" ShapeID="_x0000_i1222" DrawAspect="Content" ObjectID="_1802632857" r:id="rId385"/>
        </w:object>
      </w:r>
      <w:r w:rsidR="00A86F15" w:rsidRPr="00154FED">
        <w:t xml:space="preserve"> </w:t>
      </w:r>
      <w:r w:rsidR="00920A4E" w:rsidRPr="00154FED">
        <w:t xml:space="preserve">cannot be too low, </w:t>
      </w:r>
      <w:del w:id="1124" w:author="." w:date="2025-03-03T15:41:00Z" w16du:dateUtc="2025-03-03T07:41:00Z">
        <w:r w:rsidR="00920A4E" w:rsidRPr="00154FED" w:rsidDel="00C54598">
          <w:delText xml:space="preserve">as </w:delText>
        </w:r>
      </w:del>
      <w:ins w:id="1125" w:author="." w:date="2025-03-03T15:41:00Z" w16du:dateUtc="2025-03-03T07:41:00Z">
        <w:r w:rsidR="00C54598" w:rsidRPr="00154FED">
          <w:t xml:space="preserve">because </w:t>
        </w:r>
      </w:ins>
      <w:r w:rsidR="00920A4E" w:rsidRPr="00154FED">
        <w:t xml:space="preserve">ensuring a sufficient governance </w:t>
      </w:r>
      <w:r w:rsidR="00A86F15" w:rsidRPr="00154FED">
        <w:t xml:space="preserve">intensity </w:t>
      </w:r>
      <w:r w:rsidR="00920A4E" w:rsidRPr="00154FED">
        <w:t xml:space="preserve">will help the platform attract new </w:t>
      </w:r>
      <w:r w:rsidR="00EF767B" w:rsidRPr="00154FED">
        <w:t>consumers</w:t>
      </w:r>
      <w:r w:rsidR="00920A4E" w:rsidRPr="00154FED">
        <w:t xml:space="preserve">. On the other hand, </w:t>
      </w:r>
      <w:r w:rsidR="00A6313A" w:rsidRPr="00154FED">
        <w:rPr>
          <w:position w:val="-12"/>
        </w:rPr>
        <w:object w:dxaOrig="300" w:dyaOrig="360" w14:anchorId="2C5EB3D0">
          <v:shape id="_x0000_i1223" type="#_x0000_t75" style="width:18pt;height:18pt" o:ole="">
            <v:imagedata r:id="rId386" o:title=""/>
          </v:shape>
          <o:OLEObject Type="Embed" ProgID="Equation.DSMT4" ShapeID="_x0000_i1223" DrawAspect="Content" ObjectID="_1802632858" r:id="rId387"/>
        </w:object>
      </w:r>
      <w:r w:rsidR="00A86F15" w:rsidRPr="00154FED">
        <w:t xml:space="preserve"> </w:t>
      </w:r>
      <w:r w:rsidR="00920A4E" w:rsidRPr="00154FED">
        <w:t>cannot be too high</w:t>
      </w:r>
      <w:ins w:id="1126" w:author="." w:date="2025-03-03T15:41:00Z" w16du:dateUtc="2025-03-03T07:41:00Z">
        <w:r w:rsidR="00C54598" w:rsidRPr="00154FED">
          <w:t xml:space="preserve"> so as</w:t>
        </w:r>
      </w:ins>
      <w:del w:id="1127" w:author="." w:date="2025-03-03T15:41:00Z" w16du:dateUtc="2025-03-03T07:41:00Z">
        <w:r w:rsidR="00920A4E" w:rsidRPr="00154FED" w:rsidDel="00C54598">
          <w:delText>,</w:delText>
        </w:r>
      </w:del>
      <w:r w:rsidR="00920A4E" w:rsidRPr="00154FED">
        <w:t xml:space="preserve"> to avoid the excessive costs associated with overregulation.</w:t>
      </w:r>
    </w:p>
    <w:p w14:paraId="06693856" w14:textId="5B1342A0" w:rsidR="00EB775C" w:rsidRPr="00154FED" w:rsidRDefault="0059179E" w:rsidP="008F5698">
      <w:pPr>
        <w:pStyle w:val="-2"/>
        <w:spacing w:line="360" w:lineRule="auto"/>
      </w:pPr>
      <w:r w:rsidRPr="00154FED">
        <w:t xml:space="preserve">The impact of manipulation by </w:t>
      </w:r>
      <w:r w:rsidR="000A3238" w:rsidRPr="00154FED">
        <w:t xml:space="preserve">the inferior </w:t>
      </w:r>
      <w:r w:rsidRPr="00154FED">
        <w:t>firm</w:t>
      </w:r>
    </w:p>
    <w:p w14:paraId="5BBC3987" w14:textId="6B96C6D6" w:rsidR="00D6673B" w:rsidRPr="00154FED" w:rsidRDefault="00C54598" w:rsidP="008F5698">
      <w:pPr>
        <w:pStyle w:val="-3"/>
        <w:spacing w:line="360" w:lineRule="auto"/>
      </w:pPr>
      <w:ins w:id="1128" w:author="." w:date="2025-03-03T15:41:00Z" w16du:dateUtc="2025-03-03T07:41:00Z">
        <w:r w:rsidRPr="00154FED">
          <w:t xml:space="preserve"> </w:t>
        </w:r>
      </w:ins>
      <w:r w:rsidR="00D6673B" w:rsidRPr="00154FED">
        <w:t>N</w:t>
      </w:r>
      <w:r w:rsidR="00D6673B" w:rsidRPr="00154FED">
        <w:rPr>
          <w:rFonts w:hint="eastAsia"/>
        </w:rPr>
        <w:t>o</w:t>
      </w:r>
      <w:r w:rsidR="00D6673B" w:rsidRPr="00154FED">
        <w:t xml:space="preserve"> platform governance</w:t>
      </w:r>
    </w:p>
    <w:p w14:paraId="08C594CA" w14:textId="0C97D73B" w:rsidR="00900B66" w:rsidRPr="00154FED" w:rsidRDefault="00900B66" w:rsidP="008F5698">
      <w:pPr>
        <w:pStyle w:val="-8"/>
        <w:spacing w:line="360" w:lineRule="auto"/>
      </w:pPr>
      <w:r w:rsidRPr="00154FED">
        <w:t xml:space="preserve">When firm </w:t>
      </w:r>
      <w:r w:rsidR="0016172D" w:rsidRPr="00154FED">
        <w:t>B</w:t>
      </w:r>
      <w:r w:rsidRPr="00154FED">
        <w:t xml:space="preserve"> manipulat</w:t>
      </w:r>
      <w:r w:rsidR="00590340" w:rsidRPr="00154FED">
        <w:t>e</w:t>
      </w:r>
      <w:r w:rsidR="00EC3B5E" w:rsidRPr="00154FED">
        <w:t>s</w:t>
      </w:r>
      <w:r w:rsidR="00590340" w:rsidRPr="00154FED">
        <w:t xml:space="preserve"> the reviews</w:t>
      </w:r>
      <w:r w:rsidR="001077FE" w:rsidRPr="00154FED">
        <w:t xml:space="preserve"> alone</w:t>
      </w:r>
      <w:r w:rsidR="0005583D" w:rsidRPr="00154FED">
        <w:t xml:space="preserve"> </w:t>
      </w:r>
      <w:r w:rsidR="0005583D" w:rsidRPr="00154FED">
        <w:rPr>
          <w:rFonts w:hint="eastAsia"/>
        </w:rPr>
        <w:t>and</w:t>
      </w:r>
      <w:r w:rsidR="0005583D" w:rsidRPr="00154FED">
        <w:t xml:space="preserve"> </w:t>
      </w:r>
      <w:r w:rsidR="00A86F15" w:rsidRPr="00154FED">
        <w:t xml:space="preserve">there is </w:t>
      </w:r>
      <w:r w:rsidR="0005583D" w:rsidRPr="00154FED">
        <w:t>no platform governance</w:t>
      </w:r>
      <w:r w:rsidRPr="00154FED">
        <w:t xml:space="preserve">, </w:t>
      </w:r>
      <w:r w:rsidR="0016172D" w:rsidRPr="00154FED">
        <w:t xml:space="preserve">based on </w:t>
      </w:r>
      <w:r w:rsidR="00444115" w:rsidRPr="00154FED">
        <w:t>Eq. (</w:t>
      </w:r>
      <w:r w:rsidR="00917DCC" w:rsidRPr="00154FED">
        <w:t>6</w:t>
      </w:r>
      <w:r w:rsidR="00444115" w:rsidRPr="00154FED">
        <w:t>)</w:t>
      </w:r>
      <w:r w:rsidR="0016172D" w:rsidRPr="00154FED">
        <w:t xml:space="preserve">, </w:t>
      </w:r>
      <w:r w:rsidRPr="00154FED">
        <w:t xml:space="preserve">the </w:t>
      </w:r>
      <w:ins w:id="1129" w:author="." w:date="2025-03-03T15:41:00Z" w16du:dateUtc="2025-03-03T07:41:00Z">
        <w:r w:rsidR="00C54598" w:rsidRPr="00154FED">
          <w:t xml:space="preserve">respective </w:t>
        </w:r>
      </w:ins>
      <w:r w:rsidRPr="00154FED">
        <w:t>demand</w:t>
      </w:r>
      <w:r w:rsidR="00B0012C" w:rsidRPr="00154FED">
        <w:t>s</w:t>
      </w:r>
      <w:r w:rsidRPr="00154FED">
        <w:t xml:space="preserve"> of firm A and firm B </w:t>
      </w:r>
      <w:r w:rsidR="00E641C3" w:rsidRPr="00154FED">
        <w:t>can be expressed in Eq.</w:t>
      </w:r>
      <w:r w:rsidR="00444115" w:rsidRPr="00154FED">
        <w:t xml:space="preserve"> </w:t>
      </w:r>
      <w:r w:rsidR="00E641C3" w:rsidRPr="00154FED">
        <w:t>(</w:t>
      </w:r>
      <w:r w:rsidR="0005583D" w:rsidRPr="00154FED">
        <w:t>2</w:t>
      </w:r>
      <w:r w:rsidR="00191F94" w:rsidRPr="00154FED">
        <w:t>8</w:t>
      </w:r>
      <w:r w:rsidR="00E641C3" w:rsidRPr="00154FED">
        <w:t>)</w:t>
      </w:r>
      <w:ins w:id="1130" w:author="." w:date="2025-03-03T15:41:00Z" w16du:dateUtc="2025-03-03T07:41:00Z">
        <w:r w:rsidR="00C54598" w:rsidRPr="00154FED">
          <w:t xml:space="preserve"> as follows</w:t>
        </w:r>
      </w:ins>
      <w:del w:id="1131" w:author="." w:date="2025-03-03T15:41:00Z" w16du:dateUtc="2025-03-03T07:41:00Z">
        <w:r w:rsidR="00E641C3" w:rsidRPr="00154FED" w:rsidDel="00C54598">
          <w:delText>.</w:delText>
        </w:r>
      </w:del>
      <w:ins w:id="1132" w:author="." w:date="2025-03-03T15:41:00Z" w16du:dateUtc="2025-03-03T07:41:00Z">
        <w:r w:rsidR="00C54598" w:rsidRPr="00154FED">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444115" w:rsidRPr="00154FED" w14:paraId="5FBF6959" w14:textId="77777777" w:rsidTr="00FC2442">
        <w:tc>
          <w:tcPr>
            <w:tcW w:w="6658" w:type="dxa"/>
            <w:vAlign w:val="center"/>
          </w:tcPr>
          <w:p w14:paraId="05DFA06E" w14:textId="4267197F" w:rsidR="00444115" w:rsidRPr="00154FED" w:rsidRDefault="0017187A" w:rsidP="008F5698">
            <w:pPr>
              <w:pStyle w:val="-8"/>
              <w:spacing w:line="360" w:lineRule="auto"/>
              <w:jc w:val="center"/>
            </w:pPr>
            <w:r w:rsidRPr="00154FED">
              <w:object w:dxaOrig="3620" w:dyaOrig="620" w14:anchorId="5BE59BE1">
                <v:shape id="_x0000_i1224" type="#_x0000_t75" style="width:180pt;height:30pt" o:ole="">
                  <v:imagedata r:id="rId388" o:title=""/>
                </v:shape>
                <o:OLEObject Type="Embed" ProgID="Equation.DSMT4" ShapeID="_x0000_i1224" DrawAspect="Content" ObjectID="_1802632859" r:id="rId389"/>
              </w:object>
            </w:r>
            <w:ins w:id="1133" w:author="." w:date="2025-03-03T15:41:00Z" w16du:dateUtc="2025-03-03T07:41:00Z">
              <w:r w:rsidR="00C54598" w:rsidRPr="00154FED">
                <w:t>,</w:t>
              </w:r>
            </w:ins>
          </w:p>
        </w:tc>
        <w:tc>
          <w:tcPr>
            <w:tcW w:w="1638" w:type="dxa"/>
            <w:vMerge w:val="restart"/>
            <w:vAlign w:val="center"/>
          </w:tcPr>
          <w:p w14:paraId="6F1A51C2" w14:textId="369369D4" w:rsidR="00444115" w:rsidRPr="00154FED" w:rsidRDefault="0017187A" w:rsidP="008F5698">
            <w:pPr>
              <w:pStyle w:val="-8"/>
              <w:spacing w:line="360" w:lineRule="auto"/>
              <w:jc w:val="center"/>
            </w:pPr>
            <w:r w:rsidRPr="00154FED">
              <w:t>(2</w:t>
            </w:r>
            <w:r w:rsidR="00191F94" w:rsidRPr="00154FED">
              <w:t>8</w:t>
            </w:r>
            <w:r w:rsidRPr="00154FED">
              <w:t>)</w:t>
            </w:r>
            <w:del w:id="1134" w:author="." w:date="2025-03-03T15:41:00Z" w16du:dateUtc="2025-03-03T07:41:00Z">
              <w:r w:rsidR="00444115" w:rsidRPr="00154FED" w:rsidDel="00C54598">
                <w:delText>.</w:delText>
              </w:r>
            </w:del>
          </w:p>
        </w:tc>
      </w:tr>
      <w:tr w:rsidR="00444115" w:rsidRPr="00154FED" w14:paraId="4C85B777" w14:textId="77777777" w:rsidTr="00FC2442">
        <w:tc>
          <w:tcPr>
            <w:tcW w:w="6658" w:type="dxa"/>
            <w:vAlign w:val="center"/>
          </w:tcPr>
          <w:p w14:paraId="4D396E7F" w14:textId="00ACCD40" w:rsidR="00444115" w:rsidRPr="00154FED" w:rsidRDefault="0017187A" w:rsidP="008F5698">
            <w:pPr>
              <w:pStyle w:val="-8"/>
              <w:spacing w:line="360" w:lineRule="auto"/>
              <w:jc w:val="center"/>
            </w:pPr>
            <w:r w:rsidRPr="00154FED">
              <w:object w:dxaOrig="3620" w:dyaOrig="620" w14:anchorId="1E91A17C">
                <v:shape id="_x0000_i1225" type="#_x0000_t75" style="width:180pt;height:30pt" o:ole="">
                  <v:imagedata r:id="rId390" o:title=""/>
                </v:shape>
                <o:OLEObject Type="Embed" ProgID="Equation.DSMT4" ShapeID="_x0000_i1225" DrawAspect="Content" ObjectID="_1802632860" r:id="rId391"/>
              </w:object>
            </w:r>
            <w:ins w:id="1135" w:author="." w:date="2025-03-03T15:41:00Z" w16du:dateUtc="2025-03-03T07:41:00Z">
              <w:r w:rsidR="00C54598" w:rsidRPr="00154FED">
                <w:t>.</w:t>
              </w:r>
            </w:ins>
          </w:p>
        </w:tc>
        <w:tc>
          <w:tcPr>
            <w:tcW w:w="1638" w:type="dxa"/>
            <w:vMerge/>
            <w:vAlign w:val="center"/>
          </w:tcPr>
          <w:p w14:paraId="2F50DEF2" w14:textId="77777777" w:rsidR="00444115" w:rsidRPr="00154FED" w:rsidRDefault="00444115" w:rsidP="008F5698">
            <w:pPr>
              <w:pStyle w:val="-8"/>
              <w:spacing w:line="360" w:lineRule="auto"/>
              <w:jc w:val="center"/>
            </w:pPr>
          </w:p>
        </w:tc>
      </w:tr>
    </w:tbl>
    <w:p w14:paraId="1E8C3EE0" w14:textId="0EA54E34" w:rsidR="00900B66" w:rsidRPr="00154FED" w:rsidRDefault="00900B66" w:rsidP="008F5698">
      <w:pPr>
        <w:pStyle w:val="-8"/>
        <w:spacing w:line="360" w:lineRule="auto"/>
      </w:pPr>
      <w:r w:rsidRPr="00154FED">
        <w:lastRenderedPageBreak/>
        <w:t xml:space="preserve">The </w:t>
      </w:r>
      <w:r w:rsidR="006C0AA6" w:rsidRPr="00154FED">
        <w:t xml:space="preserve">profit </w:t>
      </w:r>
      <w:r w:rsidRPr="00154FED">
        <w:t>function</w:t>
      </w:r>
      <w:r w:rsidR="002A7868" w:rsidRPr="00154FED">
        <w:t>s</w:t>
      </w:r>
      <w:r w:rsidRPr="00154FED">
        <w:t xml:space="preserve"> of firm A, firm B</w:t>
      </w:r>
      <w:r w:rsidR="00A44AF5" w:rsidRPr="00154FED">
        <w:t>,</w:t>
      </w:r>
      <w:r w:rsidRPr="00154FED">
        <w:t xml:space="preserve"> and the platform </w:t>
      </w:r>
      <w:r w:rsidR="002A7868" w:rsidRPr="00154FED">
        <w:t>can be expressed in Eq</w:t>
      </w:r>
      <w:r w:rsidR="00B47FFA" w:rsidRPr="00154FED">
        <w:t>.</w:t>
      </w:r>
      <w:r w:rsidR="002A7868" w:rsidRPr="00154FED">
        <w:t xml:space="preserve"> (</w:t>
      </w:r>
      <w:r w:rsidR="000D780A" w:rsidRPr="00154FED">
        <w:t>2</w:t>
      </w:r>
      <w:r w:rsidR="00191F94" w:rsidRPr="00154FED">
        <w:t>9</w:t>
      </w:r>
      <w:r w:rsidR="002A7868" w:rsidRPr="00154FED">
        <w:t>)</w:t>
      </w:r>
      <w:ins w:id="1136" w:author="." w:date="2025-03-03T15:41:00Z" w16du:dateUtc="2025-03-03T07:41:00Z">
        <w:r w:rsidR="00C54598" w:rsidRPr="00154FED">
          <w:t xml:space="preserve"> as follows:</w:t>
        </w:r>
      </w:ins>
      <w:del w:id="1137" w:author="." w:date="2025-03-03T15:41:00Z" w16du:dateUtc="2025-03-03T07:41:00Z">
        <w:r w:rsidR="002A7868" w:rsidRPr="00154FED" w:rsidDel="00C54598">
          <w:delText xml:space="preserve">.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444115" w:rsidRPr="00154FED" w14:paraId="51B15812" w14:textId="77777777" w:rsidTr="00FC2442">
        <w:tc>
          <w:tcPr>
            <w:tcW w:w="6658" w:type="dxa"/>
            <w:vAlign w:val="center"/>
          </w:tcPr>
          <w:p w14:paraId="7F20BA36" w14:textId="38B695EC" w:rsidR="00444115" w:rsidRPr="00154FED" w:rsidRDefault="004F6F75" w:rsidP="008F5698">
            <w:pPr>
              <w:pStyle w:val="-8"/>
              <w:spacing w:line="360" w:lineRule="auto"/>
              <w:jc w:val="center"/>
            </w:pPr>
            <w:r w:rsidRPr="00154FED">
              <w:rPr>
                <w:position w:val="-12"/>
              </w:rPr>
              <w:object w:dxaOrig="1579" w:dyaOrig="360" w14:anchorId="2653CC76">
                <v:shape id="_x0000_i1226" type="#_x0000_t75" style="width:78pt;height:18pt" o:ole="">
                  <v:imagedata r:id="rId392" o:title=""/>
                </v:shape>
                <o:OLEObject Type="Embed" ProgID="Equation.DSMT4" ShapeID="_x0000_i1226" DrawAspect="Content" ObjectID="_1802632861" r:id="rId393"/>
              </w:object>
            </w:r>
            <w:ins w:id="1138" w:author="." w:date="2025-03-03T15:41:00Z" w16du:dateUtc="2025-03-03T07:41:00Z">
              <w:r w:rsidR="00C54598" w:rsidRPr="00154FED">
                <w:t>,</w:t>
              </w:r>
            </w:ins>
          </w:p>
        </w:tc>
        <w:tc>
          <w:tcPr>
            <w:tcW w:w="1638" w:type="dxa"/>
            <w:vAlign w:val="center"/>
          </w:tcPr>
          <w:p w14:paraId="25949F55" w14:textId="3F56BD8B" w:rsidR="00444115" w:rsidRPr="00154FED" w:rsidRDefault="00917DCC" w:rsidP="008F5698">
            <w:pPr>
              <w:pStyle w:val="-8"/>
              <w:spacing w:line="360" w:lineRule="auto"/>
              <w:jc w:val="center"/>
            </w:pPr>
            <w:r w:rsidRPr="00154FED">
              <w:t>(2</w:t>
            </w:r>
            <w:r w:rsidR="00191F94" w:rsidRPr="00154FED">
              <w:t>9</w:t>
            </w:r>
            <w:r w:rsidRPr="00154FED">
              <w:t>-1)</w:t>
            </w:r>
            <w:del w:id="1139" w:author="." w:date="2025-03-03T15:41:00Z" w16du:dateUtc="2025-03-03T07:41:00Z">
              <w:r w:rsidR="00444115" w:rsidRPr="00154FED" w:rsidDel="00C54598">
                <w:delText>.</w:delText>
              </w:r>
            </w:del>
          </w:p>
        </w:tc>
      </w:tr>
      <w:tr w:rsidR="00444115" w:rsidRPr="00154FED" w14:paraId="46D4D7BC" w14:textId="77777777" w:rsidTr="00FC2442">
        <w:tc>
          <w:tcPr>
            <w:tcW w:w="6658" w:type="dxa"/>
            <w:vAlign w:val="center"/>
          </w:tcPr>
          <w:p w14:paraId="1B8C7C5D" w14:textId="33D0CE46" w:rsidR="00444115" w:rsidRPr="00154FED" w:rsidRDefault="00A6313A" w:rsidP="008F5698">
            <w:pPr>
              <w:pStyle w:val="-8"/>
              <w:spacing w:line="360" w:lineRule="auto"/>
              <w:jc w:val="center"/>
            </w:pPr>
            <w:r w:rsidRPr="00154FED">
              <w:rPr>
                <w:position w:val="-12"/>
              </w:rPr>
              <w:object w:dxaOrig="2200" w:dyaOrig="380" w14:anchorId="3C8AE693">
                <v:shape id="_x0000_i1227" type="#_x0000_t75" style="width:108pt;height:18pt" o:ole="">
                  <v:imagedata r:id="rId394" o:title=""/>
                </v:shape>
                <o:OLEObject Type="Embed" ProgID="Equation.DSMT4" ShapeID="_x0000_i1227" DrawAspect="Content" ObjectID="_1802632862" r:id="rId395"/>
              </w:object>
            </w:r>
            <w:ins w:id="1140" w:author="." w:date="2025-03-03T15:41:00Z" w16du:dateUtc="2025-03-03T07:41:00Z">
              <w:r w:rsidR="00C54598" w:rsidRPr="00154FED">
                <w:t>,</w:t>
              </w:r>
            </w:ins>
          </w:p>
        </w:tc>
        <w:tc>
          <w:tcPr>
            <w:tcW w:w="1638" w:type="dxa"/>
            <w:vAlign w:val="center"/>
          </w:tcPr>
          <w:p w14:paraId="778BBCBF" w14:textId="3FB5F9EE" w:rsidR="00444115" w:rsidRPr="00154FED" w:rsidRDefault="00917DCC" w:rsidP="008F5698">
            <w:pPr>
              <w:pStyle w:val="-8"/>
              <w:spacing w:line="360" w:lineRule="auto"/>
              <w:jc w:val="center"/>
            </w:pPr>
            <w:r w:rsidRPr="00154FED">
              <w:t>(2</w:t>
            </w:r>
            <w:r w:rsidR="00191F94" w:rsidRPr="00154FED">
              <w:t>9</w:t>
            </w:r>
            <w:r w:rsidRPr="00154FED">
              <w:t>-2)</w:t>
            </w:r>
            <w:del w:id="1141" w:author="." w:date="2025-03-03T15:41:00Z" w16du:dateUtc="2025-03-03T07:41:00Z">
              <w:r w:rsidRPr="00154FED" w:rsidDel="00C54598">
                <w:delText>.</w:delText>
              </w:r>
            </w:del>
          </w:p>
        </w:tc>
      </w:tr>
      <w:tr w:rsidR="00444115" w:rsidRPr="00154FED" w14:paraId="44669BBF" w14:textId="77777777" w:rsidTr="00FC2442">
        <w:tc>
          <w:tcPr>
            <w:tcW w:w="6658" w:type="dxa"/>
            <w:vAlign w:val="center"/>
          </w:tcPr>
          <w:p w14:paraId="6E6513F2" w14:textId="259C97A3" w:rsidR="00444115" w:rsidRPr="00154FED" w:rsidRDefault="00A6313A" w:rsidP="008F5698">
            <w:pPr>
              <w:pStyle w:val="-8"/>
              <w:spacing w:line="360" w:lineRule="auto"/>
              <w:jc w:val="center"/>
            </w:pPr>
            <w:r w:rsidRPr="00154FED">
              <w:rPr>
                <w:position w:val="-14"/>
              </w:rPr>
              <w:object w:dxaOrig="3640" w:dyaOrig="400" w14:anchorId="4B3A830F">
                <v:shape id="_x0000_i1228" type="#_x0000_t75" style="width:180pt;height:18pt" o:ole="">
                  <v:imagedata r:id="rId396" o:title=""/>
                </v:shape>
                <o:OLEObject Type="Embed" ProgID="Equation.DSMT4" ShapeID="_x0000_i1228" DrawAspect="Content" ObjectID="_1802632863" r:id="rId397"/>
              </w:object>
            </w:r>
            <w:ins w:id="1142" w:author="." w:date="2025-03-03T15:42:00Z" w16du:dateUtc="2025-03-03T07:42:00Z">
              <w:r w:rsidR="00C54598" w:rsidRPr="00154FED">
                <w:t>.</w:t>
              </w:r>
            </w:ins>
          </w:p>
        </w:tc>
        <w:tc>
          <w:tcPr>
            <w:tcW w:w="1638" w:type="dxa"/>
            <w:vAlign w:val="center"/>
          </w:tcPr>
          <w:p w14:paraId="36BB2426" w14:textId="537362C0" w:rsidR="00444115" w:rsidRPr="00154FED" w:rsidRDefault="00917DCC" w:rsidP="008F5698">
            <w:pPr>
              <w:pStyle w:val="-8"/>
              <w:spacing w:line="360" w:lineRule="auto"/>
              <w:jc w:val="center"/>
            </w:pPr>
            <w:r w:rsidRPr="00154FED">
              <w:t>(2</w:t>
            </w:r>
            <w:r w:rsidR="00191F94" w:rsidRPr="00154FED">
              <w:t>9</w:t>
            </w:r>
            <w:r w:rsidRPr="00154FED">
              <w:t>-3)</w:t>
            </w:r>
            <w:del w:id="1143" w:author="." w:date="2025-03-03T15:41:00Z" w16du:dateUtc="2025-03-03T07:41:00Z">
              <w:r w:rsidRPr="00154FED" w:rsidDel="00C54598">
                <w:delText>.</w:delText>
              </w:r>
            </w:del>
          </w:p>
        </w:tc>
      </w:tr>
    </w:tbl>
    <w:p w14:paraId="70ED0741" w14:textId="045AE58F" w:rsidR="00900B66" w:rsidRPr="00154FED" w:rsidRDefault="0016172D" w:rsidP="008F5698">
      <w:pPr>
        <w:pStyle w:val="-8"/>
        <w:spacing w:line="360" w:lineRule="auto"/>
      </w:pPr>
      <w:r w:rsidRPr="00154FED">
        <w:t xml:space="preserve">Firms are dedicated to maximizing their profits by choosing the optimal prices. </w:t>
      </w:r>
      <w:r w:rsidR="00DE3755" w:rsidRPr="00154FED">
        <w:t>Based on</w:t>
      </w:r>
      <w:r w:rsidR="00900B66" w:rsidRPr="00154FED">
        <w:t xml:space="preserve"> the first-order conditions</w:t>
      </w:r>
      <w:r w:rsidR="008016F9" w:rsidRPr="00154FED">
        <w:t xml:space="preserve"> of Eq</w:t>
      </w:r>
      <w:r w:rsidR="0005583D" w:rsidRPr="00154FED">
        <w:t>s</w:t>
      </w:r>
      <w:r w:rsidR="008016F9" w:rsidRPr="00154FED">
        <w:t>. (</w:t>
      </w:r>
      <w:r w:rsidR="000D780A" w:rsidRPr="00154FED">
        <w:t>2</w:t>
      </w:r>
      <w:r w:rsidR="00191F94" w:rsidRPr="00154FED">
        <w:t>9</w:t>
      </w:r>
      <w:r w:rsidR="0005583D" w:rsidRPr="00154FED">
        <w:t>-1</w:t>
      </w:r>
      <w:r w:rsidR="008016F9" w:rsidRPr="00154FED">
        <w:t>)</w:t>
      </w:r>
      <w:r w:rsidR="0005583D" w:rsidRPr="00154FED">
        <w:t xml:space="preserve"> and (</w:t>
      </w:r>
      <w:r w:rsidR="000D780A" w:rsidRPr="00154FED">
        <w:t>2</w:t>
      </w:r>
      <w:r w:rsidR="00191F94" w:rsidRPr="00154FED">
        <w:t>9</w:t>
      </w:r>
      <w:r w:rsidR="0005583D" w:rsidRPr="00154FED">
        <w:t>-2)</w:t>
      </w:r>
      <w:r w:rsidR="00900B66" w:rsidRPr="00154FED">
        <w:t>, the equilibrium manipulation effort for the inferior firm</w:t>
      </w:r>
      <w:ins w:id="1144" w:author="." w:date="2025-03-04T19:52:00Z" w16du:dateUtc="2025-03-04T11:52:00Z">
        <w:r w:rsidR="00C4005F">
          <w:t>,</w:t>
        </w:r>
      </w:ins>
      <w:r w:rsidR="00900B66" w:rsidRPr="00154FED">
        <w:t xml:space="preserve"> and the equilibrium price</w:t>
      </w:r>
      <w:r w:rsidR="00C35656" w:rsidRPr="00154FED">
        <w:t>s</w:t>
      </w:r>
      <w:r w:rsidR="00900B66" w:rsidRPr="00154FED">
        <w:t xml:space="preserve"> for each</w:t>
      </w:r>
      <w:r w:rsidR="00900B66" w:rsidRPr="00154FED">
        <w:rPr>
          <w:rFonts w:hint="eastAsia"/>
        </w:rPr>
        <w:t xml:space="preserve"> </w:t>
      </w:r>
      <w:r w:rsidR="00900B66" w:rsidRPr="00154FED">
        <w:t xml:space="preserve">firm are </w:t>
      </w:r>
      <w:ins w:id="1145" w:author="." w:date="2025-03-03T15:42:00Z" w16du:dateUtc="2025-03-03T07:42:00Z">
        <w:r w:rsidR="00C54598" w:rsidRPr="00154FED">
          <w:t xml:space="preserve">thus </w:t>
        </w:r>
      </w:ins>
      <w:r w:rsidR="00900B66" w:rsidRPr="00154FED">
        <w:t xml:space="preserve">obtained. </w:t>
      </w:r>
    </w:p>
    <w:p w14:paraId="53044E10" w14:textId="74E92A66" w:rsidR="00B0012C" w:rsidRPr="00154FED" w:rsidRDefault="00B0012C" w:rsidP="008F5698">
      <w:pPr>
        <w:pStyle w:val="a1"/>
        <w:spacing w:line="360" w:lineRule="auto"/>
      </w:pPr>
      <w:r w:rsidRPr="00154FED">
        <w:rPr>
          <w:rFonts w:hint="eastAsia"/>
        </w:rPr>
        <w:t>L</w:t>
      </w:r>
      <w:r w:rsidRPr="00154FED">
        <w:t xml:space="preserve">emma </w:t>
      </w:r>
      <w:r w:rsidR="00F15D08" w:rsidRPr="00154FED">
        <w:t>5</w:t>
      </w:r>
    </w:p>
    <w:p w14:paraId="54504140" w14:textId="064A5210" w:rsidR="00B0012C" w:rsidRPr="00154FED" w:rsidRDefault="00B0012C" w:rsidP="008F5698">
      <w:pPr>
        <w:pStyle w:val="-8"/>
        <w:spacing w:line="360" w:lineRule="auto"/>
      </w:pPr>
      <w:r w:rsidRPr="00154FED">
        <w:t>When firm B manipulate</w:t>
      </w:r>
      <w:r w:rsidRPr="00154FED">
        <w:rPr>
          <w:rFonts w:hint="eastAsia"/>
        </w:rPr>
        <w:t>s</w:t>
      </w:r>
      <w:r w:rsidRPr="00154FED">
        <w:t xml:space="preserve"> online reviews alone, the equilibrium prices, manipulation effort</w:t>
      </w:r>
      <w:ins w:id="1146" w:author="." w:date="2025-03-04T19:52:00Z" w16du:dateUtc="2025-03-04T11:52:00Z">
        <w:r w:rsidR="00C4005F">
          <w:t>,</w:t>
        </w:r>
      </w:ins>
      <w:r w:rsidRPr="00154FED">
        <w:t xml:space="preserve"> and profits are </w:t>
      </w:r>
      <w:ins w:id="1147" w:author="." w:date="2025-03-03T15:42:00Z" w16du:dateUtc="2025-03-03T07:42:00Z">
        <w:r w:rsidR="00C54598" w:rsidRPr="00154FED">
          <w:t xml:space="preserve">respectively presented </w:t>
        </w:r>
      </w:ins>
      <w:r w:rsidRPr="00154FED">
        <w:t>as follows:</w:t>
      </w:r>
    </w:p>
    <w:p w14:paraId="3582A7B4" w14:textId="1C0DB11C" w:rsidR="00C35656" w:rsidRPr="00154FED" w:rsidRDefault="00C35656" w:rsidP="008F5698">
      <w:pPr>
        <w:pStyle w:val="-8"/>
        <w:spacing w:line="360" w:lineRule="auto"/>
      </w:pPr>
      <w:r w:rsidRPr="00154FED">
        <w:t xml:space="preserve">(a) </w:t>
      </w:r>
      <w:r w:rsidR="00900B66" w:rsidRPr="00154FED">
        <w:t>Prices: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DA1338" w:rsidRPr="00154FED" w14:paraId="36929B4B" w14:textId="77777777" w:rsidTr="00FC2442">
        <w:tc>
          <w:tcPr>
            <w:tcW w:w="6658" w:type="dxa"/>
            <w:vAlign w:val="center"/>
          </w:tcPr>
          <w:p w14:paraId="7C9A67D0" w14:textId="7C77A2A5" w:rsidR="00DA1338" w:rsidRPr="00154FED" w:rsidRDefault="00191F94" w:rsidP="008F5698">
            <w:pPr>
              <w:pStyle w:val="-8"/>
              <w:spacing w:line="360" w:lineRule="auto"/>
              <w:jc w:val="center"/>
            </w:pPr>
            <w:r w:rsidRPr="00154FED">
              <w:object w:dxaOrig="2900" w:dyaOrig="1520" w14:anchorId="11135322">
                <v:shape id="_x0000_i1229" type="#_x0000_t75" style="width:2in;height:78pt" o:ole="">
                  <v:imagedata r:id="rId398" o:title=""/>
                </v:shape>
                <o:OLEObject Type="Embed" ProgID="Equation.DSMT4" ShapeID="_x0000_i1229" DrawAspect="Content" ObjectID="_1802632864" r:id="rId399"/>
              </w:object>
            </w:r>
            <w:ins w:id="1148" w:author="." w:date="2025-03-03T15:42:00Z" w16du:dateUtc="2025-03-03T07:42:00Z">
              <w:r w:rsidR="006A24EF" w:rsidRPr="00154FED">
                <w:t>.</w:t>
              </w:r>
            </w:ins>
          </w:p>
        </w:tc>
        <w:tc>
          <w:tcPr>
            <w:tcW w:w="1638" w:type="dxa"/>
            <w:vAlign w:val="center"/>
          </w:tcPr>
          <w:p w14:paraId="4A8DA227" w14:textId="4CEE5870" w:rsidR="00DA1338" w:rsidRPr="00154FED" w:rsidRDefault="0017187A" w:rsidP="008F5698">
            <w:pPr>
              <w:pStyle w:val="MTDisplayEquation"/>
              <w:spacing w:line="360" w:lineRule="auto"/>
              <w:jc w:val="center"/>
            </w:pPr>
            <w:r w:rsidRPr="00154FED">
              <w:rPr>
                <w:rFonts w:ascii="Times New Roman" w:hAnsi="Times New Roman" w:cs="Times New Roman"/>
              </w:rPr>
              <w:t>(</w:t>
            </w:r>
            <w:r w:rsidR="00191F94" w:rsidRPr="00154FED">
              <w:rPr>
                <w:rFonts w:ascii="Times New Roman" w:hAnsi="Times New Roman" w:cs="Times New Roman"/>
              </w:rPr>
              <w:t>30</w:t>
            </w:r>
            <w:r w:rsidRPr="00154FED">
              <w:rPr>
                <w:rFonts w:ascii="Times New Roman" w:hAnsi="Times New Roman" w:cs="Times New Roman"/>
              </w:rPr>
              <w:t>)</w:t>
            </w:r>
            <w:del w:id="1149" w:author="." w:date="2025-03-03T15:42:00Z" w16du:dateUtc="2025-03-03T07:42:00Z">
              <w:r w:rsidR="00DA1338" w:rsidRPr="00154FED" w:rsidDel="006A24EF">
                <w:rPr>
                  <w:rFonts w:ascii="Times New Roman" w:hAnsi="Times New Roman" w:cs="Times New Roman"/>
                </w:rPr>
                <w:delText>.</w:delText>
              </w:r>
            </w:del>
          </w:p>
        </w:tc>
      </w:tr>
    </w:tbl>
    <w:p w14:paraId="1DFBDAEE" w14:textId="18BA26D9" w:rsidR="00900B66" w:rsidRPr="00154FED" w:rsidRDefault="00900B66" w:rsidP="008F5698">
      <w:pPr>
        <w:pStyle w:val="-8"/>
        <w:spacing w:line="360" w:lineRule="auto"/>
      </w:pPr>
      <w:r w:rsidRPr="00154FED">
        <w:rPr>
          <w:rFonts w:hint="eastAsia"/>
        </w:rPr>
        <w:t>(</w:t>
      </w:r>
      <w:r w:rsidRPr="00154FED">
        <w:t>b) Manipulation effort: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5"/>
        <w:gridCol w:w="1751"/>
      </w:tblGrid>
      <w:tr w:rsidR="005F4403" w:rsidRPr="00154FED" w14:paraId="6FDFFA31" w14:textId="77777777" w:rsidTr="00FC2442">
        <w:trPr>
          <w:jc w:val="center"/>
        </w:trPr>
        <w:tc>
          <w:tcPr>
            <w:tcW w:w="6545" w:type="dxa"/>
            <w:vAlign w:val="center"/>
          </w:tcPr>
          <w:p w14:paraId="31D7195A" w14:textId="6DF4C78C" w:rsidR="005F4403" w:rsidRPr="00154FED" w:rsidRDefault="00191F94" w:rsidP="008F5698">
            <w:pPr>
              <w:pStyle w:val="-8"/>
              <w:spacing w:line="360" w:lineRule="auto"/>
              <w:jc w:val="center"/>
            </w:pPr>
            <w:r w:rsidRPr="00154FED">
              <w:object w:dxaOrig="1800" w:dyaOrig="720" w14:anchorId="75AE1B08">
                <v:shape id="_x0000_i1230" type="#_x0000_t75" style="width:90pt;height:36pt" o:ole="">
                  <v:imagedata r:id="rId400" o:title=""/>
                </v:shape>
                <o:OLEObject Type="Embed" ProgID="Equation.DSMT4" ShapeID="_x0000_i1230" DrawAspect="Content" ObjectID="_1802632865" r:id="rId401"/>
              </w:object>
            </w:r>
            <w:ins w:id="1150" w:author="." w:date="2025-03-03T15:42:00Z" w16du:dateUtc="2025-03-03T07:42:00Z">
              <w:r w:rsidR="006A24EF" w:rsidRPr="00154FED">
                <w:t>.</w:t>
              </w:r>
            </w:ins>
          </w:p>
        </w:tc>
        <w:tc>
          <w:tcPr>
            <w:tcW w:w="1751" w:type="dxa"/>
            <w:vAlign w:val="center"/>
          </w:tcPr>
          <w:p w14:paraId="23F457FB" w14:textId="068D5821" w:rsidR="005F4403" w:rsidRPr="00154FED" w:rsidRDefault="0017187A" w:rsidP="008F5698">
            <w:pPr>
              <w:pStyle w:val="-8"/>
              <w:spacing w:line="360" w:lineRule="auto"/>
              <w:jc w:val="center"/>
            </w:pPr>
            <w:r w:rsidRPr="00154FED">
              <w:t>(3</w:t>
            </w:r>
            <w:r w:rsidR="00191F94" w:rsidRPr="00154FED">
              <w:t>1</w:t>
            </w:r>
            <w:r w:rsidRPr="00154FED">
              <w:t>)</w:t>
            </w:r>
            <w:del w:id="1151" w:author="." w:date="2025-03-03T15:42:00Z" w16du:dateUtc="2025-03-03T07:42:00Z">
              <w:r w:rsidR="005F4403" w:rsidRPr="00154FED" w:rsidDel="006A24EF">
                <w:delText>.</w:delText>
              </w:r>
            </w:del>
          </w:p>
        </w:tc>
      </w:tr>
    </w:tbl>
    <w:p w14:paraId="620AAD15" w14:textId="77777777" w:rsidR="00900B66" w:rsidRPr="00154FED" w:rsidRDefault="00900B66" w:rsidP="008F5698">
      <w:pPr>
        <w:pStyle w:val="-8"/>
        <w:spacing w:line="360" w:lineRule="auto"/>
      </w:pPr>
      <w:r w:rsidRPr="00154FED">
        <w:rPr>
          <w:rFonts w:hint="eastAsia"/>
        </w:rPr>
        <w:t>(</w:t>
      </w:r>
      <w:r w:rsidRPr="00154FED">
        <w:t>c) Profits: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677"/>
      </w:tblGrid>
      <w:tr w:rsidR="00917DCC" w:rsidRPr="00154FED" w14:paraId="7E33D088" w14:textId="77777777" w:rsidTr="00FC2442">
        <w:tc>
          <w:tcPr>
            <w:tcW w:w="6629" w:type="dxa"/>
            <w:vAlign w:val="center"/>
          </w:tcPr>
          <w:bookmarkStart w:id="1152" w:name="_Hlk175077026"/>
          <w:p w14:paraId="5657E1CD" w14:textId="57BC1878" w:rsidR="00917DCC" w:rsidRPr="00154FED" w:rsidRDefault="00433E58" w:rsidP="008F5698">
            <w:pPr>
              <w:pStyle w:val="-8"/>
              <w:spacing w:line="360" w:lineRule="auto"/>
              <w:jc w:val="center"/>
            </w:pPr>
            <w:r w:rsidRPr="00154FED">
              <w:object w:dxaOrig="3180" w:dyaOrig="859" w14:anchorId="23269E32">
                <v:shape id="_x0000_i1231" type="#_x0000_t75" style="width:162pt;height:42pt" o:ole="">
                  <v:imagedata r:id="rId402" o:title=""/>
                </v:shape>
                <o:OLEObject Type="Embed" ProgID="Equation.DSMT4" ShapeID="_x0000_i1231" DrawAspect="Content" ObjectID="_1802632866" r:id="rId403"/>
              </w:object>
            </w:r>
            <w:bookmarkEnd w:id="1152"/>
            <w:ins w:id="1153" w:author="." w:date="2025-03-03T15:42:00Z" w16du:dateUtc="2025-03-03T07:42:00Z">
              <w:r w:rsidR="006A24EF" w:rsidRPr="00154FED">
                <w:t>,</w:t>
              </w:r>
            </w:ins>
          </w:p>
        </w:tc>
        <w:tc>
          <w:tcPr>
            <w:tcW w:w="1677" w:type="dxa"/>
            <w:vAlign w:val="center"/>
          </w:tcPr>
          <w:p w14:paraId="047E5948" w14:textId="378A1DCC" w:rsidR="00917DCC" w:rsidRPr="00154FED" w:rsidRDefault="00917DCC" w:rsidP="008F5698">
            <w:pPr>
              <w:pStyle w:val="-8"/>
              <w:spacing w:line="360" w:lineRule="auto"/>
              <w:jc w:val="center"/>
            </w:pPr>
            <w:r w:rsidRPr="00154FED">
              <w:t>(3</w:t>
            </w:r>
            <w:r w:rsidR="00191F94" w:rsidRPr="00154FED">
              <w:t>2</w:t>
            </w:r>
            <w:r w:rsidRPr="00154FED">
              <w:t>-1)</w:t>
            </w:r>
            <w:del w:id="1154" w:author="." w:date="2025-03-03T15:42:00Z" w16du:dateUtc="2025-03-03T07:42:00Z">
              <w:r w:rsidRPr="00154FED" w:rsidDel="006A24EF">
                <w:rPr>
                  <w:rFonts w:hint="eastAsia"/>
                </w:rPr>
                <w:delText>.</w:delText>
              </w:r>
            </w:del>
          </w:p>
        </w:tc>
      </w:tr>
      <w:bookmarkStart w:id="1155" w:name="_Hlk175077029"/>
      <w:tr w:rsidR="00917DCC" w:rsidRPr="00154FED" w14:paraId="20F1E2D5" w14:textId="77777777" w:rsidTr="00FC2442">
        <w:tc>
          <w:tcPr>
            <w:tcW w:w="6629" w:type="dxa"/>
            <w:vAlign w:val="center"/>
          </w:tcPr>
          <w:p w14:paraId="24D3E626" w14:textId="075BFBCC" w:rsidR="00917DCC" w:rsidRPr="00154FED" w:rsidRDefault="00433E58" w:rsidP="008F5698">
            <w:pPr>
              <w:pStyle w:val="-8"/>
              <w:spacing w:line="360" w:lineRule="auto"/>
              <w:jc w:val="center"/>
            </w:pPr>
            <w:r w:rsidRPr="00154FED">
              <w:object w:dxaOrig="3340" w:dyaOrig="840" w14:anchorId="62DB88F0">
                <v:shape id="_x0000_i1232" type="#_x0000_t75" style="width:168pt;height:42pt" o:ole="">
                  <v:imagedata r:id="rId404" o:title=""/>
                </v:shape>
                <o:OLEObject Type="Embed" ProgID="Equation.DSMT4" ShapeID="_x0000_i1232" DrawAspect="Content" ObjectID="_1802632867" r:id="rId405"/>
              </w:object>
            </w:r>
            <w:bookmarkEnd w:id="1155"/>
            <w:ins w:id="1156" w:author="." w:date="2025-03-03T15:42:00Z" w16du:dateUtc="2025-03-03T07:42:00Z">
              <w:r w:rsidR="006A24EF" w:rsidRPr="00154FED">
                <w:t>,</w:t>
              </w:r>
            </w:ins>
          </w:p>
        </w:tc>
        <w:tc>
          <w:tcPr>
            <w:tcW w:w="1677" w:type="dxa"/>
            <w:vAlign w:val="center"/>
          </w:tcPr>
          <w:p w14:paraId="7030F347" w14:textId="216DE30E" w:rsidR="00917DCC" w:rsidRPr="00154FED" w:rsidRDefault="00917DCC" w:rsidP="008F5698">
            <w:pPr>
              <w:pStyle w:val="-8"/>
              <w:spacing w:line="360" w:lineRule="auto"/>
              <w:jc w:val="center"/>
            </w:pPr>
            <w:r w:rsidRPr="00154FED">
              <w:t>(3</w:t>
            </w:r>
            <w:r w:rsidR="00191F94" w:rsidRPr="00154FED">
              <w:t>2</w:t>
            </w:r>
            <w:r w:rsidRPr="00154FED">
              <w:t>-2)</w:t>
            </w:r>
            <w:del w:id="1157" w:author="." w:date="2025-03-03T15:42:00Z" w16du:dateUtc="2025-03-03T07:42:00Z">
              <w:r w:rsidRPr="00154FED" w:rsidDel="006A24EF">
                <w:rPr>
                  <w:rFonts w:hint="eastAsia"/>
                </w:rPr>
                <w:delText>.</w:delText>
              </w:r>
            </w:del>
          </w:p>
        </w:tc>
      </w:tr>
      <w:bookmarkStart w:id="1158" w:name="_Hlk175077032"/>
      <w:tr w:rsidR="00917DCC" w:rsidRPr="00154FED" w14:paraId="13B9B86A" w14:textId="77777777" w:rsidTr="00FC2442">
        <w:tc>
          <w:tcPr>
            <w:tcW w:w="6629" w:type="dxa"/>
            <w:vAlign w:val="center"/>
          </w:tcPr>
          <w:p w14:paraId="7A97B88D" w14:textId="790E6ECD" w:rsidR="00917DCC" w:rsidRPr="00154FED" w:rsidRDefault="00433E58" w:rsidP="008F5698">
            <w:pPr>
              <w:pStyle w:val="-8"/>
              <w:spacing w:line="360" w:lineRule="auto"/>
              <w:jc w:val="center"/>
            </w:pPr>
            <w:r w:rsidRPr="00154FED">
              <w:object w:dxaOrig="5460" w:dyaOrig="880" w14:anchorId="5CCFB658">
                <v:shape id="_x0000_i1233" type="#_x0000_t75" style="width:276pt;height:42pt" o:ole="">
                  <v:imagedata r:id="rId406" o:title=""/>
                </v:shape>
                <o:OLEObject Type="Embed" ProgID="Equation.DSMT4" ShapeID="_x0000_i1233" DrawAspect="Content" ObjectID="_1802632868" r:id="rId407"/>
              </w:object>
            </w:r>
            <w:bookmarkEnd w:id="1158"/>
            <w:ins w:id="1159" w:author="." w:date="2025-03-03T15:42:00Z" w16du:dateUtc="2025-03-03T07:42:00Z">
              <w:r w:rsidR="006A24EF" w:rsidRPr="00154FED">
                <w:t>.</w:t>
              </w:r>
            </w:ins>
          </w:p>
        </w:tc>
        <w:tc>
          <w:tcPr>
            <w:tcW w:w="1677" w:type="dxa"/>
            <w:vAlign w:val="center"/>
          </w:tcPr>
          <w:p w14:paraId="298FFBC0" w14:textId="61EA577A" w:rsidR="00917DCC" w:rsidRPr="00154FED" w:rsidRDefault="00917DCC" w:rsidP="008F5698">
            <w:pPr>
              <w:pStyle w:val="-8"/>
              <w:spacing w:line="360" w:lineRule="auto"/>
              <w:jc w:val="center"/>
            </w:pPr>
            <w:r w:rsidRPr="00154FED">
              <w:t>(3</w:t>
            </w:r>
            <w:r w:rsidR="00191F94" w:rsidRPr="00154FED">
              <w:t>2</w:t>
            </w:r>
            <w:r w:rsidR="0017187A" w:rsidRPr="00154FED">
              <w:t>-</w:t>
            </w:r>
            <w:r w:rsidRPr="00154FED">
              <w:t>3)</w:t>
            </w:r>
            <w:del w:id="1160" w:author="." w:date="2025-03-03T15:42:00Z" w16du:dateUtc="2025-03-03T07:42:00Z">
              <w:r w:rsidRPr="00154FED" w:rsidDel="006A24EF">
                <w:rPr>
                  <w:rFonts w:hint="eastAsia"/>
                </w:rPr>
                <w:delText>.</w:delText>
              </w:r>
            </w:del>
          </w:p>
        </w:tc>
      </w:tr>
    </w:tbl>
    <w:p w14:paraId="66B9AE6C" w14:textId="38A86F07" w:rsidR="00EA7593" w:rsidRPr="00154FED" w:rsidRDefault="00EA7593" w:rsidP="008F5698">
      <w:pPr>
        <w:pStyle w:val="-8"/>
        <w:spacing w:line="360" w:lineRule="auto"/>
      </w:pPr>
      <w:del w:id="1161" w:author="." w:date="2025-03-03T15:42:00Z" w16du:dateUtc="2025-03-03T07:42:00Z">
        <w:r w:rsidRPr="00154FED" w:rsidDel="006A24EF">
          <w:delText>Now</w:delText>
        </w:r>
        <w:r w:rsidRPr="00154FED" w:rsidDel="006A24EF">
          <w:rPr>
            <w:rFonts w:hint="eastAsia"/>
          </w:rPr>
          <w:delText>,</w:delText>
        </w:r>
        <w:r w:rsidRPr="00154FED" w:rsidDel="006A24EF">
          <w:delText xml:space="preserve"> this</w:delText>
        </w:r>
      </w:del>
      <w:ins w:id="1162" w:author="." w:date="2025-03-03T15:42:00Z" w16du:dateUtc="2025-03-03T07:42:00Z">
        <w:r w:rsidR="006A24EF" w:rsidRPr="00154FED">
          <w:t>This</w:t>
        </w:r>
      </w:ins>
      <w:r w:rsidRPr="00154FED">
        <w:t xml:space="preserve"> paper analyzes the manipulation decisions of both firms if the inferior firm B manipulates online reviews alone.</w:t>
      </w:r>
      <w:r w:rsidRPr="00154FED">
        <w:rPr>
          <w:rFonts w:hint="eastAsia"/>
        </w:rPr>
        <w:t xml:space="preserve"> </w:t>
      </w:r>
      <w:r w:rsidRPr="00154FED">
        <w:t xml:space="preserve">The outcomes are summarized in the following proposition. </w:t>
      </w:r>
    </w:p>
    <w:p w14:paraId="64780D2B" w14:textId="5754A788" w:rsidR="00CC3614" w:rsidRPr="00154FED" w:rsidRDefault="00CC3614" w:rsidP="008F5698">
      <w:pPr>
        <w:pStyle w:val="a1"/>
        <w:spacing w:line="360" w:lineRule="auto"/>
      </w:pPr>
      <w:r w:rsidRPr="00154FED">
        <w:t xml:space="preserve">Proposition </w:t>
      </w:r>
      <w:r w:rsidR="00CD1CAE" w:rsidRPr="00154FED">
        <w:t>5</w:t>
      </w:r>
    </w:p>
    <w:p w14:paraId="6C9E1518" w14:textId="0369B030" w:rsidR="00CC3614" w:rsidRPr="00154FED" w:rsidRDefault="00CC3614" w:rsidP="008F5698">
      <w:pPr>
        <w:pStyle w:val="-8"/>
        <w:spacing w:line="360" w:lineRule="auto"/>
      </w:pPr>
      <w:r w:rsidRPr="00154FED">
        <w:lastRenderedPageBreak/>
        <w:t>Under the manipulation by the inferior firm</w:t>
      </w:r>
      <w:r w:rsidR="00A86F15" w:rsidRPr="00154FED">
        <w:t xml:space="preserve"> B</w:t>
      </w:r>
      <w:r w:rsidRPr="00154FED">
        <w:t xml:space="preserve"> alone when the platform chooses not to govern, </w:t>
      </w:r>
    </w:p>
    <w:p w14:paraId="079C17D5" w14:textId="69749A3B" w:rsidR="00CC3614" w:rsidRPr="00154FED" w:rsidRDefault="00CC3614" w:rsidP="008F5698">
      <w:pPr>
        <w:pStyle w:val="-8"/>
        <w:spacing w:line="360" w:lineRule="auto"/>
      </w:pPr>
      <w:r w:rsidRPr="00154FED">
        <w:rPr>
          <w:rFonts w:hint="eastAsia"/>
        </w:rPr>
        <w:t>(a)</w:t>
      </w:r>
      <w:r w:rsidRPr="00154FED">
        <w:t xml:space="preserve"> </w:t>
      </w:r>
      <w:r w:rsidR="002B1939" w:rsidRPr="00154FED">
        <w:t>f</w:t>
      </w:r>
      <w:r w:rsidRPr="00154FED">
        <w:t>irm B will always benefit from its manipulation (i.e.</w:t>
      </w:r>
      <w:ins w:id="1163" w:author="." w:date="2025-03-03T15:42:00Z" w16du:dateUtc="2025-03-03T07:42:00Z">
        <w:r w:rsidR="006A24EF" w:rsidRPr="00154FED">
          <w:t>,</w:t>
        </w:r>
      </w:ins>
      <w:r w:rsidRPr="00154FED">
        <w:t xml:space="preserve"> </w:t>
      </w:r>
      <w:r w:rsidR="00917DCC" w:rsidRPr="00154FED">
        <w:rPr>
          <w:position w:val="-12"/>
        </w:rPr>
        <w:object w:dxaOrig="1180" w:dyaOrig="360" w14:anchorId="71290D13">
          <v:shape id="_x0000_i1234" type="#_x0000_t75" style="width:60pt;height:18pt" o:ole="">
            <v:imagedata r:id="rId408" o:title=""/>
          </v:shape>
          <o:OLEObject Type="Embed" ProgID="Equation.DSMT4" ShapeID="_x0000_i1234" DrawAspect="Content" ObjectID="_1802632869" r:id="rId409"/>
        </w:object>
      </w:r>
      <w:r w:rsidRPr="00154FED">
        <w:t>)</w:t>
      </w:r>
      <w:r w:rsidR="00D67863" w:rsidRPr="00154FED">
        <w:t xml:space="preserve"> if and only if </w:t>
      </w:r>
      <w:r w:rsidR="00433E58" w:rsidRPr="00154FED">
        <w:rPr>
          <w:position w:val="-24"/>
        </w:rPr>
        <w:object w:dxaOrig="859" w:dyaOrig="620" w14:anchorId="2EB7C501">
          <v:shape id="_x0000_i1235" type="#_x0000_t75" style="width:48pt;height:30pt" o:ole="">
            <v:imagedata r:id="rId410" o:title=""/>
          </v:shape>
          <o:OLEObject Type="Embed" ProgID="Equation.DSMT4" ShapeID="_x0000_i1235" DrawAspect="Content" ObjectID="_1802632870" r:id="rId411"/>
        </w:object>
      </w:r>
      <w:r w:rsidR="00D67863" w:rsidRPr="00154FED">
        <w:t xml:space="preserve"> and </w:t>
      </w:r>
      <w:r w:rsidR="00433E58" w:rsidRPr="00154FED">
        <w:rPr>
          <w:position w:val="-12"/>
        </w:rPr>
        <w:object w:dxaOrig="1180" w:dyaOrig="360" w14:anchorId="5B0D7AB9">
          <v:shape id="_x0000_i1236" type="#_x0000_t75" style="width:60pt;height:18pt" o:ole="">
            <v:imagedata r:id="rId412" o:title=""/>
          </v:shape>
          <o:OLEObject Type="Embed" ProgID="Equation.DSMT4" ShapeID="_x0000_i1236" DrawAspect="Content" ObjectID="_1802632871" r:id="rId413"/>
        </w:object>
      </w:r>
      <w:r w:rsidRPr="00154FED">
        <w:t>;</w:t>
      </w:r>
      <w:ins w:id="1164" w:author="." w:date="2025-03-03T15:43:00Z" w16du:dateUtc="2025-03-03T07:43:00Z">
        <w:r w:rsidR="006A24EF" w:rsidRPr="00154FED">
          <w:t xml:space="preserve"> and</w:t>
        </w:r>
      </w:ins>
    </w:p>
    <w:p w14:paraId="0A4AFF41" w14:textId="211A2F2E" w:rsidR="00CC3614" w:rsidRPr="00154FED" w:rsidRDefault="00CC3614" w:rsidP="008F5698">
      <w:pPr>
        <w:pStyle w:val="-8"/>
        <w:spacing w:line="360" w:lineRule="auto"/>
      </w:pPr>
      <w:r w:rsidRPr="00154FED">
        <w:t xml:space="preserve">(b) </w:t>
      </w:r>
      <w:r w:rsidR="002B1939" w:rsidRPr="00154FED">
        <w:t>f</w:t>
      </w:r>
      <w:r w:rsidRPr="00154FED">
        <w:t>irm A will not choose to abstain from manipulation (i.e.</w:t>
      </w:r>
      <w:ins w:id="1165" w:author="." w:date="2025-03-03T15:43:00Z" w16du:dateUtc="2025-03-03T07:43:00Z">
        <w:r w:rsidR="006A24EF" w:rsidRPr="00154FED">
          <w:t>,</w:t>
        </w:r>
      </w:ins>
      <w:r w:rsidRPr="00154FED">
        <w:t xml:space="preserve"> </w:t>
      </w:r>
      <w:r w:rsidR="007324FA" w:rsidRPr="00154FED">
        <w:rPr>
          <w:position w:val="-12"/>
        </w:rPr>
        <w:object w:dxaOrig="1180" w:dyaOrig="360" w14:anchorId="1A0F0784">
          <v:shape id="_x0000_i1237" type="#_x0000_t75" style="width:60pt;height:18pt" o:ole="">
            <v:imagedata r:id="rId414" o:title=""/>
          </v:shape>
          <o:OLEObject Type="Embed" ProgID="Equation.DSMT4" ShapeID="_x0000_i1237" DrawAspect="Content" ObjectID="_1802632872" r:id="rId415"/>
        </w:object>
      </w:r>
      <w:r w:rsidRPr="00154FED">
        <w:t xml:space="preserve"> has no solution).</w:t>
      </w:r>
    </w:p>
    <w:p w14:paraId="7962F23C" w14:textId="62469D86" w:rsidR="00476C3F" w:rsidRPr="00154FED" w:rsidRDefault="00CD1CAE" w:rsidP="008F5698">
      <w:pPr>
        <w:pStyle w:val="-8"/>
        <w:spacing w:line="360" w:lineRule="auto"/>
      </w:pPr>
      <w:r w:rsidRPr="00154FED">
        <w:t>Proposition 5</w:t>
      </w:r>
      <w:r w:rsidR="005B04C7" w:rsidRPr="00154FED">
        <w:t xml:space="preserve"> (a)</w:t>
      </w:r>
      <w:r w:rsidRPr="00154FED">
        <w:rPr>
          <w:rFonts w:hint="eastAsia"/>
        </w:rPr>
        <w:t xml:space="preserve"> </w:t>
      </w:r>
      <w:r w:rsidRPr="00154FED">
        <w:t>shows that the manipulation by only the inferior firm</w:t>
      </w:r>
      <w:r w:rsidR="00A86F15" w:rsidRPr="00154FED">
        <w:t xml:space="preserve"> B</w:t>
      </w:r>
      <w:r w:rsidRPr="00154FED">
        <w:t xml:space="preserve"> is profitable for the</w:t>
      </w:r>
      <w:ins w:id="1166" w:author="." w:date="2025-03-03T15:43:00Z" w16du:dateUtc="2025-03-03T07:43:00Z">
        <w:r w:rsidR="006A24EF" w:rsidRPr="00154FED">
          <w:t xml:space="preserve"> </w:t>
        </w:r>
      </w:ins>
      <w:del w:id="1167" w:author="." w:date="2025-03-03T15:43:00Z" w16du:dateUtc="2025-03-03T07:43:00Z">
        <w:r w:rsidRPr="00154FED" w:rsidDel="006A24EF">
          <w:delText xml:space="preserve"> inferior firm</w:delText>
        </w:r>
        <w:r w:rsidR="00A86F15" w:rsidRPr="00154FED" w:rsidDel="006A24EF">
          <w:delText xml:space="preserve"> B</w:delText>
        </w:r>
      </w:del>
      <w:ins w:id="1168" w:author="." w:date="2025-03-03T15:43:00Z" w16du:dateUtc="2025-03-03T07:43:00Z">
        <w:r w:rsidR="006A24EF" w:rsidRPr="00154FED">
          <w:t>same firm</w:t>
        </w:r>
      </w:ins>
      <w:r w:rsidRPr="00154FED">
        <w:t xml:space="preserve"> when the </w:t>
      </w:r>
      <w:r w:rsidR="00AD53BD" w:rsidRPr="00154FED">
        <w:t xml:space="preserve">unit </w:t>
      </w:r>
      <w:r w:rsidRPr="00154FED">
        <w:t xml:space="preserve">manipulation cost </w:t>
      </w:r>
      <w:r w:rsidRPr="00154FED">
        <w:rPr>
          <w:position w:val="-12"/>
        </w:rPr>
        <w:object w:dxaOrig="279" w:dyaOrig="360" w14:anchorId="0C77BF13">
          <v:shape id="_x0000_i1238" type="#_x0000_t75" style="width:12pt;height:18pt" o:ole="">
            <v:imagedata r:id="rId226" o:title=""/>
          </v:shape>
          <o:OLEObject Type="Embed" ProgID="Equation.DSMT4" ShapeID="_x0000_i1238" DrawAspect="Content" ObjectID="_1802632873" r:id="rId416"/>
        </w:object>
      </w:r>
      <w:r w:rsidRPr="00154FED">
        <w:t xml:space="preserve"> is large. </w:t>
      </w:r>
      <w:r w:rsidR="00191F94" w:rsidRPr="00154FED">
        <w:t xml:space="preserve">It is commonly assumed that </w:t>
      </w:r>
      <w:r w:rsidR="00191F94" w:rsidRPr="00154FED">
        <w:rPr>
          <w:rFonts w:hint="eastAsia"/>
        </w:rPr>
        <w:t>firms</w:t>
      </w:r>
      <w:r w:rsidR="00191F94" w:rsidRPr="00154FED">
        <w:t xml:space="preserve"> can benefit from manipulation when the unit cost of manipulation is low. However, this is not necessarily the case, as evidence suggests otherwise. </w:t>
      </w:r>
      <w:commentRangeStart w:id="1169"/>
      <w:r w:rsidR="00191F94" w:rsidRPr="00154FED">
        <w:t xml:space="preserve">On </w:t>
      </w:r>
      <w:r w:rsidR="00A86F15" w:rsidRPr="00154FED">
        <w:t xml:space="preserve">the </w:t>
      </w:r>
      <w:r w:rsidR="00191F94" w:rsidRPr="00154FED">
        <w:t xml:space="preserve">one hand, </w:t>
      </w:r>
      <w:del w:id="1170" w:author="." w:date="2025-03-03T15:43:00Z" w16du:dateUtc="2025-03-03T07:43:00Z">
        <w:r w:rsidR="00191F94" w:rsidRPr="00154FED" w:rsidDel="006A24EF">
          <w:delText xml:space="preserve">since </w:delText>
        </w:r>
      </w:del>
      <w:ins w:id="1171" w:author="." w:date="2025-03-03T15:43:00Z" w16du:dateUtc="2025-03-03T07:43:00Z">
        <w:r w:rsidR="006A24EF" w:rsidRPr="00154FED">
          <w:t xml:space="preserve">given that the </w:t>
        </w:r>
      </w:ins>
      <w:del w:id="1172" w:author="." w:date="2025-03-03T15:43:00Z" w16du:dateUtc="2025-03-03T07:43:00Z">
        <w:r w:rsidR="00191F94" w:rsidRPr="00154FED" w:rsidDel="006A24EF">
          <w:delText xml:space="preserve">the </w:delText>
        </w:r>
      </w:del>
      <w:r w:rsidR="00191F94" w:rsidRPr="00154FED">
        <w:t xml:space="preserve">cost of manipulation grows quadratically with the manipulation intensity </w:t>
      </w:r>
      <w:r w:rsidR="00191F94" w:rsidRPr="00154FED">
        <w:rPr>
          <w:position w:val="-12"/>
        </w:rPr>
        <w:object w:dxaOrig="260" w:dyaOrig="360" w14:anchorId="0FA86D85">
          <v:shape id="_x0000_i1239" type="#_x0000_t75" style="width:12pt;height:18pt" o:ole="">
            <v:imagedata r:id="rId417" o:title=""/>
          </v:shape>
          <o:OLEObject Type="Embed" ProgID="Equation.DSMT4" ShapeID="_x0000_i1239" DrawAspect="Content" ObjectID="_1802632874" r:id="rId418"/>
        </w:object>
      </w:r>
      <w:r w:rsidR="00191F94" w:rsidRPr="00154FED">
        <w:t xml:space="preserve">, when </w:t>
      </w:r>
      <w:r w:rsidR="00191F94" w:rsidRPr="00154FED">
        <w:rPr>
          <w:position w:val="-12"/>
        </w:rPr>
        <w:object w:dxaOrig="279" w:dyaOrig="360" w14:anchorId="4ECFFE7F">
          <v:shape id="_x0000_i1240" type="#_x0000_t75" style="width:12pt;height:18pt" o:ole="">
            <v:imagedata r:id="rId226" o:title=""/>
          </v:shape>
          <o:OLEObject Type="Embed" ProgID="Equation.DSMT4" ShapeID="_x0000_i1240" DrawAspect="Content" ObjectID="_1802632875" r:id="rId419"/>
        </w:object>
      </w:r>
      <w:r w:rsidR="00191F94" w:rsidRPr="00154FED">
        <w:t xml:space="preserve"> increases, </w:t>
      </w:r>
      <w:del w:id="1173" w:author="." w:date="2025-03-03T15:43:00Z" w16du:dateUtc="2025-03-03T07:43:00Z">
        <w:r w:rsidR="00191F94" w:rsidRPr="00154FED" w:rsidDel="006A24EF">
          <w:delText xml:space="preserve">although the unit cost of manipulation rises, </w:delText>
        </w:r>
      </w:del>
      <w:r w:rsidR="00191F94" w:rsidRPr="00154FED">
        <w:t>the significant reduction in manipulation intensity leads to a faster decrease in overall manipulation costs (i.e.</w:t>
      </w:r>
      <w:ins w:id="1174" w:author="." w:date="2025-03-03T15:43:00Z" w16du:dateUtc="2025-03-03T07:43:00Z">
        <w:r w:rsidR="006A24EF" w:rsidRPr="00154FED">
          <w:t>,</w:t>
        </w:r>
      </w:ins>
      <w:r w:rsidR="00191F94" w:rsidRPr="00154FED">
        <w:t xml:space="preserve"> </w:t>
      </w:r>
      <w:r w:rsidR="00A6313A" w:rsidRPr="00154FED">
        <w:rPr>
          <w:position w:val="-30"/>
        </w:rPr>
        <w:object w:dxaOrig="1420" w:dyaOrig="740" w14:anchorId="72A30A3C">
          <v:shape id="_x0000_i1241" type="#_x0000_t75" style="width:1in;height:36pt" o:ole="">
            <v:imagedata r:id="rId420" o:title=""/>
          </v:shape>
          <o:OLEObject Type="Embed" ProgID="Equation.DSMT4" ShapeID="_x0000_i1241" DrawAspect="Content" ObjectID="_1802632876" r:id="rId421"/>
        </w:object>
      </w:r>
      <w:r w:rsidR="00191F94" w:rsidRPr="00154FED">
        <w:t>)</w:t>
      </w:r>
      <w:ins w:id="1175" w:author="." w:date="2025-03-03T15:43:00Z" w16du:dateUtc="2025-03-03T07:43:00Z">
        <w:r w:rsidR="006A24EF" w:rsidRPr="00154FED">
          <w:t xml:space="preserve"> even though the unit cost of manipulation rises</w:t>
        </w:r>
      </w:ins>
      <w:commentRangeEnd w:id="1169"/>
      <w:ins w:id="1176" w:author="." w:date="2025-03-03T15:44:00Z" w16du:dateUtc="2025-03-03T07:44:00Z">
        <w:r w:rsidR="00410CC9" w:rsidRPr="00154FED">
          <w:rPr>
            <w:rStyle w:val="CommentReference"/>
            <w:rFonts w:asciiTheme="minorHAnsi" w:eastAsiaTheme="minorEastAsia" w:hAnsiTheme="minorHAnsi"/>
          </w:rPr>
          <w:commentReference w:id="1169"/>
        </w:r>
      </w:ins>
      <w:r w:rsidR="00191F94" w:rsidRPr="00154FED">
        <w:t xml:space="preserve">. On the other hand, price is inversely proportional to </w:t>
      </w:r>
      <w:r w:rsidR="00191F94" w:rsidRPr="00154FED">
        <w:rPr>
          <w:position w:val="-12"/>
        </w:rPr>
        <w:object w:dxaOrig="279" w:dyaOrig="360" w14:anchorId="3209D8CF">
          <v:shape id="_x0000_i1242" type="#_x0000_t75" style="width:12pt;height:18pt" o:ole="">
            <v:imagedata r:id="rId226" o:title=""/>
          </v:shape>
          <o:OLEObject Type="Embed" ProgID="Equation.DSMT4" ShapeID="_x0000_i1242" DrawAspect="Content" ObjectID="_1802632877" r:id="rId422"/>
        </w:object>
      </w:r>
      <w:r w:rsidR="00191F94" w:rsidRPr="00154FED">
        <w:t xml:space="preserve"> </w:t>
      </w:r>
      <w:del w:id="1177" w:author="." w:date="2025-03-03T15:44:00Z" w16du:dateUtc="2025-03-03T07:44:00Z">
        <w:r w:rsidR="00191F94" w:rsidRPr="00154FED" w:rsidDel="006A24EF">
          <w:delText xml:space="preserve">according to </w:delText>
        </w:r>
      </w:del>
      <w:ins w:id="1178" w:author="." w:date="2025-03-03T15:44:00Z" w16du:dateUtc="2025-03-03T07:44:00Z">
        <w:r w:rsidR="006A24EF" w:rsidRPr="00154FED">
          <w:t xml:space="preserve">in accordance with </w:t>
        </w:r>
      </w:ins>
      <w:r w:rsidR="00191F94" w:rsidRPr="00154FED">
        <w:t xml:space="preserve">Eq. (30), </w:t>
      </w:r>
      <w:ins w:id="1179" w:author="." w:date="2025-03-03T15:44:00Z" w16du:dateUtc="2025-03-03T07:44:00Z">
        <w:r w:rsidR="006A24EF" w:rsidRPr="00154FED">
          <w:t xml:space="preserve">which means that </w:t>
        </w:r>
      </w:ins>
      <w:del w:id="1180" w:author="." w:date="2025-03-03T15:44:00Z" w16du:dateUtc="2025-03-03T07:44:00Z">
        <w:r w:rsidR="00191F94" w:rsidRPr="00154FED" w:rsidDel="006A24EF">
          <w:delText xml:space="preserve">meaning that </w:delText>
        </w:r>
      </w:del>
      <w:r w:rsidR="00191F94" w:rsidRPr="00154FED">
        <w:t xml:space="preserve">although firm B opts for a lower manipulation intensity, it can increase its revenue by raising prices, resulting in higher profits compared to the scenario without manipulation. Meantime, </w:t>
      </w:r>
      <w:r w:rsidR="00191F94" w:rsidRPr="00154FED">
        <w:rPr>
          <w:position w:val="-12"/>
        </w:rPr>
        <w:object w:dxaOrig="1080" w:dyaOrig="360" w14:anchorId="2EA4CFEA">
          <v:shape id="_x0000_i1243" type="#_x0000_t75" style="width:54pt;height:18pt" o:ole="">
            <v:imagedata r:id="rId423" o:title=""/>
          </v:shape>
          <o:OLEObject Type="Embed" ProgID="Equation.DSMT4" ShapeID="_x0000_i1243" DrawAspect="Content" ObjectID="_1802632878" r:id="rId424"/>
        </w:object>
      </w:r>
      <w:r w:rsidR="00191F94" w:rsidRPr="00154FED">
        <w:t xml:space="preserve"> is to ensure that both firms play a role in the equilibrium and</w:t>
      </w:r>
      <w:ins w:id="1181" w:author="." w:date="2025-03-04T19:52:00Z" w16du:dateUtc="2025-03-04T11:52:00Z">
        <w:r w:rsidR="00C4005F">
          <w:t xml:space="preserve"> that</w:t>
        </w:r>
      </w:ins>
      <w:r w:rsidR="00191F94" w:rsidRPr="00154FED">
        <w:t xml:space="preserve"> both firms can make a positive profit. </w:t>
      </w:r>
      <w:r w:rsidR="001E23B8" w:rsidRPr="00154FED">
        <w:t xml:space="preserve">Therefore, </w:t>
      </w:r>
      <w:r w:rsidR="005B04C7" w:rsidRPr="00154FED">
        <w:t>firm</w:t>
      </w:r>
      <w:r w:rsidR="001E23B8" w:rsidRPr="00154FED">
        <w:t xml:space="preserve"> B would choose not to manipulate</w:t>
      </w:r>
      <w:r w:rsidR="005B04C7" w:rsidRPr="00154FED">
        <w:t xml:space="preserve"> with a small </w:t>
      </w:r>
      <w:r w:rsidR="005B04C7" w:rsidRPr="00154FED">
        <w:rPr>
          <w:position w:val="-12"/>
        </w:rPr>
        <w:object w:dxaOrig="279" w:dyaOrig="360" w14:anchorId="32F2520F">
          <v:shape id="_x0000_i1244" type="#_x0000_t75" style="width:12pt;height:18pt" o:ole="">
            <v:imagedata r:id="rId226" o:title=""/>
          </v:shape>
          <o:OLEObject Type="Embed" ProgID="Equation.DSMT4" ShapeID="_x0000_i1244" DrawAspect="Content" ObjectID="_1802632879" r:id="rId425"/>
        </w:object>
      </w:r>
      <w:r w:rsidR="001E23B8" w:rsidRPr="00154FED">
        <w:t>.</w:t>
      </w:r>
      <w:r w:rsidR="005B04C7" w:rsidRPr="00154FED">
        <w:t xml:space="preserve"> Proposition 5 (b) reveals that the superior firm </w:t>
      </w:r>
      <w:r w:rsidR="00A86F15" w:rsidRPr="00154FED">
        <w:t xml:space="preserve">A </w:t>
      </w:r>
      <w:r w:rsidR="005B04C7" w:rsidRPr="00154FED">
        <w:t xml:space="preserve">will also choose to manipulate reviews if </w:t>
      </w:r>
      <w:r w:rsidR="006D1DC5" w:rsidRPr="00154FED">
        <w:t xml:space="preserve">firm B manipulates alone. </w:t>
      </w:r>
      <w:ins w:id="1182" w:author="." w:date="2025-03-03T15:44:00Z" w16du:dateUtc="2025-03-03T07:44:00Z">
        <w:r w:rsidR="00410CC9" w:rsidRPr="00154FED">
          <w:t>Thus, w</w:t>
        </w:r>
      </w:ins>
      <w:del w:id="1183" w:author="." w:date="2025-03-03T15:44:00Z" w16du:dateUtc="2025-03-03T07:44:00Z">
        <w:r w:rsidR="00476C3F" w:rsidRPr="00154FED" w:rsidDel="00410CC9">
          <w:delText>W</w:delText>
        </w:r>
      </w:del>
      <w:r w:rsidR="00476C3F" w:rsidRPr="00154FED">
        <w:t xml:space="preserve">hen firm B engages in manipulation, it leads to a loss of </w:t>
      </w:r>
      <w:r w:rsidR="00A86F15" w:rsidRPr="00154FED">
        <w:t>consumers</w:t>
      </w:r>
      <w:r w:rsidR="00476C3F" w:rsidRPr="00154FED">
        <w:t xml:space="preserve"> for the superior firm A. Consequently, firm A will also choose to manipulate to increase its demand, especially in the absence of platform governance, </w:t>
      </w:r>
      <w:del w:id="1184" w:author="." w:date="2025-03-03T15:44:00Z" w16du:dateUtc="2025-03-03T07:44:00Z">
        <w:r w:rsidR="00476C3F" w:rsidRPr="00154FED" w:rsidDel="00410CC9">
          <w:delText xml:space="preserve">which </w:delText>
        </w:r>
      </w:del>
      <w:ins w:id="1185" w:author="." w:date="2025-03-03T15:44:00Z" w16du:dateUtc="2025-03-03T07:44:00Z">
        <w:r w:rsidR="00410CC9" w:rsidRPr="00154FED">
          <w:t xml:space="preserve">thereby </w:t>
        </w:r>
      </w:ins>
      <w:del w:id="1186" w:author="." w:date="2025-03-03T15:45:00Z" w16du:dateUtc="2025-03-03T07:45:00Z">
        <w:r w:rsidR="00476C3F" w:rsidRPr="00154FED" w:rsidDel="00410CC9">
          <w:delText xml:space="preserve">eliminates </w:delText>
        </w:r>
      </w:del>
      <w:ins w:id="1187" w:author="." w:date="2025-03-03T15:45:00Z" w16du:dateUtc="2025-03-03T07:45:00Z">
        <w:r w:rsidR="00410CC9" w:rsidRPr="00154FED">
          <w:t xml:space="preserve">eliminating </w:t>
        </w:r>
      </w:ins>
      <w:r w:rsidR="00476C3F" w:rsidRPr="00154FED">
        <w:t>the risk of penalty cost</w:t>
      </w:r>
      <w:ins w:id="1188" w:author="." w:date="2025-03-04T19:53:00Z" w16du:dateUtc="2025-03-04T11:53:00Z">
        <w:r w:rsidR="00C4005F">
          <w:t>s</w:t>
        </w:r>
      </w:ins>
      <w:r w:rsidR="00476C3F" w:rsidRPr="00154FED">
        <w:t>.</w:t>
      </w:r>
    </w:p>
    <w:p w14:paraId="63C0AC7F" w14:textId="1E164234" w:rsidR="00D6673B" w:rsidRPr="00154FED" w:rsidRDefault="00410CC9" w:rsidP="008F5698">
      <w:pPr>
        <w:pStyle w:val="-3"/>
        <w:spacing w:line="360" w:lineRule="auto"/>
      </w:pPr>
      <w:ins w:id="1189" w:author="." w:date="2025-03-03T15:45:00Z" w16du:dateUtc="2025-03-03T07:45:00Z">
        <w:r w:rsidRPr="00154FED">
          <w:t xml:space="preserve"> </w:t>
        </w:r>
      </w:ins>
      <w:r w:rsidR="00D6673B" w:rsidRPr="00154FED">
        <w:t>Platform governance</w:t>
      </w:r>
    </w:p>
    <w:p w14:paraId="0D40D2B2" w14:textId="3900E804" w:rsidR="00EA7593" w:rsidRPr="00154FED" w:rsidRDefault="00EA7593" w:rsidP="008F5698">
      <w:pPr>
        <w:pStyle w:val="-8"/>
        <w:spacing w:line="360" w:lineRule="auto"/>
      </w:pPr>
      <w:r w:rsidRPr="00154FED">
        <w:t xml:space="preserve">When </w:t>
      </w:r>
      <w:r w:rsidR="00A86F15" w:rsidRPr="00154FED">
        <w:t xml:space="preserve">the inferior </w:t>
      </w:r>
      <w:r w:rsidRPr="00154FED">
        <w:t>firm B manipulates the reviews alone, based on Eq. (</w:t>
      </w:r>
      <w:r w:rsidR="007324FA" w:rsidRPr="00154FED">
        <w:t>6</w:t>
      </w:r>
      <w:r w:rsidRPr="00154FED">
        <w:t xml:space="preserve">), the demands of firm A and firm B can be </w:t>
      </w:r>
      <w:ins w:id="1190" w:author="." w:date="2025-03-03T15:45:00Z" w16du:dateUtc="2025-03-03T07:45:00Z">
        <w:r w:rsidR="00410CC9" w:rsidRPr="00154FED">
          <w:t xml:space="preserve">respectively </w:t>
        </w:r>
      </w:ins>
      <w:r w:rsidRPr="00154FED">
        <w:t>expressed in Eq. (</w:t>
      </w:r>
      <w:r w:rsidR="001E3D10" w:rsidRPr="00154FED">
        <w:t>3</w:t>
      </w:r>
      <w:r w:rsidR="00F46E50" w:rsidRPr="00154FED">
        <w:t>3</w:t>
      </w:r>
      <w:r w:rsidRPr="00154FED">
        <w:t>)</w:t>
      </w:r>
      <w:ins w:id="1191" w:author="." w:date="2025-03-03T15:45:00Z" w16du:dateUtc="2025-03-03T07:45:00Z">
        <w:r w:rsidR="00410CC9" w:rsidRPr="00154FED">
          <w:t xml:space="preserve"> as follows:</w:t>
        </w:r>
      </w:ins>
      <w:del w:id="1192" w:author="." w:date="2025-03-03T15:45:00Z" w16du:dateUtc="2025-03-03T07:45:00Z">
        <w:r w:rsidRPr="00154FED" w:rsidDel="00410CC9">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EA7593" w:rsidRPr="00154FED" w14:paraId="624D9B41" w14:textId="77777777" w:rsidTr="00FC2442">
        <w:tc>
          <w:tcPr>
            <w:tcW w:w="6658" w:type="dxa"/>
            <w:vAlign w:val="center"/>
          </w:tcPr>
          <w:p w14:paraId="0ADF9C5B" w14:textId="62F93A8A" w:rsidR="00EA7593" w:rsidRPr="00154FED" w:rsidRDefault="00A6313A" w:rsidP="008F5698">
            <w:pPr>
              <w:pStyle w:val="-8"/>
              <w:spacing w:line="360" w:lineRule="auto"/>
              <w:jc w:val="center"/>
            </w:pPr>
            <w:r w:rsidRPr="00154FED">
              <w:rPr>
                <w:position w:val="-24"/>
              </w:rPr>
              <w:object w:dxaOrig="4260" w:dyaOrig="620" w14:anchorId="48BD5DF0">
                <v:shape id="_x0000_i1245" type="#_x0000_t75" style="width:3in;height:30pt" o:ole="">
                  <v:imagedata r:id="rId426" o:title=""/>
                </v:shape>
                <o:OLEObject Type="Embed" ProgID="Equation.DSMT4" ShapeID="_x0000_i1245" DrawAspect="Content" ObjectID="_1802632880" r:id="rId427"/>
              </w:object>
            </w:r>
            <w:ins w:id="1193" w:author="." w:date="2025-03-03T15:45:00Z" w16du:dateUtc="2025-03-03T07:45:00Z">
              <w:r w:rsidR="00410CC9" w:rsidRPr="00154FED">
                <w:t>,</w:t>
              </w:r>
            </w:ins>
          </w:p>
        </w:tc>
        <w:tc>
          <w:tcPr>
            <w:tcW w:w="1638" w:type="dxa"/>
            <w:vMerge w:val="restart"/>
            <w:vAlign w:val="center"/>
          </w:tcPr>
          <w:p w14:paraId="3F7E108C" w14:textId="2C3E8C1D" w:rsidR="00EA7593" w:rsidRPr="00154FED" w:rsidRDefault="00433E58" w:rsidP="008F5698">
            <w:pPr>
              <w:pStyle w:val="-8"/>
              <w:spacing w:line="360" w:lineRule="auto"/>
              <w:jc w:val="center"/>
            </w:pPr>
            <w:r w:rsidRPr="00154FED">
              <w:t>(3</w:t>
            </w:r>
            <w:r w:rsidR="00F46E50" w:rsidRPr="00154FED">
              <w:t>3</w:t>
            </w:r>
            <w:r w:rsidRPr="00154FED">
              <w:t>)</w:t>
            </w:r>
            <w:del w:id="1194" w:author="." w:date="2025-03-03T15:45:00Z" w16du:dateUtc="2025-03-03T07:45:00Z">
              <w:r w:rsidR="00EA7593" w:rsidRPr="00154FED" w:rsidDel="00410CC9">
                <w:delText>.</w:delText>
              </w:r>
            </w:del>
          </w:p>
        </w:tc>
      </w:tr>
      <w:tr w:rsidR="00EA7593" w:rsidRPr="00154FED" w14:paraId="6E56D18C" w14:textId="77777777" w:rsidTr="00FC2442">
        <w:tc>
          <w:tcPr>
            <w:tcW w:w="6658" w:type="dxa"/>
            <w:vAlign w:val="center"/>
          </w:tcPr>
          <w:p w14:paraId="564A08FE" w14:textId="3F213395" w:rsidR="00EA7593" w:rsidRPr="00154FED" w:rsidRDefault="00A6313A" w:rsidP="008F5698">
            <w:pPr>
              <w:pStyle w:val="-8"/>
              <w:spacing w:line="360" w:lineRule="auto"/>
              <w:jc w:val="center"/>
            </w:pPr>
            <w:r w:rsidRPr="00154FED">
              <w:rPr>
                <w:position w:val="-24"/>
              </w:rPr>
              <w:object w:dxaOrig="4239" w:dyaOrig="620" w14:anchorId="122A2AB5">
                <v:shape id="_x0000_i1246" type="#_x0000_t75" style="width:210pt;height:30pt" o:ole="">
                  <v:imagedata r:id="rId428" o:title=""/>
                </v:shape>
                <o:OLEObject Type="Embed" ProgID="Equation.DSMT4" ShapeID="_x0000_i1246" DrawAspect="Content" ObjectID="_1802632881" r:id="rId429"/>
              </w:object>
            </w:r>
            <w:ins w:id="1195" w:author="." w:date="2025-03-03T15:45:00Z" w16du:dateUtc="2025-03-03T07:45:00Z">
              <w:r w:rsidR="00410CC9" w:rsidRPr="00154FED">
                <w:t>.</w:t>
              </w:r>
            </w:ins>
          </w:p>
        </w:tc>
        <w:tc>
          <w:tcPr>
            <w:tcW w:w="1638" w:type="dxa"/>
            <w:vMerge/>
            <w:vAlign w:val="center"/>
          </w:tcPr>
          <w:p w14:paraId="7147E631" w14:textId="77777777" w:rsidR="00EA7593" w:rsidRPr="00154FED" w:rsidRDefault="00EA7593" w:rsidP="008F5698">
            <w:pPr>
              <w:pStyle w:val="-8"/>
              <w:spacing w:line="360" w:lineRule="auto"/>
              <w:jc w:val="center"/>
            </w:pPr>
          </w:p>
        </w:tc>
      </w:tr>
    </w:tbl>
    <w:p w14:paraId="13B1C97E" w14:textId="4781F459" w:rsidR="00EA7593" w:rsidRPr="00154FED" w:rsidRDefault="00EA7593" w:rsidP="008F5698">
      <w:pPr>
        <w:pStyle w:val="-8"/>
        <w:spacing w:line="360" w:lineRule="auto"/>
      </w:pPr>
      <w:r w:rsidRPr="00154FED">
        <w:t xml:space="preserve">The </w:t>
      </w:r>
      <w:ins w:id="1196" w:author="." w:date="2025-03-03T15:45:00Z" w16du:dateUtc="2025-03-03T07:45:00Z">
        <w:r w:rsidR="00410CC9" w:rsidRPr="00154FED">
          <w:t xml:space="preserve">respective </w:t>
        </w:r>
      </w:ins>
      <w:r w:rsidRPr="00154FED">
        <w:t>profit functions of firm A, firm B, and the platform can be expressed in Eq. (</w:t>
      </w:r>
      <w:r w:rsidR="001E3D10" w:rsidRPr="00154FED">
        <w:t>3</w:t>
      </w:r>
      <w:r w:rsidR="00F46E50" w:rsidRPr="00154FED">
        <w:t>4</w:t>
      </w:r>
      <w:r w:rsidRPr="00154FED">
        <w:t>)</w:t>
      </w:r>
      <w:ins w:id="1197" w:author="." w:date="2025-03-03T15:45:00Z" w16du:dateUtc="2025-03-03T07:45:00Z">
        <w:r w:rsidR="00410CC9" w:rsidRPr="00154FED">
          <w:t xml:space="preserve"> as follows: </w:t>
        </w:r>
      </w:ins>
      <w:del w:id="1198" w:author="." w:date="2025-03-03T15:45:00Z" w16du:dateUtc="2025-03-03T07:45:00Z">
        <w:r w:rsidRPr="00154FED" w:rsidDel="00410CC9">
          <w:delText>.</w:delText>
        </w:r>
      </w:del>
      <w:r w:rsidRPr="00154FED">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EA7593" w:rsidRPr="00154FED" w14:paraId="67C9DB13" w14:textId="77777777" w:rsidTr="00FC2442">
        <w:tc>
          <w:tcPr>
            <w:tcW w:w="6658" w:type="dxa"/>
            <w:vAlign w:val="center"/>
          </w:tcPr>
          <w:p w14:paraId="268BB453" w14:textId="0BA25D62" w:rsidR="00EA7593" w:rsidRPr="00154FED" w:rsidRDefault="004F6F75" w:rsidP="008F5698">
            <w:pPr>
              <w:pStyle w:val="-8"/>
              <w:spacing w:line="360" w:lineRule="auto"/>
              <w:jc w:val="center"/>
            </w:pPr>
            <w:r w:rsidRPr="00154FED">
              <w:rPr>
                <w:position w:val="-12"/>
              </w:rPr>
              <w:object w:dxaOrig="1540" w:dyaOrig="360" w14:anchorId="6724DDAA">
                <v:shape id="_x0000_i1247" type="#_x0000_t75" style="width:78pt;height:18pt" o:ole="">
                  <v:imagedata r:id="rId430" o:title=""/>
                </v:shape>
                <o:OLEObject Type="Embed" ProgID="Equation.DSMT4" ShapeID="_x0000_i1247" DrawAspect="Content" ObjectID="_1802632882" r:id="rId431"/>
              </w:object>
            </w:r>
            <w:ins w:id="1199" w:author="." w:date="2025-03-03T15:45:00Z" w16du:dateUtc="2025-03-03T07:45:00Z">
              <w:r w:rsidR="00410CC9" w:rsidRPr="00154FED">
                <w:t>,</w:t>
              </w:r>
            </w:ins>
          </w:p>
        </w:tc>
        <w:tc>
          <w:tcPr>
            <w:tcW w:w="1638" w:type="dxa"/>
            <w:vAlign w:val="center"/>
          </w:tcPr>
          <w:p w14:paraId="5891ADEA" w14:textId="22F2E30B" w:rsidR="00EA7593" w:rsidRPr="00154FED" w:rsidRDefault="00C5595C" w:rsidP="008F5698">
            <w:pPr>
              <w:pStyle w:val="-8"/>
              <w:spacing w:line="360" w:lineRule="auto"/>
              <w:jc w:val="center"/>
            </w:pPr>
            <w:r w:rsidRPr="00154FED">
              <w:t>(3</w:t>
            </w:r>
            <w:r w:rsidR="00F46E50" w:rsidRPr="00154FED">
              <w:t>4</w:t>
            </w:r>
            <w:r w:rsidRPr="00154FED">
              <w:t>-1)</w:t>
            </w:r>
            <w:del w:id="1200" w:author="." w:date="2025-03-03T15:45:00Z" w16du:dateUtc="2025-03-03T07:45:00Z">
              <w:r w:rsidRPr="00154FED" w:rsidDel="00410CC9">
                <w:delText>.</w:delText>
              </w:r>
            </w:del>
          </w:p>
        </w:tc>
      </w:tr>
      <w:tr w:rsidR="00EA7593" w:rsidRPr="00154FED" w14:paraId="1463B5B3" w14:textId="77777777" w:rsidTr="00FC2442">
        <w:tc>
          <w:tcPr>
            <w:tcW w:w="6658" w:type="dxa"/>
            <w:vAlign w:val="center"/>
          </w:tcPr>
          <w:p w14:paraId="45E6456A" w14:textId="10C7DCF7" w:rsidR="00EA7593" w:rsidRPr="00154FED" w:rsidRDefault="004F6F75" w:rsidP="008F5698">
            <w:pPr>
              <w:pStyle w:val="-8"/>
              <w:spacing w:line="360" w:lineRule="auto"/>
              <w:jc w:val="center"/>
            </w:pPr>
            <w:r w:rsidRPr="00154FED">
              <w:rPr>
                <w:position w:val="-12"/>
              </w:rPr>
              <w:object w:dxaOrig="2720" w:dyaOrig="380" w14:anchorId="4F021AAB">
                <v:shape id="_x0000_i1248" type="#_x0000_t75" style="width:138pt;height:18pt" o:ole="">
                  <v:imagedata r:id="rId432" o:title=""/>
                </v:shape>
                <o:OLEObject Type="Embed" ProgID="Equation.DSMT4" ShapeID="_x0000_i1248" DrawAspect="Content" ObjectID="_1802632883" r:id="rId433"/>
              </w:object>
            </w:r>
            <w:ins w:id="1201" w:author="." w:date="2025-03-03T15:45:00Z" w16du:dateUtc="2025-03-03T07:45:00Z">
              <w:r w:rsidR="00410CC9" w:rsidRPr="00154FED">
                <w:t>,</w:t>
              </w:r>
            </w:ins>
          </w:p>
        </w:tc>
        <w:tc>
          <w:tcPr>
            <w:tcW w:w="1638" w:type="dxa"/>
            <w:vAlign w:val="center"/>
          </w:tcPr>
          <w:p w14:paraId="2E01C15C" w14:textId="3040DED8" w:rsidR="00EA7593" w:rsidRPr="00154FED" w:rsidRDefault="00C5595C" w:rsidP="008F5698">
            <w:pPr>
              <w:pStyle w:val="-8"/>
              <w:spacing w:line="360" w:lineRule="auto"/>
              <w:jc w:val="center"/>
            </w:pPr>
            <w:r w:rsidRPr="00154FED">
              <w:t>(3</w:t>
            </w:r>
            <w:r w:rsidR="00F46E50" w:rsidRPr="00154FED">
              <w:t>4</w:t>
            </w:r>
            <w:r w:rsidRPr="00154FED">
              <w:t>-2)</w:t>
            </w:r>
            <w:del w:id="1202" w:author="." w:date="2025-03-03T15:45:00Z" w16du:dateUtc="2025-03-03T07:45:00Z">
              <w:r w:rsidRPr="00154FED" w:rsidDel="00410CC9">
                <w:delText>.</w:delText>
              </w:r>
            </w:del>
          </w:p>
        </w:tc>
      </w:tr>
      <w:tr w:rsidR="00EA7593" w:rsidRPr="00154FED" w14:paraId="74852851" w14:textId="77777777" w:rsidTr="00FC2442">
        <w:tc>
          <w:tcPr>
            <w:tcW w:w="6658" w:type="dxa"/>
            <w:vAlign w:val="center"/>
          </w:tcPr>
          <w:p w14:paraId="503E4E3F" w14:textId="2F22AB49" w:rsidR="00EA7593" w:rsidRPr="00154FED" w:rsidRDefault="004F6F75" w:rsidP="008F5698">
            <w:pPr>
              <w:pStyle w:val="-8"/>
              <w:spacing w:line="360" w:lineRule="auto"/>
              <w:jc w:val="center"/>
            </w:pPr>
            <w:r w:rsidRPr="00154FED">
              <w:rPr>
                <w:position w:val="-14"/>
              </w:rPr>
              <w:object w:dxaOrig="4180" w:dyaOrig="400" w14:anchorId="177BB431">
                <v:shape id="_x0000_i1249" type="#_x0000_t75" style="width:210pt;height:18pt" o:ole="">
                  <v:imagedata r:id="rId434" o:title=""/>
                </v:shape>
                <o:OLEObject Type="Embed" ProgID="Equation.DSMT4" ShapeID="_x0000_i1249" DrawAspect="Content" ObjectID="_1802632884" r:id="rId435"/>
              </w:object>
            </w:r>
            <w:ins w:id="1203" w:author="." w:date="2025-03-03T15:45:00Z" w16du:dateUtc="2025-03-03T07:45:00Z">
              <w:r w:rsidR="00410CC9" w:rsidRPr="00154FED">
                <w:t>.</w:t>
              </w:r>
            </w:ins>
          </w:p>
        </w:tc>
        <w:tc>
          <w:tcPr>
            <w:tcW w:w="1638" w:type="dxa"/>
            <w:vAlign w:val="center"/>
          </w:tcPr>
          <w:p w14:paraId="014CA5E6" w14:textId="19BE6D78" w:rsidR="00EA7593" w:rsidRPr="00154FED" w:rsidRDefault="00C5595C" w:rsidP="008F5698">
            <w:pPr>
              <w:pStyle w:val="-8"/>
              <w:spacing w:line="360" w:lineRule="auto"/>
              <w:jc w:val="center"/>
            </w:pPr>
            <w:r w:rsidRPr="00154FED">
              <w:t>(3</w:t>
            </w:r>
            <w:r w:rsidR="00F46E50" w:rsidRPr="00154FED">
              <w:t>4</w:t>
            </w:r>
            <w:r w:rsidRPr="00154FED">
              <w:t>-3)</w:t>
            </w:r>
            <w:del w:id="1204" w:author="." w:date="2025-03-03T15:45:00Z" w16du:dateUtc="2025-03-03T07:45:00Z">
              <w:r w:rsidRPr="00154FED" w:rsidDel="00410CC9">
                <w:delText>.</w:delText>
              </w:r>
            </w:del>
          </w:p>
        </w:tc>
      </w:tr>
    </w:tbl>
    <w:p w14:paraId="7DB98A39" w14:textId="4B918DE3" w:rsidR="00476C3F" w:rsidRPr="00154FED" w:rsidRDefault="00410CC9" w:rsidP="008F5698">
      <w:pPr>
        <w:pStyle w:val="-8"/>
        <w:spacing w:line="360" w:lineRule="auto"/>
      </w:pPr>
      <w:ins w:id="1205" w:author="." w:date="2025-03-03T15:45:00Z" w16du:dateUtc="2025-03-03T07:45:00Z">
        <w:r w:rsidRPr="00154FED">
          <w:t xml:space="preserve">Both </w:t>
        </w:r>
      </w:ins>
      <w:del w:id="1206" w:author="." w:date="2025-03-03T15:45:00Z" w16du:dateUtc="2025-03-03T07:45:00Z">
        <w:r w:rsidR="00476C3F" w:rsidRPr="00154FED" w:rsidDel="00410CC9">
          <w:delText>F</w:delText>
        </w:r>
      </w:del>
      <w:ins w:id="1207" w:author="." w:date="2025-03-03T15:45:00Z" w16du:dateUtc="2025-03-03T07:45:00Z">
        <w:r w:rsidRPr="00154FED">
          <w:t>f</w:t>
        </w:r>
      </w:ins>
      <w:r w:rsidR="00476C3F" w:rsidRPr="00154FED">
        <w:t xml:space="preserve">irms and </w:t>
      </w:r>
      <w:r w:rsidR="00B5123F" w:rsidRPr="00154FED">
        <w:t xml:space="preserve">the </w:t>
      </w:r>
      <w:r w:rsidR="00476C3F" w:rsidRPr="00154FED">
        <w:t>platform are dedicated to maximizing their profits by choosing optimal strategi</w:t>
      </w:r>
      <w:r w:rsidR="00B5123F" w:rsidRPr="00154FED">
        <w:t>e</w:t>
      </w:r>
      <w:r w:rsidR="00476C3F" w:rsidRPr="00154FED">
        <w:t xml:space="preserve">s. Based on the backward induction, we can obtain the equilibrium </w:t>
      </w:r>
      <w:r w:rsidR="00420612" w:rsidRPr="00154FED">
        <w:t>governance</w:t>
      </w:r>
      <w:r w:rsidR="00476C3F" w:rsidRPr="00154FED">
        <w:t xml:space="preserve"> intensity, manipulation effort</w:t>
      </w:r>
      <w:ins w:id="1208" w:author="." w:date="2025-03-03T15:45:00Z" w16du:dateUtc="2025-03-03T07:45:00Z">
        <w:r w:rsidRPr="00154FED">
          <w:t xml:space="preserve">, </w:t>
        </w:r>
      </w:ins>
      <w:del w:id="1209" w:author="." w:date="2025-03-03T15:45:00Z" w16du:dateUtc="2025-03-03T07:45:00Z">
        <w:r w:rsidR="00476C3F" w:rsidRPr="00154FED" w:rsidDel="00410CC9">
          <w:delText xml:space="preserve"> </w:delText>
        </w:r>
      </w:del>
      <w:r w:rsidR="00476C3F" w:rsidRPr="00154FED">
        <w:t>and equilibrium prices</w:t>
      </w:r>
      <w:ins w:id="1210" w:author="." w:date="2025-03-03T15:46:00Z" w16du:dateUtc="2025-03-03T07:46:00Z">
        <w:r w:rsidRPr="00154FED">
          <w:t xml:space="preserve"> as follows</w:t>
        </w:r>
      </w:ins>
      <w:r w:rsidR="00476C3F" w:rsidRPr="00154FED">
        <w:t>.</w:t>
      </w:r>
    </w:p>
    <w:p w14:paraId="4F1D58C3" w14:textId="6B8F3CFF" w:rsidR="00EA7593" w:rsidRPr="00154FED" w:rsidRDefault="00EA7593" w:rsidP="008F5698">
      <w:pPr>
        <w:pStyle w:val="a1"/>
        <w:spacing w:line="360" w:lineRule="auto"/>
      </w:pPr>
      <w:r w:rsidRPr="00154FED">
        <w:rPr>
          <w:rFonts w:hint="eastAsia"/>
        </w:rPr>
        <w:t>L</w:t>
      </w:r>
      <w:r w:rsidRPr="00154FED">
        <w:t xml:space="preserve">emma </w:t>
      </w:r>
      <w:r w:rsidR="00F15D08" w:rsidRPr="00154FED">
        <w:t>6</w:t>
      </w:r>
    </w:p>
    <w:p w14:paraId="47DEA4C3" w14:textId="3C32DC11" w:rsidR="00B32FDD" w:rsidRPr="00154FED" w:rsidRDefault="00B32FDD" w:rsidP="008F5698">
      <w:pPr>
        <w:pStyle w:val="-8"/>
        <w:spacing w:line="360" w:lineRule="auto"/>
      </w:pPr>
      <w:r w:rsidRPr="00154FED">
        <w:t>When firm B manipulate</w:t>
      </w:r>
      <w:r w:rsidRPr="00154FED">
        <w:rPr>
          <w:rFonts w:hint="eastAsia"/>
        </w:rPr>
        <w:t>s</w:t>
      </w:r>
      <w:r w:rsidRPr="00154FED">
        <w:t xml:space="preserve"> online reviews alone with platform governance, the equilibrium prices, manipulation effort, </w:t>
      </w:r>
      <w:r w:rsidR="00420612" w:rsidRPr="00154FED">
        <w:t>governance</w:t>
      </w:r>
      <w:r w:rsidRPr="00154FED">
        <w:t xml:space="preserve"> intensity</w:t>
      </w:r>
      <w:ins w:id="1211" w:author="." w:date="2025-03-04T19:53:00Z" w16du:dateUtc="2025-03-04T11:53:00Z">
        <w:r w:rsidR="00C4005F">
          <w:t>,</w:t>
        </w:r>
      </w:ins>
      <w:r w:rsidRPr="00154FED">
        <w:t xml:space="preserve"> and profits are</w:t>
      </w:r>
      <w:ins w:id="1212" w:author="." w:date="2025-03-03T15:46:00Z" w16du:dateUtc="2025-03-03T07:46:00Z">
        <w:r w:rsidR="00410CC9" w:rsidRPr="00154FED">
          <w:t xml:space="preserve"> respectively presented</w:t>
        </w:r>
      </w:ins>
      <w:r w:rsidRPr="00154FED">
        <w:t xml:space="preserve"> as follows</w:t>
      </w:r>
      <w:ins w:id="1213" w:author="." w:date="2025-03-03T15:46:00Z" w16du:dateUtc="2025-03-03T07:46:00Z">
        <w:r w:rsidR="00410CC9" w:rsidRPr="00154FED">
          <w:t xml:space="preserve">, </w:t>
        </w:r>
      </w:ins>
      <w:del w:id="1214" w:author="." w:date="2025-03-03T15:46:00Z" w16du:dateUtc="2025-03-03T07:46:00Z">
        <w:r w:rsidR="00E35E47" w:rsidRPr="00154FED" w:rsidDel="00410CC9">
          <w:delText xml:space="preserve"> </w:delText>
        </w:r>
      </w:del>
      <w:r w:rsidR="00E35E47" w:rsidRPr="00154FED">
        <w:t xml:space="preserve">with the condition of </w:t>
      </w:r>
      <w:r w:rsidR="00E35E47" w:rsidRPr="00154FED">
        <w:rPr>
          <w:position w:val="-24"/>
        </w:rPr>
        <w:object w:dxaOrig="859" w:dyaOrig="660" w14:anchorId="4EFC1CCB">
          <v:shape id="_x0000_i1250" type="#_x0000_t75" style="width:42pt;height:30pt" o:ole="">
            <v:imagedata r:id="rId242" o:title=""/>
          </v:shape>
          <o:OLEObject Type="Embed" ProgID="Equation.DSMT4" ShapeID="_x0000_i1250" DrawAspect="Content" ObjectID="_1802632885" r:id="rId436"/>
        </w:object>
      </w:r>
      <w:r w:rsidRPr="00154FED">
        <w:t>:</w:t>
      </w:r>
    </w:p>
    <w:p w14:paraId="29AD14E8" w14:textId="77777777" w:rsidR="00EA7593" w:rsidRPr="00154FED" w:rsidRDefault="00EA7593" w:rsidP="008F5698">
      <w:pPr>
        <w:pStyle w:val="-8"/>
        <w:spacing w:line="360" w:lineRule="auto"/>
      </w:pPr>
      <w:r w:rsidRPr="00154FED">
        <w:t>(a) Prices: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71"/>
        <w:gridCol w:w="935"/>
      </w:tblGrid>
      <w:tr w:rsidR="00EA7593" w:rsidRPr="00154FED" w14:paraId="6C10F91E" w14:textId="77777777" w:rsidTr="004F6F75">
        <w:tc>
          <w:tcPr>
            <w:tcW w:w="7371" w:type="dxa"/>
            <w:vAlign w:val="center"/>
          </w:tcPr>
          <w:p w14:paraId="7007E44A" w14:textId="1502248E" w:rsidR="00EA7593" w:rsidRPr="00154FED" w:rsidRDefault="004F6F75" w:rsidP="008F5698">
            <w:pPr>
              <w:pStyle w:val="-8"/>
              <w:spacing w:line="360" w:lineRule="auto"/>
            </w:pPr>
            <w:r w:rsidRPr="00154FED">
              <w:object w:dxaOrig="6880" w:dyaOrig="1260" w14:anchorId="224AED27">
                <v:shape id="_x0000_i1251" type="#_x0000_t75" style="width:336pt;height:66pt" o:ole="">
                  <v:imagedata r:id="rId437" o:title=""/>
                </v:shape>
                <o:OLEObject Type="Embed" ProgID="Equation.DSMT4" ShapeID="_x0000_i1251" DrawAspect="Content" ObjectID="_1802632886" r:id="rId438"/>
              </w:object>
            </w:r>
            <w:ins w:id="1215" w:author="." w:date="2025-03-03T15:46:00Z" w16du:dateUtc="2025-03-03T07:46:00Z">
              <w:r w:rsidR="00410CC9" w:rsidRPr="00154FED">
                <w:t>,</w:t>
              </w:r>
            </w:ins>
          </w:p>
        </w:tc>
        <w:tc>
          <w:tcPr>
            <w:tcW w:w="935" w:type="dxa"/>
            <w:vAlign w:val="center"/>
          </w:tcPr>
          <w:p w14:paraId="79CDED2E" w14:textId="24877C91" w:rsidR="00EA7593" w:rsidRPr="00154FED" w:rsidRDefault="00420612" w:rsidP="008F5698">
            <w:pPr>
              <w:pStyle w:val="MTDisplayEquation"/>
              <w:spacing w:line="360" w:lineRule="auto"/>
              <w:jc w:val="center"/>
              <w:rPr>
                <w:sz w:val="22"/>
              </w:rPr>
            </w:pPr>
            <w:r w:rsidRPr="00154FED">
              <w:rPr>
                <w:rFonts w:ascii="Times New Roman" w:hAnsi="Times New Roman" w:cs="Times New Roman"/>
                <w:sz w:val="22"/>
              </w:rPr>
              <w:t>(3</w:t>
            </w:r>
            <w:r w:rsidR="00F46E50" w:rsidRPr="00154FED">
              <w:rPr>
                <w:rFonts w:ascii="Times New Roman" w:hAnsi="Times New Roman" w:cs="Times New Roman"/>
                <w:sz w:val="22"/>
              </w:rPr>
              <w:t>5</w:t>
            </w:r>
            <w:r w:rsidR="003077EA" w:rsidRPr="00154FED">
              <w:rPr>
                <w:rFonts w:ascii="Times New Roman" w:hAnsi="Times New Roman" w:cs="Times New Roman"/>
                <w:sz w:val="22"/>
              </w:rPr>
              <w:t>-1</w:t>
            </w:r>
            <w:r w:rsidRPr="00154FED">
              <w:rPr>
                <w:rFonts w:ascii="Times New Roman" w:hAnsi="Times New Roman" w:cs="Times New Roman"/>
                <w:sz w:val="22"/>
              </w:rPr>
              <w:t>)</w:t>
            </w:r>
            <w:del w:id="1216" w:author="." w:date="2025-03-03T15:46:00Z" w16du:dateUtc="2025-03-03T07:46:00Z">
              <w:r w:rsidR="00EA7593" w:rsidRPr="00154FED" w:rsidDel="00410CC9">
                <w:rPr>
                  <w:rFonts w:ascii="Times New Roman" w:hAnsi="Times New Roman" w:cs="Times New Roman"/>
                  <w:sz w:val="22"/>
                </w:rPr>
                <w:delText>.</w:delText>
              </w:r>
            </w:del>
          </w:p>
        </w:tc>
      </w:tr>
      <w:tr w:rsidR="00420612" w:rsidRPr="00154FED" w14:paraId="6B1530D5" w14:textId="77777777" w:rsidTr="004F6F75">
        <w:tc>
          <w:tcPr>
            <w:tcW w:w="7371" w:type="dxa"/>
            <w:vAlign w:val="center"/>
          </w:tcPr>
          <w:p w14:paraId="08944913" w14:textId="1943C7F5" w:rsidR="00420612" w:rsidRPr="00154FED" w:rsidRDefault="00410CC9" w:rsidP="008F5698">
            <w:pPr>
              <w:pStyle w:val="-8"/>
              <w:spacing w:line="360" w:lineRule="auto"/>
            </w:pPr>
            <w:r w:rsidRPr="00154FED">
              <w:object w:dxaOrig="7020" w:dyaOrig="1320" w14:anchorId="71237858">
                <v:shape id="_x0000_i1252" type="#_x0000_t75" style="width:339.55pt;height:63.2pt" o:ole="">
                  <v:imagedata r:id="rId439" o:title=""/>
                </v:shape>
                <o:OLEObject Type="Embed" ProgID="Equation.DSMT4" ShapeID="_x0000_i1252" DrawAspect="Content" ObjectID="_1802632887" r:id="rId440"/>
              </w:object>
            </w:r>
            <w:ins w:id="1217" w:author="." w:date="2025-03-03T15:46:00Z" w16du:dateUtc="2025-03-03T07:46:00Z">
              <w:r w:rsidRPr="00154FED">
                <w:t>.</w:t>
              </w:r>
            </w:ins>
          </w:p>
        </w:tc>
        <w:tc>
          <w:tcPr>
            <w:tcW w:w="935" w:type="dxa"/>
            <w:vAlign w:val="center"/>
          </w:tcPr>
          <w:p w14:paraId="3BC40C35" w14:textId="4BC69C7C" w:rsidR="00420612" w:rsidRPr="00154FED" w:rsidRDefault="00420612" w:rsidP="008F5698">
            <w:pPr>
              <w:pStyle w:val="MTDisplayEquation"/>
              <w:spacing w:line="360" w:lineRule="auto"/>
              <w:jc w:val="center"/>
              <w:rPr>
                <w:rFonts w:ascii="Times New Roman" w:hAnsi="Times New Roman" w:cs="Times New Roman"/>
                <w:sz w:val="22"/>
              </w:rPr>
            </w:pPr>
            <w:r w:rsidRPr="00154FED">
              <w:rPr>
                <w:rFonts w:ascii="Times New Roman" w:hAnsi="Times New Roman" w:cs="Times New Roman" w:hint="eastAsia"/>
                <w:sz w:val="22"/>
              </w:rPr>
              <w:t>(</w:t>
            </w:r>
            <w:r w:rsidR="003077EA" w:rsidRPr="00154FED">
              <w:rPr>
                <w:rFonts w:ascii="Times New Roman" w:hAnsi="Times New Roman" w:cs="Times New Roman"/>
                <w:sz w:val="22"/>
              </w:rPr>
              <w:t>3</w:t>
            </w:r>
            <w:r w:rsidR="00F46E50" w:rsidRPr="00154FED">
              <w:rPr>
                <w:rFonts w:ascii="Times New Roman" w:hAnsi="Times New Roman" w:cs="Times New Roman"/>
                <w:sz w:val="22"/>
              </w:rPr>
              <w:t>5</w:t>
            </w:r>
            <w:r w:rsidR="003077EA" w:rsidRPr="00154FED">
              <w:rPr>
                <w:rFonts w:ascii="Times New Roman" w:hAnsi="Times New Roman" w:cs="Times New Roman"/>
                <w:sz w:val="22"/>
              </w:rPr>
              <w:t>-2</w:t>
            </w:r>
            <w:r w:rsidRPr="00154FED">
              <w:rPr>
                <w:rFonts w:ascii="Times New Roman" w:hAnsi="Times New Roman" w:cs="Times New Roman"/>
                <w:sz w:val="22"/>
              </w:rPr>
              <w:t>)</w:t>
            </w:r>
            <w:del w:id="1218" w:author="." w:date="2025-03-03T15:46:00Z" w16du:dateUtc="2025-03-03T07:46:00Z">
              <w:r w:rsidRPr="00154FED" w:rsidDel="00410CC9">
                <w:rPr>
                  <w:rFonts w:ascii="Times New Roman" w:hAnsi="Times New Roman" w:cs="Times New Roman"/>
                  <w:sz w:val="22"/>
                </w:rPr>
                <w:delText>.</w:delText>
              </w:r>
            </w:del>
          </w:p>
        </w:tc>
      </w:tr>
    </w:tbl>
    <w:p w14:paraId="6231D408" w14:textId="77777777" w:rsidR="00EA7593" w:rsidRPr="00154FED" w:rsidRDefault="00EA7593" w:rsidP="008F5698">
      <w:pPr>
        <w:pStyle w:val="-8"/>
        <w:spacing w:line="360" w:lineRule="auto"/>
      </w:pPr>
      <w:r w:rsidRPr="00154FED">
        <w:rPr>
          <w:rFonts w:hint="eastAsia"/>
        </w:rPr>
        <w:t>(</w:t>
      </w:r>
      <w:r w:rsidRPr="00154FED">
        <w:t>b) Manipulation effort: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076"/>
      </w:tblGrid>
      <w:tr w:rsidR="00EA7593" w:rsidRPr="00154FED" w14:paraId="1BF9A338" w14:textId="77777777" w:rsidTr="00FC2442">
        <w:trPr>
          <w:jc w:val="center"/>
        </w:trPr>
        <w:tc>
          <w:tcPr>
            <w:tcW w:w="7230" w:type="dxa"/>
            <w:vAlign w:val="center"/>
          </w:tcPr>
          <w:p w14:paraId="2CA0128C" w14:textId="2E89F468" w:rsidR="00EA7593" w:rsidRPr="00154FED" w:rsidRDefault="00211141" w:rsidP="008F5698">
            <w:pPr>
              <w:pStyle w:val="-8"/>
              <w:spacing w:line="360" w:lineRule="auto"/>
              <w:ind w:firstLineChars="0" w:firstLine="0"/>
              <w:jc w:val="center"/>
            </w:pPr>
            <w:r w:rsidRPr="00154FED">
              <w:object w:dxaOrig="6840" w:dyaOrig="1780" w14:anchorId="3C2021AD">
                <v:shape id="_x0000_i1253" type="#_x0000_t75" style="width:342pt;height:90pt" o:ole="">
                  <v:imagedata r:id="rId441" o:title=""/>
                </v:shape>
                <o:OLEObject Type="Embed" ProgID="Equation.DSMT4" ShapeID="_x0000_i1253" DrawAspect="Content" ObjectID="_1802632888" r:id="rId442"/>
              </w:object>
            </w:r>
            <w:ins w:id="1219" w:author="." w:date="2025-03-03T15:46:00Z" w16du:dateUtc="2025-03-03T07:46:00Z">
              <w:r w:rsidR="00410CC9" w:rsidRPr="00154FED">
                <w:t>.</w:t>
              </w:r>
            </w:ins>
          </w:p>
        </w:tc>
        <w:tc>
          <w:tcPr>
            <w:tcW w:w="1076" w:type="dxa"/>
            <w:vAlign w:val="center"/>
          </w:tcPr>
          <w:p w14:paraId="13F43DF5" w14:textId="27126538" w:rsidR="00EA7593" w:rsidRPr="00154FED" w:rsidRDefault="00767C02" w:rsidP="008F5698">
            <w:pPr>
              <w:pStyle w:val="-8"/>
              <w:spacing w:line="360" w:lineRule="auto"/>
              <w:jc w:val="center"/>
            </w:pPr>
            <w:r w:rsidRPr="00154FED">
              <w:t>(3</w:t>
            </w:r>
            <w:r w:rsidR="00F46E50" w:rsidRPr="00154FED">
              <w:t>6</w:t>
            </w:r>
            <w:r w:rsidRPr="00154FED">
              <w:t>)</w:t>
            </w:r>
            <w:del w:id="1220" w:author="." w:date="2025-03-03T15:46:00Z" w16du:dateUtc="2025-03-03T07:46:00Z">
              <w:r w:rsidR="00EA7593" w:rsidRPr="00154FED" w:rsidDel="00410CC9">
                <w:delText>.</w:delText>
              </w:r>
            </w:del>
          </w:p>
        </w:tc>
      </w:tr>
    </w:tbl>
    <w:p w14:paraId="1E61465A" w14:textId="10978D75" w:rsidR="00914BF7" w:rsidRPr="00154FED" w:rsidRDefault="00914BF7" w:rsidP="008F5698">
      <w:pPr>
        <w:pStyle w:val="-8"/>
        <w:spacing w:line="360" w:lineRule="auto"/>
      </w:pPr>
      <w:r w:rsidRPr="00154FED">
        <w:rPr>
          <w:rFonts w:hint="eastAsia"/>
        </w:rPr>
        <w:t>(</w:t>
      </w:r>
      <w:r w:rsidRPr="00154FED">
        <w:t xml:space="preserve">c) </w:t>
      </w:r>
      <w:r w:rsidR="00A86F15" w:rsidRPr="00154FED">
        <w:t>Governance</w:t>
      </w:r>
      <w:r w:rsidRPr="00154FED">
        <w:t xml:space="preserve"> intensity: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8"/>
        <w:gridCol w:w="718"/>
      </w:tblGrid>
      <w:tr w:rsidR="00914BF7" w:rsidRPr="00154FED" w14:paraId="56B1E9BF" w14:textId="77777777" w:rsidTr="00FC2442">
        <w:trPr>
          <w:jc w:val="center"/>
        </w:trPr>
        <w:tc>
          <w:tcPr>
            <w:tcW w:w="6658" w:type="dxa"/>
            <w:vAlign w:val="center"/>
          </w:tcPr>
          <w:p w14:paraId="517FA376" w14:textId="296D23F8" w:rsidR="00914BF7" w:rsidRPr="00154FED" w:rsidRDefault="002B1939" w:rsidP="008F5698">
            <w:pPr>
              <w:pStyle w:val="-8"/>
              <w:spacing w:line="360" w:lineRule="auto"/>
              <w:ind w:firstLineChars="0" w:firstLine="0"/>
              <w:jc w:val="center"/>
            </w:pPr>
            <w:r w:rsidRPr="00154FED">
              <w:object w:dxaOrig="7339" w:dyaOrig="1400" w14:anchorId="2ACAC289">
                <v:shape id="_x0000_i1254" type="#_x0000_t75" style="width:366pt;height:1in" o:ole="">
                  <v:imagedata r:id="rId443" o:title=""/>
                </v:shape>
                <o:OLEObject Type="Embed" ProgID="Equation.DSMT4" ShapeID="_x0000_i1254" DrawAspect="Content" ObjectID="_1802632889" r:id="rId444"/>
              </w:object>
            </w:r>
            <w:ins w:id="1221" w:author="." w:date="2025-03-03T15:46:00Z" w16du:dateUtc="2025-03-03T07:46:00Z">
              <w:r w:rsidR="00410CC9" w:rsidRPr="00154FED">
                <w:t>.</w:t>
              </w:r>
            </w:ins>
          </w:p>
        </w:tc>
        <w:tc>
          <w:tcPr>
            <w:tcW w:w="1638" w:type="dxa"/>
            <w:vAlign w:val="center"/>
          </w:tcPr>
          <w:p w14:paraId="28AED86F" w14:textId="35EAB0C8" w:rsidR="00914BF7" w:rsidRPr="00154FED" w:rsidRDefault="00767C02" w:rsidP="008F5698">
            <w:pPr>
              <w:pStyle w:val="-8"/>
              <w:spacing w:line="360" w:lineRule="auto"/>
              <w:ind w:firstLineChars="0" w:firstLine="0"/>
              <w:jc w:val="center"/>
            </w:pPr>
            <w:r w:rsidRPr="00154FED">
              <w:t>(3</w:t>
            </w:r>
            <w:r w:rsidR="00F46E50" w:rsidRPr="00154FED">
              <w:t>7</w:t>
            </w:r>
            <w:r w:rsidRPr="00154FED">
              <w:t>)</w:t>
            </w:r>
            <w:del w:id="1222" w:author="." w:date="2025-03-03T15:46:00Z" w16du:dateUtc="2025-03-03T07:46:00Z">
              <w:r w:rsidR="00914BF7" w:rsidRPr="00154FED" w:rsidDel="00410CC9">
                <w:delText>.</w:delText>
              </w:r>
            </w:del>
          </w:p>
        </w:tc>
      </w:tr>
    </w:tbl>
    <w:p w14:paraId="52F74C32" w14:textId="7621A8E3" w:rsidR="00EA7593" w:rsidRPr="00154FED" w:rsidRDefault="00EA7593" w:rsidP="008F5698">
      <w:pPr>
        <w:pStyle w:val="-8"/>
        <w:spacing w:line="360" w:lineRule="auto"/>
      </w:pPr>
      <w:r w:rsidRPr="00154FED">
        <w:rPr>
          <w:rFonts w:hint="eastAsia"/>
        </w:rPr>
        <w:t>(</w:t>
      </w:r>
      <w:r w:rsidR="00B9700E" w:rsidRPr="00154FED">
        <w:t>d</w:t>
      </w:r>
      <w:r w:rsidRPr="00154FED">
        <w:t>) Profits: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71"/>
        <w:gridCol w:w="935"/>
      </w:tblGrid>
      <w:tr w:rsidR="00B32FDD" w:rsidRPr="00154FED" w14:paraId="063CDEC2" w14:textId="77777777" w:rsidTr="00A6313A">
        <w:tc>
          <w:tcPr>
            <w:tcW w:w="7371" w:type="dxa"/>
            <w:vAlign w:val="center"/>
          </w:tcPr>
          <w:bookmarkStart w:id="1223" w:name="_Hlk180006265"/>
          <w:p w14:paraId="7433047C" w14:textId="3F11DADF" w:rsidR="00B32FDD" w:rsidRPr="00154FED" w:rsidRDefault="00A6313A" w:rsidP="008F5698">
            <w:pPr>
              <w:pStyle w:val="-8"/>
              <w:spacing w:line="360" w:lineRule="auto"/>
              <w:ind w:firstLineChars="0" w:firstLine="0"/>
              <w:jc w:val="center"/>
            </w:pPr>
            <w:r w:rsidRPr="00154FED">
              <w:object w:dxaOrig="7520" w:dyaOrig="1420" w14:anchorId="565979F4">
                <v:shape id="_x0000_i1255" type="#_x0000_t75" style="width:5in;height:66pt" o:ole="">
                  <v:imagedata r:id="rId445" o:title=""/>
                </v:shape>
                <o:OLEObject Type="Embed" ProgID="Equation.DSMT4" ShapeID="_x0000_i1255" DrawAspect="Content" ObjectID="_1802632890" r:id="rId446"/>
              </w:object>
            </w:r>
          </w:p>
        </w:tc>
        <w:tc>
          <w:tcPr>
            <w:tcW w:w="935" w:type="dxa"/>
            <w:vAlign w:val="center"/>
          </w:tcPr>
          <w:p w14:paraId="643FFF95" w14:textId="740D08CD" w:rsidR="00B32FDD" w:rsidRPr="00154FED" w:rsidRDefault="007324FA" w:rsidP="008F5698">
            <w:pPr>
              <w:pStyle w:val="-8"/>
              <w:spacing w:line="360" w:lineRule="auto"/>
              <w:ind w:firstLineChars="0" w:firstLine="0"/>
              <w:jc w:val="center"/>
            </w:pPr>
            <w:r w:rsidRPr="00154FED">
              <w:t>(3</w:t>
            </w:r>
            <w:r w:rsidR="00F46E50" w:rsidRPr="00154FED">
              <w:t>8</w:t>
            </w:r>
            <w:r w:rsidRPr="00154FED">
              <w:t>-1)</w:t>
            </w:r>
            <w:del w:id="1224" w:author="." w:date="2025-03-03T15:46:00Z" w16du:dateUtc="2025-03-03T07:46:00Z">
              <w:r w:rsidR="00B32FDD" w:rsidRPr="00154FED" w:rsidDel="00410CC9">
                <w:delText>.</w:delText>
              </w:r>
            </w:del>
          </w:p>
        </w:tc>
      </w:tr>
      <w:tr w:rsidR="00B32FDD" w:rsidRPr="00154FED" w14:paraId="33E0B5C1" w14:textId="77777777" w:rsidTr="00A6313A">
        <w:tc>
          <w:tcPr>
            <w:tcW w:w="7371" w:type="dxa"/>
            <w:vAlign w:val="center"/>
          </w:tcPr>
          <w:p w14:paraId="683A73F8" w14:textId="58795942" w:rsidR="00B32FDD" w:rsidRPr="00154FED" w:rsidRDefault="00410CC9" w:rsidP="008F5698">
            <w:pPr>
              <w:pStyle w:val="-8"/>
              <w:spacing w:line="360" w:lineRule="auto"/>
              <w:ind w:firstLineChars="0" w:firstLine="0"/>
              <w:jc w:val="center"/>
            </w:pPr>
            <w:r w:rsidRPr="00154FED">
              <w:object w:dxaOrig="7620" w:dyaOrig="2420" w14:anchorId="26F03B00">
                <v:shape id="_x0000_i1256" type="#_x0000_t75" style="width:359.3pt;height:111.9pt" o:ole="">
                  <v:imagedata r:id="rId447" o:title=""/>
                </v:shape>
                <o:OLEObject Type="Embed" ProgID="Equation.DSMT4" ShapeID="_x0000_i1256" DrawAspect="Content" ObjectID="_1802632891" r:id="rId448"/>
              </w:object>
            </w:r>
          </w:p>
        </w:tc>
        <w:tc>
          <w:tcPr>
            <w:tcW w:w="935" w:type="dxa"/>
            <w:vAlign w:val="center"/>
          </w:tcPr>
          <w:p w14:paraId="257FD37A" w14:textId="42B05ADC" w:rsidR="00B32FDD" w:rsidRPr="00154FED" w:rsidRDefault="00410CC9">
            <w:pPr>
              <w:pStyle w:val="-8"/>
              <w:spacing w:line="360" w:lineRule="auto"/>
              <w:ind w:firstLineChars="0" w:firstLine="0"/>
              <w:pPrChange w:id="1225" w:author="." w:date="2025-03-03T15:47:00Z" w16du:dateUtc="2025-03-03T07:47:00Z">
                <w:pPr>
                  <w:pStyle w:val="-8"/>
                  <w:ind w:firstLineChars="0" w:firstLine="0"/>
                  <w:jc w:val="center"/>
                </w:pPr>
              </w:pPrChange>
            </w:pPr>
            <w:ins w:id="1226" w:author="." w:date="2025-03-03T15:47:00Z" w16du:dateUtc="2025-03-03T07:47:00Z">
              <w:r w:rsidRPr="00154FED">
                <w:t xml:space="preserve">,  </w:t>
              </w:r>
            </w:ins>
            <w:r w:rsidR="007324FA" w:rsidRPr="00154FED">
              <w:t>(3</w:t>
            </w:r>
            <w:r w:rsidR="00F46E50" w:rsidRPr="00154FED">
              <w:t>8</w:t>
            </w:r>
            <w:r w:rsidR="007324FA" w:rsidRPr="00154FED">
              <w:t>-2)</w:t>
            </w:r>
            <w:del w:id="1227" w:author="." w:date="2025-03-03T15:47:00Z" w16du:dateUtc="2025-03-03T07:47:00Z">
              <w:r w:rsidR="007324FA" w:rsidRPr="00154FED" w:rsidDel="00410CC9">
                <w:delText>.</w:delText>
              </w:r>
            </w:del>
          </w:p>
        </w:tc>
      </w:tr>
      <w:tr w:rsidR="00B32FDD" w:rsidRPr="00154FED" w14:paraId="594F0CE2" w14:textId="77777777" w:rsidTr="00A6313A">
        <w:tc>
          <w:tcPr>
            <w:tcW w:w="7371" w:type="dxa"/>
            <w:vAlign w:val="center"/>
          </w:tcPr>
          <w:p w14:paraId="4EA97D10" w14:textId="39EC123F" w:rsidR="00B32FDD" w:rsidRPr="00154FED" w:rsidRDefault="00410CC9" w:rsidP="008F5698">
            <w:pPr>
              <w:pStyle w:val="-8"/>
              <w:spacing w:line="360" w:lineRule="auto"/>
              <w:ind w:firstLineChars="0" w:firstLine="0"/>
              <w:jc w:val="center"/>
            </w:pPr>
            <w:r w:rsidRPr="00154FED">
              <w:object w:dxaOrig="7320" w:dyaOrig="1800" w14:anchorId="16C7C99F">
                <v:shape id="_x0000_i1257" type="#_x0000_t75" style="width:351.9pt;height:87.9pt" o:ole="">
                  <v:imagedata r:id="rId449" o:title=""/>
                </v:shape>
                <o:OLEObject Type="Embed" ProgID="Equation.DSMT4" ShapeID="_x0000_i1257" DrawAspect="Content" ObjectID="_1802632892" r:id="rId450"/>
              </w:object>
            </w:r>
            <w:ins w:id="1228" w:author="." w:date="2025-03-03T15:47:00Z" w16du:dateUtc="2025-03-03T07:47:00Z">
              <w:r w:rsidRPr="00154FED">
                <w:t>,</w:t>
              </w:r>
            </w:ins>
          </w:p>
        </w:tc>
        <w:tc>
          <w:tcPr>
            <w:tcW w:w="935" w:type="dxa"/>
            <w:vAlign w:val="center"/>
          </w:tcPr>
          <w:p w14:paraId="572FA162" w14:textId="1BAAE5E1" w:rsidR="00B32FDD" w:rsidRPr="00154FED" w:rsidRDefault="007324FA" w:rsidP="008F5698">
            <w:pPr>
              <w:pStyle w:val="-8"/>
              <w:spacing w:line="360" w:lineRule="auto"/>
              <w:ind w:firstLineChars="0" w:firstLine="0"/>
              <w:jc w:val="center"/>
            </w:pPr>
            <w:r w:rsidRPr="00154FED">
              <w:t>(3</w:t>
            </w:r>
            <w:r w:rsidR="00F46E50" w:rsidRPr="00154FED">
              <w:t>8</w:t>
            </w:r>
            <w:r w:rsidRPr="00154FED">
              <w:t>-3)</w:t>
            </w:r>
            <w:del w:id="1229" w:author="." w:date="2025-03-03T15:47:00Z" w16du:dateUtc="2025-03-03T07:47:00Z">
              <w:r w:rsidRPr="00154FED" w:rsidDel="00410CC9">
                <w:delText>.</w:delText>
              </w:r>
            </w:del>
          </w:p>
        </w:tc>
      </w:tr>
    </w:tbl>
    <w:bookmarkEnd w:id="1223"/>
    <w:p w14:paraId="22195560" w14:textId="07D0C303" w:rsidR="00F1327E" w:rsidRPr="00154FED" w:rsidRDefault="00F1327E" w:rsidP="008F5698">
      <w:pPr>
        <w:pStyle w:val="-8"/>
        <w:spacing w:line="360" w:lineRule="auto"/>
      </w:pPr>
      <w:r w:rsidRPr="00154FED">
        <w:t>where</w:t>
      </w:r>
    </w:p>
    <w:p w14:paraId="1F8058DB" w14:textId="713D8705" w:rsidR="00F1327E" w:rsidRPr="00154FED" w:rsidRDefault="00A3268A" w:rsidP="008F5698">
      <w:pPr>
        <w:pStyle w:val="-8"/>
        <w:spacing w:line="360" w:lineRule="auto"/>
      </w:pPr>
      <w:r w:rsidRPr="00154FED">
        <w:object w:dxaOrig="8400" w:dyaOrig="6120" w14:anchorId="15F322C3">
          <v:shape id="_x0000_i1258" type="#_x0000_t75" style="width:384pt;height:282pt" o:ole="">
            <v:imagedata r:id="rId451" o:title=""/>
          </v:shape>
          <o:OLEObject Type="Embed" ProgID="Equation.DSMT4" ShapeID="_x0000_i1258" DrawAspect="Content" ObjectID="_1802632893" r:id="rId452"/>
        </w:object>
      </w:r>
      <w:r w:rsidRPr="00154FED">
        <w:t>.</w:t>
      </w:r>
    </w:p>
    <w:p w14:paraId="2B0A1D37" w14:textId="4DC6F23A" w:rsidR="00EA7593" w:rsidRPr="00154FED" w:rsidRDefault="00914BF7" w:rsidP="008F5698">
      <w:pPr>
        <w:pStyle w:val="-8"/>
        <w:spacing w:line="360" w:lineRule="auto"/>
      </w:pPr>
      <w:del w:id="1230" w:author="." w:date="2025-03-03T15:47:00Z" w16du:dateUtc="2025-03-03T07:47:00Z">
        <w:r w:rsidRPr="00154FED" w:rsidDel="00410CC9">
          <w:delText>Now</w:delText>
        </w:r>
        <w:r w:rsidRPr="00154FED" w:rsidDel="00410CC9">
          <w:rPr>
            <w:rFonts w:hint="eastAsia"/>
          </w:rPr>
          <w:delText>,</w:delText>
        </w:r>
        <w:r w:rsidRPr="00154FED" w:rsidDel="00410CC9">
          <w:delText xml:space="preserve"> this</w:delText>
        </w:r>
      </w:del>
      <w:ins w:id="1231" w:author="." w:date="2025-03-03T15:47:00Z" w16du:dateUtc="2025-03-03T07:47:00Z">
        <w:r w:rsidR="00410CC9" w:rsidRPr="00154FED">
          <w:t>This</w:t>
        </w:r>
      </w:ins>
      <w:r w:rsidRPr="00154FED">
        <w:t xml:space="preserve"> paper analyzes the manipulation decisions of both firms if the inferior firm B manipulates online reviews alone.</w:t>
      </w:r>
      <w:r w:rsidRPr="00154FED">
        <w:rPr>
          <w:rFonts w:hint="eastAsia"/>
        </w:rPr>
        <w:t xml:space="preserve"> </w:t>
      </w:r>
      <w:r w:rsidRPr="00154FED">
        <w:t>The outcomes are summarized in the following propositions. The proof and all the denotations that are not shown in Table 1 can be seen in Appendix A.2.</w:t>
      </w:r>
    </w:p>
    <w:p w14:paraId="61B3AB6B" w14:textId="77777777" w:rsidR="00D63593" w:rsidRPr="00154FED" w:rsidRDefault="00D63593" w:rsidP="008F5698">
      <w:pPr>
        <w:pStyle w:val="a1"/>
        <w:spacing w:line="360" w:lineRule="auto"/>
      </w:pPr>
      <w:r w:rsidRPr="00154FED">
        <w:t>Proposition 6</w:t>
      </w:r>
    </w:p>
    <w:p w14:paraId="44C422AE" w14:textId="7FD47C88" w:rsidR="00D63593" w:rsidRPr="00154FED" w:rsidRDefault="00D63593" w:rsidP="008F5698">
      <w:pPr>
        <w:pStyle w:val="-8"/>
        <w:spacing w:line="360" w:lineRule="auto"/>
      </w:pPr>
      <w:r w:rsidRPr="00154FED">
        <w:t>When the platform chooses to</w:t>
      </w:r>
      <w:ins w:id="1232" w:author="." w:date="2025-03-03T16:06:00Z" w16du:dateUtc="2025-03-03T08:06:00Z">
        <w:r w:rsidR="007A7CCE" w:rsidRPr="00154FED">
          <w:t xml:space="preserve"> implement</w:t>
        </w:r>
      </w:ins>
      <w:r w:rsidRPr="00154FED">
        <w:t xml:space="preserve"> govern</w:t>
      </w:r>
      <w:ins w:id="1233" w:author="." w:date="2025-03-03T16:06:00Z" w16du:dateUtc="2025-03-03T08:06:00Z">
        <w:r w:rsidR="007A7CCE" w:rsidRPr="00154FED">
          <w:t>ance</w:t>
        </w:r>
      </w:ins>
      <w:r w:rsidRPr="00154FED">
        <w:t>, suppose that the inferior firm</w:t>
      </w:r>
      <w:r w:rsidR="007A4D9A" w:rsidRPr="00154FED">
        <w:t xml:space="preserve"> B</w:t>
      </w:r>
      <w:r w:rsidRPr="00154FED">
        <w:t xml:space="preserve"> manipulates alone, firm B will be better off if and only if </w:t>
      </w:r>
      <w:r w:rsidRPr="00154FED">
        <w:rPr>
          <w:position w:val="-12"/>
        </w:rPr>
        <w:object w:dxaOrig="1160" w:dyaOrig="360" w14:anchorId="037CF254">
          <v:shape id="_x0000_i1259" type="#_x0000_t75" style="width:60pt;height:18pt" o:ole="">
            <v:imagedata r:id="rId453" o:title=""/>
          </v:shape>
          <o:OLEObject Type="Embed" ProgID="Equation.DSMT4" ShapeID="_x0000_i1259" DrawAspect="Content" ObjectID="_1802632894" r:id="rId454"/>
        </w:object>
      </w:r>
      <w:r w:rsidRPr="00154FED">
        <w:t xml:space="preserve">. </w:t>
      </w:r>
      <w:del w:id="1234" w:author="." w:date="2025-03-03T16:06:00Z" w16du:dateUtc="2025-03-03T08:06:00Z">
        <w:r w:rsidRPr="00154FED" w:rsidDel="007A7CCE">
          <w:delText xml:space="preserve">According to </w:delText>
        </w:r>
      </w:del>
      <w:ins w:id="1235" w:author="." w:date="2025-03-03T16:06:00Z" w16du:dateUtc="2025-03-03T08:06:00Z">
        <w:r w:rsidR="007A7CCE" w:rsidRPr="00154FED">
          <w:t xml:space="preserve">Based on </w:t>
        </w:r>
      </w:ins>
      <w:r w:rsidRPr="00154FED">
        <w:t>Eqs.</w:t>
      </w:r>
      <w:r w:rsidRPr="00154FED">
        <w:rPr>
          <w:color w:val="FF0000"/>
        </w:rPr>
        <w:t xml:space="preserve"> </w:t>
      </w:r>
      <w:r w:rsidRPr="00154FED">
        <w:t>(3</w:t>
      </w:r>
      <w:r w:rsidR="00F46E50" w:rsidRPr="00154FED">
        <w:t>8</w:t>
      </w:r>
      <w:r w:rsidRPr="00154FED">
        <w:t>-2) and (1</w:t>
      </w:r>
      <w:r w:rsidR="00F46E50" w:rsidRPr="00154FED">
        <w:t>5</w:t>
      </w:r>
      <w:r w:rsidRPr="00154FED">
        <w:t>-2), there are three cases satisfied</w:t>
      </w:r>
      <w:ins w:id="1236" w:author="." w:date="2025-03-03T16:06:00Z" w16du:dateUtc="2025-03-03T08:06:00Z">
        <w:r w:rsidR="007A7CCE" w:rsidRPr="00154FED">
          <w:t>:</w:t>
        </w:r>
      </w:ins>
      <w:del w:id="1237" w:author="." w:date="2025-03-03T16:06:00Z" w16du:dateUtc="2025-03-03T08:06:00Z">
        <w:r w:rsidRPr="00154FED" w:rsidDel="007A7CCE">
          <w:delText>.</w:delText>
        </w:r>
      </w:del>
    </w:p>
    <w:p w14:paraId="33733BE3" w14:textId="10C6E74E" w:rsidR="00D63593" w:rsidRPr="00154FED" w:rsidRDefault="00D63593" w:rsidP="008F5698">
      <w:pPr>
        <w:pStyle w:val="-8"/>
        <w:spacing w:line="360" w:lineRule="auto"/>
      </w:pPr>
      <w:r w:rsidRPr="00154FED">
        <w:t xml:space="preserve">(1) </w:t>
      </w:r>
      <w:r w:rsidR="00557B0D" w:rsidRPr="00154FED">
        <w:rPr>
          <w:position w:val="-24"/>
        </w:rPr>
        <w:object w:dxaOrig="859" w:dyaOrig="660" w14:anchorId="09E07236">
          <v:shape id="_x0000_i1260" type="#_x0000_t75" style="width:42pt;height:30pt" o:ole="">
            <v:imagedata r:id="rId455" o:title=""/>
          </v:shape>
          <o:OLEObject Type="Embed" ProgID="Equation.DSMT4" ShapeID="_x0000_i1260" DrawAspect="Content" ObjectID="_1802632895" r:id="rId456"/>
        </w:object>
      </w:r>
      <w:r w:rsidR="00E35E47" w:rsidRPr="00154FED">
        <w:t xml:space="preserve">, </w:t>
      </w:r>
      <w:r w:rsidRPr="00154FED">
        <w:rPr>
          <w:position w:val="-30"/>
        </w:rPr>
        <w:object w:dxaOrig="3780" w:dyaOrig="720" w14:anchorId="6B69290D">
          <v:shape id="_x0000_i1261" type="#_x0000_t75" style="width:180pt;height:36pt" o:ole="">
            <v:imagedata r:id="rId457" o:title=""/>
          </v:shape>
          <o:OLEObject Type="Embed" ProgID="Equation.DSMT4" ShapeID="_x0000_i1261" DrawAspect="Content" ObjectID="_1802632896" r:id="rId458"/>
        </w:object>
      </w:r>
      <w:r w:rsidRPr="00154FED">
        <w:t>,</w:t>
      </w:r>
      <w:r w:rsidR="00FC2442" w:rsidRPr="00154FED">
        <w:t xml:space="preserve"> </w:t>
      </w:r>
      <w:r w:rsidR="00FC2442" w:rsidRPr="00154FED">
        <w:rPr>
          <w:position w:val="-12"/>
        </w:rPr>
        <w:object w:dxaOrig="720" w:dyaOrig="360" w14:anchorId="02817C45">
          <v:shape id="_x0000_i1262" type="#_x0000_t75" style="width:36pt;height:18pt" o:ole="">
            <v:imagedata r:id="rId459" o:title=""/>
          </v:shape>
          <o:OLEObject Type="Embed" ProgID="Equation.DSMT4" ShapeID="_x0000_i1262" DrawAspect="Content" ObjectID="_1802632897" r:id="rId460"/>
        </w:object>
      </w:r>
      <w:r w:rsidRPr="00154FED">
        <w:t xml:space="preserve"> or</w:t>
      </w:r>
      <w:r w:rsidR="00FC2442" w:rsidRPr="00154FED">
        <w:t xml:space="preserve"> </w:t>
      </w:r>
      <w:r w:rsidR="00FC2442" w:rsidRPr="00154FED">
        <w:rPr>
          <w:position w:val="-12"/>
        </w:rPr>
        <w:object w:dxaOrig="740" w:dyaOrig="360" w14:anchorId="0FCFA877">
          <v:shape id="_x0000_i1263" type="#_x0000_t75" style="width:36pt;height:18pt" o:ole="">
            <v:imagedata r:id="rId461" o:title=""/>
          </v:shape>
          <o:OLEObject Type="Embed" ProgID="Equation.DSMT4" ShapeID="_x0000_i1263" DrawAspect="Content" ObjectID="_1802632898" r:id="rId462"/>
        </w:object>
      </w:r>
      <w:r w:rsidRPr="00154FED">
        <w:t>;</w:t>
      </w:r>
    </w:p>
    <w:p w14:paraId="66CD42A9" w14:textId="73A89102" w:rsidR="00D63593" w:rsidRPr="00154FED" w:rsidRDefault="00D63593" w:rsidP="008F5698">
      <w:pPr>
        <w:pStyle w:val="-8"/>
        <w:spacing w:line="360" w:lineRule="auto"/>
      </w:pPr>
      <w:r w:rsidRPr="00154FED">
        <w:rPr>
          <w:rFonts w:hint="eastAsia"/>
        </w:rPr>
        <w:t>(</w:t>
      </w:r>
      <w:r w:rsidRPr="00154FED">
        <w:t xml:space="preserve">2) </w:t>
      </w:r>
      <w:r w:rsidR="00557B0D" w:rsidRPr="00154FED">
        <w:rPr>
          <w:position w:val="-30"/>
        </w:rPr>
        <w:object w:dxaOrig="3739" w:dyaOrig="720" w14:anchorId="00ADF1F6">
          <v:shape id="_x0000_i1264" type="#_x0000_t75" style="width:162pt;height:30pt" o:ole="">
            <v:imagedata r:id="rId463" o:title=""/>
          </v:shape>
          <o:OLEObject Type="Embed" ProgID="Equation.DSMT4" ShapeID="_x0000_i1264" DrawAspect="Content" ObjectID="_1802632899" r:id="rId464"/>
        </w:object>
      </w:r>
      <w:r w:rsidRPr="00154FED">
        <w:t>,</w:t>
      </w:r>
      <w:r w:rsidR="00557B0D" w:rsidRPr="00154FED">
        <w:t xml:space="preserve"> </w:t>
      </w:r>
      <w:r w:rsidR="00FC2442" w:rsidRPr="00154FED">
        <w:rPr>
          <w:position w:val="-12"/>
        </w:rPr>
        <w:object w:dxaOrig="840" w:dyaOrig="360" w14:anchorId="6B1C4B18">
          <v:shape id="_x0000_i1265" type="#_x0000_t75" style="width:42pt;height:18pt" o:ole="">
            <v:imagedata r:id="rId465" o:title=""/>
          </v:shape>
          <o:OLEObject Type="Embed" ProgID="Equation.DSMT4" ShapeID="_x0000_i1265" DrawAspect="Content" ObjectID="_1802632900" r:id="rId466"/>
        </w:object>
      </w:r>
      <w:r w:rsidR="00557B0D" w:rsidRPr="00154FED">
        <w:t>,</w:t>
      </w:r>
      <w:r w:rsidR="00557B0D" w:rsidRPr="00154FED">
        <w:rPr>
          <w:position w:val="-38"/>
        </w:rPr>
        <w:object w:dxaOrig="6420" w:dyaOrig="840" w14:anchorId="2C281F31">
          <v:shape id="_x0000_i1266" type="#_x0000_t75" style="width:252pt;height:36pt" o:ole="">
            <v:imagedata r:id="rId467" o:title=""/>
          </v:shape>
          <o:OLEObject Type="Embed" ProgID="Equation.DSMT4" ShapeID="_x0000_i1266" DrawAspect="Content" ObjectID="_1802632901" r:id="rId468"/>
        </w:object>
      </w:r>
      <w:r w:rsidRPr="00154FED">
        <w:t>,</w:t>
      </w:r>
      <w:r w:rsidR="00FC2442" w:rsidRPr="00154FED">
        <w:t xml:space="preserve"> </w:t>
      </w:r>
      <w:r w:rsidR="00FC2442" w:rsidRPr="00154FED">
        <w:rPr>
          <w:position w:val="-12"/>
        </w:rPr>
        <w:object w:dxaOrig="740" w:dyaOrig="360" w14:anchorId="4A82449E">
          <v:shape id="_x0000_i1267" type="#_x0000_t75" style="width:36pt;height:18pt" o:ole="">
            <v:imagedata r:id="rId469" o:title=""/>
          </v:shape>
          <o:OLEObject Type="Embed" ProgID="Equation.DSMT4" ShapeID="_x0000_i1267" DrawAspect="Content" ObjectID="_1802632902" r:id="rId470"/>
        </w:object>
      </w:r>
      <w:r w:rsidRPr="00154FED">
        <w:t>;</w:t>
      </w:r>
      <w:ins w:id="1238" w:author="." w:date="2025-03-03T16:06:00Z" w16du:dateUtc="2025-03-03T08:06:00Z">
        <w:r w:rsidR="007A7CCE" w:rsidRPr="00154FED">
          <w:t xml:space="preserve"> and</w:t>
        </w:r>
      </w:ins>
    </w:p>
    <w:p w14:paraId="6B834D5F" w14:textId="069B1E83" w:rsidR="00D63593" w:rsidRPr="00154FED" w:rsidRDefault="00D63593" w:rsidP="008F5698">
      <w:pPr>
        <w:pStyle w:val="-8"/>
        <w:spacing w:line="360" w:lineRule="auto"/>
      </w:pPr>
      <w:r w:rsidRPr="00154FED">
        <w:rPr>
          <w:rFonts w:hint="eastAsia"/>
        </w:rPr>
        <w:t>(</w:t>
      </w:r>
      <w:r w:rsidRPr="00154FED">
        <w:t xml:space="preserve">3) </w:t>
      </w:r>
      <w:r w:rsidRPr="00154FED">
        <w:rPr>
          <w:position w:val="-30"/>
        </w:rPr>
        <w:object w:dxaOrig="3739" w:dyaOrig="720" w14:anchorId="4E9E36DD">
          <v:shape id="_x0000_i1268" type="#_x0000_t75" style="width:174pt;height:36pt" o:ole="">
            <v:imagedata r:id="rId463" o:title=""/>
          </v:shape>
          <o:OLEObject Type="Embed" ProgID="Equation.DSMT4" ShapeID="_x0000_i1268" DrawAspect="Content" ObjectID="_1802632903" r:id="rId471"/>
        </w:object>
      </w:r>
      <w:r w:rsidRPr="00154FED">
        <w:t>,</w:t>
      </w:r>
      <w:r w:rsidR="00557B0D" w:rsidRPr="00154FED">
        <w:rPr>
          <w:position w:val="-24"/>
        </w:rPr>
        <w:object w:dxaOrig="2740" w:dyaOrig="660" w14:anchorId="26AB917B">
          <v:shape id="_x0000_i1269" type="#_x0000_t75" style="width:120pt;height:30pt" o:ole="">
            <v:imagedata r:id="rId472" o:title=""/>
          </v:shape>
          <o:OLEObject Type="Embed" ProgID="Equation.DSMT4" ShapeID="_x0000_i1269" DrawAspect="Content" ObjectID="_1802632904" r:id="rId473"/>
        </w:object>
      </w:r>
      <w:r w:rsidRPr="00154FED">
        <w:t xml:space="preserve">, </w:t>
      </w:r>
      <w:r w:rsidR="00FC2442" w:rsidRPr="00154FED">
        <w:rPr>
          <w:position w:val="-12"/>
        </w:rPr>
        <w:object w:dxaOrig="859" w:dyaOrig="360" w14:anchorId="43CAB5AA">
          <v:shape id="_x0000_i1270" type="#_x0000_t75" style="width:42pt;height:18pt" o:ole="">
            <v:imagedata r:id="rId474" o:title=""/>
          </v:shape>
          <o:OLEObject Type="Embed" ProgID="Equation.DSMT4" ShapeID="_x0000_i1270" DrawAspect="Content" ObjectID="_1802632905" r:id="rId475"/>
        </w:object>
      </w:r>
      <w:r w:rsidRPr="00154FED">
        <w:t xml:space="preserve">, </w:t>
      </w:r>
      <w:r w:rsidR="00FC2442" w:rsidRPr="00154FED">
        <w:rPr>
          <w:position w:val="-12"/>
        </w:rPr>
        <w:object w:dxaOrig="740" w:dyaOrig="360" w14:anchorId="6C72AE71">
          <v:shape id="_x0000_i1271" type="#_x0000_t75" style="width:36pt;height:18pt" o:ole="">
            <v:imagedata r:id="rId476" o:title=""/>
          </v:shape>
          <o:OLEObject Type="Embed" ProgID="Equation.DSMT4" ShapeID="_x0000_i1271" DrawAspect="Content" ObjectID="_1802632906" r:id="rId477"/>
        </w:object>
      </w:r>
      <w:r w:rsidRPr="00154FED">
        <w:t>.</w:t>
      </w:r>
    </w:p>
    <w:p w14:paraId="0E2D17F1" w14:textId="77777777" w:rsidR="007A7CCE" w:rsidRPr="00154FED" w:rsidRDefault="007A7CCE" w:rsidP="008F5698">
      <w:pPr>
        <w:pStyle w:val="a1"/>
        <w:spacing w:line="360" w:lineRule="auto"/>
        <w:rPr>
          <w:ins w:id="1239" w:author="." w:date="2025-03-03T16:07:00Z" w16du:dateUtc="2025-03-03T08:07:00Z"/>
        </w:rPr>
      </w:pPr>
    </w:p>
    <w:p w14:paraId="7B75AFA0" w14:textId="77777777" w:rsidR="007A7CCE" w:rsidRPr="00154FED" w:rsidRDefault="007A7CCE" w:rsidP="008F5698">
      <w:pPr>
        <w:pStyle w:val="a1"/>
        <w:spacing w:line="360" w:lineRule="auto"/>
        <w:rPr>
          <w:ins w:id="1240" w:author="." w:date="2025-03-03T16:07:00Z" w16du:dateUtc="2025-03-03T08:07:00Z"/>
        </w:rPr>
      </w:pPr>
    </w:p>
    <w:p w14:paraId="546D2039" w14:textId="77777777" w:rsidR="007A7CCE" w:rsidRPr="00154FED" w:rsidRDefault="007A7CCE" w:rsidP="008F5698">
      <w:pPr>
        <w:pStyle w:val="a1"/>
        <w:spacing w:line="360" w:lineRule="auto"/>
        <w:rPr>
          <w:ins w:id="1241" w:author="." w:date="2025-03-03T16:07:00Z" w16du:dateUtc="2025-03-03T08:07:00Z"/>
        </w:rPr>
      </w:pPr>
    </w:p>
    <w:p w14:paraId="4C704B38" w14:textId="77777777" w:rsidR="007A7CCE" w:rsidRPr="00154FED" w:rsidRDefault="007A7CCE" w:rsidP="008F5698">
      <w:pPr>
        <w:pStyle w:val="a1"/>
        <w:spacing w:line="360" w:lineRule="auto"/>
        <w:rPr>
          <w:ins w:id="1242" w:author="." w:date="2025-03-03T16:07:00Z" w16du:dateUtc="2025-03-03T08:07:00Z"/>
        </w:rPr>
      </w:pPr>
    </w:p>
    <w:p w14:paraId="273C18A5" w14:textId="2ABA698F" w:rsidR="00D63593" w:rsidRPr="00154FED" w:rsidRDefault="00D63593" w:rsidP="008F5698">
      <w:pPr>
        <w:pStyle w:val="a1"/>
        <w:spacing w:line="360" w:lineRule="auto"/>
      </w:pPr>
      <w:r w:rsidRPr="00154FED">
        <w:t>Proposition 7</w:t>
      </w:r>
    </w:p>
    <w:p w14:paraId="682F5227" w14:textId="75BCE626" w:rsidR="00F46E50" w:rsidRPr="00154FED" w:rsidRDefault="00F46E50" w:rsidP="008F5698">
      <w:pPr>
        <w:pStyle w:val="-8"/>
        <w:spacing w:line="360" w:lineRule="auto"/>
      </w:pPr>
      <w:r w:rsidRPr="00154FED">
        <w:t xml:space="preserve">Under firm </w:t>
      </w:r>
      <w:r w:rsidR="00911DC3" w:rsidRPr="00154FED">
        <w:t>B</w:t>
      </w:r>
      <w:r w:rsidRPr="00154FED">
        <w:t xml:space="preserve">’s manipulation </w:t>
      </w:r>
      <w:r w:rsidR="009E6F9F" w:rsidRPr="00154FED">
        <w:t xml:space="preserve">alone </w:t>
      </w:r>
      <w:r w:rsidRPr="00154FED">
        <w:t>and the platform’s governance,</w:t>
      </w:r>
      <w:r w:rsidR="009E6F9F" w:rsidRPr="00154FED">
        <w:t xml:space="preserve"> the superior firm A will choose not to manipulate if and only if </w:t>
      </w:r>
      <w:bookmarkStart w:id="1243" w:name="_Hlk191064694"/>
      <w:r w:rsidR="00A6313A" w:rsidRPr="00154FED">
        <w:rPr>
          <w:position w:val="-12"/>
        </w:rPr>
        <w:object w:dxaOrig="1160" w:dyaOrig="360" w14:anchorId="5AB4D8B7">
          <v:shape id="_x0000_i1272" type="#_x0000_t75" style="width:60pt;height:18pt" o:ole="">
            <v:imagedata r:id="rId478" o:title=""/>
          </v:shape>
          <o:OLEObject Type="Embed" ProgID="Equation.DSMT4" ShapeID="_x0000_i1272" DrawAspect="Content" ObjectID="_1802632907" r:id="rId479"/>
        </w:object>
      </w:r>
      <w:bookmarkEnd w:id="1243"/>
      <w:r w:rsidR="009E6F9F" w:rsidRPr="00154FED">
        <w:t xml:space="preserve"> and </w:t>
      </w:r>
      <w:r w:rsidR="009E6F9F" w:rsidRPr="00154FED">
        <w:rPr>
          <w:position w:val="-12"/>
        </w:rPr>
        <w:object w:dxaOrig="1180" w:dyaOrig="360" w14:anchorId="66EAD5FF">
          <v:shape id="_x0000_i1273" type="#_x0000_t75" style="width:60pt;height:18pt" o:ole="">
            <v:imagedata r:id="rId274" o:title=""/>
          </v:shape>
          <o:OLEObject Type="Embed" ProgID="Equation.DSMT4" ShapeID="_x0000_i1273" DrawAspect="Content" ObjectID="_1802632908" r:id="rId480"/>
        </w:object>
      </w:r>
      <w:r w:rsidR="009E6F9F" w:rsidRPr="00154FED">
        <w:t>.</w:t>
      </w:r>
      <w:r w:rsidRPr="00154FED">
        <w:t xml:space="preserve"> </w:t>
      </w:r>
      <w:del w:id="1244" w:author="." w:date="2025-03-03T16:07:00Z" w16du:dateUtc="2025-03-03T08:07:00Z">
        <w:r w:rsidRPr="00154FED" w:rsidDel="007A7CCE">
          <w:delText>According to the</w:delText>
        </w:r>
      </w:del>
      <w:ins w:id="1245" w:author="." w:date="2025-03-03T16:07:00Z" w16du:dateUtc="2025-03-03T08:07:00Z">
        <w:r w:rsidR="007A7CCE" w:rsidRPr="00154FED">
          <w:t>Based on the</w:t>
        </w:r>
      </w:ins>
      <w:r w:rsidRPr="00154FED">
        <w:t xml:space="preserve"> profits we calculated in Eqs. (</w:t>
      </w:r>
      <w:r w:rsidR="007263C6" w:rsidRPr="00154FED">
        <w:t>38</w:t>
      </w:r>
      <w:r w:rsidRPr="00154FED">
        <w:t>-1) and (</w:t>
      </w:r>
      <w:r w:rsidR="00865FED" w:rsidRPr="00154FED">
        <w:t>49</w:t>
      </w:r>
      <w:r w:rsidRPr="00154FED">
        <w:t xml:space="preserve">-1), there are </w:t>
      </w:r>
      <w:r w:rsidR="00865FED" w:rsidRPr="00154FED">
        <w:t>two</w:t>
      </w:r>
      <w:r w:rsidRPr="00154FED">
        <w:t xml:space="preserve"> cases</w:t>
      </w:r>
      <w:ins w:id="1246" w:author="." w:date="2025-03-03T16:07:00Z" w16du:dateUtc="2025-03-03T08:07:00Z">
        <w:r w:rsidR="007A7CCE" w:rsidRPr="00154FED">
          <w:t xml:space="preserve"> satisfied:</w:t>
        </w:r>
      </w:ins>
      <w:del w:id="1247" w:author="." w:date="2025-03-03T16:07:00Z" w16du:dateUtc="2025-03-03T08:07:00Z">
        <w:r w:rsidRPr="00154FED" w:rsidDel="007A7CCE">
          <w:rPr>
            <w:rFonts w:hint="eastAsia"/>
          </w:rPr>
          <w:delText>.</w:delText>
        </w:r>
      </w:del>
      <w:r w:rsidRPr="00154FED">
        <w:t xml:space="preserve"> </w:t>
      </w:r>
    </w:p>
    <w:p w14:paraId="1FFF96B7" w14:textId="390E0AD2" w:rsidR="00911DC3" w:rsidRPr="00154FED" w:rsidRDefault="00911DC3" w:rsidP="008F5698">
      <w:pPr>
        <w:pStyle w:val="-8"/>
        <w:spacing w:line="360" w:lineRule="auto"/>
        <w:ind w:leftChars="50" w:left="105" w:firstLineChars="50" w:firstLine="110"/>
      </w:pPr>
      <w:r w:rsidRPr="00154FED">
        <w:t xml:space="preserve">(1) </w:t>
      </w:r>
      <w:r w:rsidR="00FC2442" w:rsidRPr="00154FED">
        <w:rPr>
          <w:position w:val="-24"/>
        </w:rPr>
        <w:object w:dxaOrig="960" w:dyaOrig="620" w14:anchorId="278365E4">
          <v:shape id="_x0000_i1274" type="#_x0000_t75" style="width:48pt;height:30pt" o:ole="">
            <v:imagedata r:id="rId481" o:title=""/>
          </v:shape>
          <o:OLEObject Type="Embed" ProgID="Equation.DSMT4" ShapeID="_x0000_i1274" DrawAspect="Content" ObjectID="_1802632909" r:id="rId482"/>
        </w:object>
      </w:r>
      <w:r w:rsidRPr="00154FED">
        <w:t xml:space="preserve">, </w:t>
      </w:r>
      <w:r w:rsidRPr="00154FED">
        <w:rPr>
          <w:position w:val="-30"/>
        </w:rPr>
        <w:object w:dxaOrig="3780" w:dyaOrig="720" w14:anchorId="51997BA4">
          <v:shape id="_x0000_i1275" type="#_x0000_t75" style="width:162pt;height:30pt" o:ole="">
            <v:imagedata r:id="rId483" o:title=""/>
          </v:shape>
          <o:OLEObject Type="Embed" ProgID="Equation.DSMT4" ShapeID="_x0000_i1275" DrawAspect="Content" ObjectID="_1802632910" r:id="rId484"/>
        </w:object>
      </w:r>
      <w:r w:rsidRPr="00154FED">
        <w:t xml:space="preserve">, </w:t>
      </w:r>
      <w:r w:rsidR="00FC2442" w:rsidRPr="00154FED">
        <w:rPr>
          <w:position w:val="-24"/>
        </w:rPr>
        <w:object w:dxaOrig="2480" w:dyaOrig="620" w14:anchorId="13E1A291">
          <v:shape id="_x0000_i1276" type="#_x0000_t75" style="width:114pt;height:30pt" o:ole="">
            <v:imagedata r:id="rId485" o:title=""/>
          </v:shape>
          <o:OLEObject Type="Embed" ProgID="Equation.DSMT4" ShapeID="_x0000_i1276" DrawAspect="Content" ObjectID="_1802632911" r:id="rId486"/>
        </w:object>
      </w:r>
      <w:r w:rsidR="00FC2442" w:rsidRPr="00154FED">
        <w:rPr>
          <w:rFonts w:hint="eastAsia"/>
        </w:rPr>
        <w:t>,</w:t>
      </w:r>
      <w:r w:rsidRPr="00154FED">
        <w:rPr>
          <w:position w:val="-14"/>
        </w:rPr>
        <w:object w:dxaOrig="1660" w:dyaOrig="400" w14:anchorId="56B1221E">
          <v:shape id="_x0000_i1277" type="#_x0000_t75" style="width:78pt;height:18pt" o:ole="">
            <v:imagedata r:id="rId487" o:title=""/>
          </v:shape>
          <o:OLEObject Type="Embed" ProgID="Equation.DSMT4" ShapeID="_x0000_i1277" DrawAspect="Content" ObjectID="_1802632912" r:id="rId488"/>
        </w:object>
      </w:r>
      <w:r w:rsidRPr="00154FED">
        <w:t xml:space="preserve"> or </w:t>
      </w:r>
      <w:r w:rsidRPr="00154FED">
        <w:rPr>
          <w:position w:val="-14"/>
        </w:rPr>
        <w:object w:dxaOrig="1700" w:dyaOrig="400" w14:anchorId="3701EED9">
          <v:shape id="_x0000_i1278" type="#_x0000_t75" style="width:1in;height:18pt" o:ole="">
            <v:imagedata r:id="rId489" o:title=""/>
          </v:shape>
          <o:OLEObject Type="Embed" ProgID="Equation.DSMT4" ShapeID="_x0000_i1278" DrawAspect="Content" ObjectID="_1802632913" r:id="rId490"/>
        </w:object>
      </w:r>
      <w:r w:rsidRPr="00154FED">
        <w:t>;</w:t>
      </w:r>
      <w:ins w:id="1248" w:author="." w:date="2025-03-03T16:08:00Z" w16du:dateUtc="2025-03-03T08:08:00Z">
        <w:r w:rsidR="007A7CCE" w:rsidRPr="00154FED">
          <w:t xml:space="preserve"> and</w:t>
        </w:r>
      </w:ins>
    </w:p>
    <w:p w14:paraId="2B5EB3EF" w14:textId="1F4F25D0" w:rsidR="00911DC3" w:rsidRPr="00154FED" w:rsidRDefault="00911DC3" w:rsidP="008F5698">
      <w:pPr>
        <w:pStyle w:val="-8"/>
        <w:spacing w:line="360" w:lineRule="auto"/>
      </w:pPr>
      <w:r w:rsidRPr="00154FED">
        <w:rPr>
          <w:rFonts w:hint="eastAsia"/>
        </w:rPr>
        <w:t>(</w:t>
      </w:r>
      <w:r w:rsidR="001A6070" w:rsidRPr="00154FED">
        <w:t>2</w:t>
      </w:r>
      <w:r w:rsidRPr="00154FED">
        <w:t xml:space="preserve">) </w:t>
      </w:r>
      <w:r w:rsidR="00FC2442" w:rsidRPr="00154FED">
        <w:rPr>
          <w:position w:val="-24"/>
        </w:rPr>
        <w:object w:dxaOrig="960" w:dyaOrig="620" w14:anchorId="7BC0A290">
          <v:shape id="_x0000_i1279" type="#_x0000_t75" style="width:42pt;height:30pt" o:ole="">
            <v:imagedata r:id="rId491" o:title=""/>
          </v:shape>
          <o:OLEObject Type="Embed" ProgID="Equation.DSMT4" ShapeID="_x0000_i1279" DrawAspect="Content" ObjectID="_1802632914" r:id="rId492"/>
        </w:object>
      </w:r>
      <w:r w:rsidRPr="00154FED">
        <w:t xml:space="preserve">, </w:t>
      </w:r>
      <w:r w:rsidR="00FC2442" w:rsidRPr="00154FED">
        <w:rPr>
          <w:position w:val="-30"/>
        </w:rPr>
        <w:object w:dxaOrig="3739" w:dyaOrig="720" w14:anchorId="2C79FEB7">
          <v:shape id="_x0000_i1280" type="#_x0000_t75" style="width:132pt;height:24pt" o:ole="">
            <v:imagedata r:id="rId463" o:title=""/>
          </v:shape>
          <o:OLEObject Type="Embed" ProgID="Equation.DSMT4" ShapeID="_x0000_i1280" DrawAspect="Content" ObjectID="_1802632915" r:id="rId493"/>
        </w:object>
      </w:r>
      <w:r w:rsidRPr="00154FED">
        <w:t>,</w:t>
      </w:r>
      <w:r w:rsidR="00FC2442" w:rsidRPr="00154FED">
        <w:t xml:space="preserve"> </w:t>
      </w:r>
      <w:r w:rsidR="00FC2442" w:rsidRPr="00154FED">
        <w:rPr>
          <w:position w:val="-24"/>
        </w:rPr>
        <w:object w:dxaOrig="4920" w:dyaOrig="660" w14:anchorId="5C6529BB">
          <v:shape id="_x0000_i1281" type="#_x0000_t75" style="width:204pt;height:24pt" o:ole="">
            <v:imagedata r:id="rId494" o:title=""/>
          </v:shape>
          <o:OLEObject Type="Embed" ProgID="Equation.DSMT4" ShapeID="_x0000_i1281" DrawAspect="Content" ObjectID="_1802632916" r:id="rId495"/>
        </w:object>
      </w:r>
      <w:r w:rsidRPr="00154FED">
        <w:t xml:space="preserve">, </w:t>
      </w:r>
      <w:r w:rsidRPr="00154FED">
        <w:rPr>
          <w:position w:val="-12"/>
        </w:rPr>
        <w:object w:dxaOrig="859" w:dyaOrig="360" w14:anchorId="42DCACF7">
          <v:shape id="_x0000_i1282" type="#_x0000_t75" style="width:36pt;height:18pt" o:ole="">
            <v:imagedata r:id="rId496" o:title=""/>
          </v:shape>
          <o:OLEObject Type="Embed" ProgID="Equation.DSMT4" ShapeID="_x0000_i1282" DrawAspect="Content" ObjectID="_1802632917" r:id="rId497"/>
        </w:object>
      </w:r>
      <w:r w:rsidRPr="00154FED">
        <w:t xml:space="preserve">, </w:t>
      </w:r>
      <w:r w:rsidRPr="00154FED">
        <w:rPr>
          <w:position w:val="-14"/>
        </w:rPr>
        <w:object w:dxaOrig="1680" w:dyaOrig="400" w14:anchorId="609943C7">
          <v:shape id="_x0000_i1283" type="#_x0000_t75" style="width:78pt;height:18pt" o:ole="">
            <v:imagedata r:id="rId498" o:title=""/>
          </v:shape>
          <o:OLEObject Type="Embed" ProgID="Equation.DSMT4" ShapeID="_x0000_i1283" DrawAspect="Content" ObjectID="_1802632918" r:id="rId499"/>
        </w:object>
      </w:r>
      <w:r w:rsidRPr="00154FED">
        <w:t>.</w:t>
      </w:r>
    </w:p>
    <w:p w14:paraId="2C918318" w14:textId="77777777" w:rsidR="00D63593" w:rsidRPr="00154FED" w:rsidRDefault="00D63593" w:rsidP="008F5698">
      <w:pPr>
        <w:pStyle w:val="a1"/>
        <w:spacing w:line="360" w:lineRule="auto"/>
      </w:pPr>
      <w:r w:rsidRPr="00154FED">
        <w:t>Proposition 8</w:t>
      </w:r>
    </w:p>
    <w:p w14:paraId="0846B869" w14:textId="5ACB309F" w:rsidR="00D63593" w:rsidRPr="00154FED" w:rsidRDefault="00D63593" w:rsidP="008F5698">
      <w:pPr>
        <w:pStyle w:val="-8"/>
        <w:spacing w:line="360" w:lineRule="auto"/>
      </w:pPr>
      <w:r w:rsidRPr="00154FED">
        <w:t>When firm B manipulates online reviews alone, the platform will choos</w:t>
      </w:r>
      <w:r w:rsidRPr="00154FED">
        <w:rPr>
          <w:rFonts w:hint="eastAsia"/>
        </w:rPr>
        <w:t>e</w:t>
      </w:r>
      <w:r w:rsidRPr="00154FED">
        <w:t xml:space="preserve"> to govern if and only if </w:t>
      </w:r>
      <w:r w:rsidR="00A6313A" w:rsidRPr="00154FED">
        <w:rPr>
          <w:position w:val="-12"/>
        </w:rPr>
        <w:object w:dxaOrig="1120" w:dyaOrig="360" w14:anchorId="26A71360">
          <v:shape id="_x0000_i1284" type="#_x0000_t75" style="width:54pt;height:18pt" o:ole="">
            <v:imagedata r:id="rId500" o:title=""/>
          </v:shape>
          <o:OLEObject Type="Embed" ProgID="Equation.DSMT4" ShapeID="_x0000_i1284" DrawAspect="Content" ObjectID="_1802632919" r:id="rId501"/>
        </w:object>
      </w:r>
      <w:r w:rsidRPr="00154FED">
        <w:t>.</w:t>
      </w:r>
      <w:r w:rsidRPr="00154FED">
        <w:rPr>
          <w:rFonts w:hint="eastAsia"/>
        </w:rPr>
        <w:t xml:space="preserve"> </w:t>
      </w:r>
      <w:del w:id="1249" w:author="." w:date="2025-03-03T16:08:00Z" w16du:dateUtc="2025-03-03T08:08:00Z">
        <w:r w:rsidRPr="00154FED" w:rsidDel="007A617C">
          <w:delText>According to the</w:delText>
        </w:r>
      </w:del>
      <w:ins w:id="1250" w:author="." w:date="2025-03-03T16:08:00Z" w16du:dateUtc="2025-03-03T08:08:00Z">
        <w:r w:rsidR="007A617C" w:rsidRPr="00154FED">
          <w:t>Based on the</w:t>
        </w:r>
      </w:ins>
      <w:r w:rsidRPr="00154FED">
        <w:t xml:space="preserve"> profits we calculated in Eqs. (3</w:t>
      </w:r>
      <w:r w:rsidR="007263C6" w:rsidRPr="00154FED">
        <w:t>8</w:t>
      </w:r>
      <w:r w:rsidRPr="00154FED">
        <w:t>-3) and (3</w:t>
      </w:r>
      <w:r w:rsidR="007263C6" w:rsidRPr="00154FED">
        <w:t>2</w:t>
      </w:r>
      <w:r w:rsidRPr="00154FED">
        <w:t xml:space="preserve">-3), there </w:t>
      </w:r>
      <w:r w:rsidR="008F4EA4" w:rsidRPr="00154FED">
        <w:t>is one</w:t>
      </w:r>
      <w:r w:rsidRPr="00154FED">
        <w:t xml:space="preserve"> case</w:t>
      </w:r>
      <w:r w:rsidR="007A4D9A" w:rsidRPr="00154FED">
        <w:t xml:space="preserve"> as </w:t>
      </w:r>
      <w:r w:rsidR="00A6313A" w:rsidRPr="00154FED">
        <w:rPr>
          <w:position w:val="-24"/>
        </w:rPr>
        <w:object w:dxaOrig="859" w:dyaOrig="660" w14:anchorId="005BAE49">
          <v:shape id="_x0000_i1285" type="#_x0000_t75" style="width:42pt;height:36pt" o:ole="">
            <v:imagedata r:id="rId502" o:title=""/>
          </v:shape>
          <o:OLEObject Type="Embed" ProgID="Equation.DSMT4" ShapeID="_x0000_i1285" DrawAspect="Content" ObjectID="_1802632920" r:id="rId503"/>
        </w:object>
      </w:r>
      <w:r w:rsidRPr="00154FED">
        <w:t xml:space="preserve">, </w:t>
      </w:r>
      <w:r w:rsidR="00A6313A" w:rsidRPr="00154FED">
        <w:rPr>
          <w:position w:val="-12"/>
        </w:rPr>
        <w:object w:dxaOrig="1400" w:dyaOrig="360" w14:anchorId="656D26C2">
          <v:shape id="_x0000_i1286" type="#_x0000_t75" style="width:1in;height:18pt" o:ole="">
            <v:imagedata r:id="rId504" o:title=""/>
          </v:shape>
          <o:OLEObject Type="Embed" ProgID="Equation.DSMT4" ShapeID="_x0000_i1286" DrawAspect="Content" ObjectID="_1802632921" r:id="rId505"/>
        </w:object>
      </w:r>
      <w:r w:rsidR="008F4EA4" w:rsidRPr="00154FED">
        <w:t>.</w:t>
      </w:r>
    </w:p>
    <w:p w14:paraId="4E6E2736" w14:textId="24AB3385" w:rsidR="00D31346" w:rsidRPr="00154FED" w:rsidRDefault="0026056A" w:rsidP="008F5698">
      <w:pPr>
        <w:pStyle w:val="-8"/>
        <w:spacing w:line="360" w:lineRule="auto"/>
      </w:pPr>
      <w:r w:rsidRPr="00154FED">
        <w:t>Similar to the situation when firm A engage</w:t>
      </w:r>
      <w:r w:rsidR="00B5123F" w:rsidRPr="00154FED">
        <w:t>s</w:t>
      </w:r>
      <w:r w:rsidRPr="00154FED">
        <w:t xml:space="preserve"> in manipulation, the inferior firm B will prefer manipulation </w:t>
      </w:r>
      <w:r w:rsidR="00D31346" w:rsidRPr="00154FED">
        <w:t>in three cases. Proposition 6 reveals th</w:t>
      </w:r>
      <w:del w:id="1251" w:author="." w:date="2025-03-04T19:53:00Z" w16du:dateUtc="2025-03-04T11:53:00Z">
        <w:r w:rsidR="00D31346" w:rsidRPr="00154FED" w:rsidDel="00C4005F">
          <w:delText>es</w:delText>
        </w:r>
      </w:del>
      <w:r w:rsidR="00D31346" w:rsidRPr="00154FED">
        <w:t>e</w:t>
      </w:r>
      <w:ins w:id="1252" w:author="." w:date="2025-03-04T19:53:00Z" w16du:dateUtc="2025-03-04T11:53:00Z">
        <w:r w:rsidR="00C4005F">
          <w:t xml:space="preserve"> following</w:t>
        </w:r>
      </w:ins>
      <w:r w:rsidR="00D31346" w:rsidRPr="00154FED">
        <w:t xml:space="preserve"> cases</w:t>
      </w:r>
      <w:ins w:id="1253" w:author="." w:date="2025-03-03T16:08:00Z" w16du:dateUtc="2025-03-03T08:08:00Z">
        <w:r w:rsidR="007A617C" w:rsidRPr="00154FED">
          <w:t>:</w:t>
        </w:r>
      </w:ins>
      <w:del w:id="1254" w:author="." w:date="2025-03-03T16:08:00Z" w16du:dateUtc="2025-03-03T08:08:00Z">
        <w:r w:rsidR="00D31346" w:rsidRPr="00154FED" w:rsidDel="007A617C">
          <w:delText>.</w:delText>
        </w:r>
      </w:del>
    </w:p>
    <w:p w14:paraId="526F53CC" w14:textId="7A1DBA6E" w:rsidR="00557B0D" w:rsidRPr="00154FED" w:rsidRDefault="00D31346" w:rsidP="008F5698">
      <w:pPr>
        <w:pStyle w:val="-8"/>
        <w:spacing w:line="360" w:lineRule="auto"/>
        <w:rPr>
          <w:color w:val="FF0000"/>
        </w:rPr>
      </w:pPr>
      <w:r w:rsidRPr="00154FED">
        <w:rPr>
          <w:rFonts w:hint="eastAsia"/>
        </w:rPr>
        <w:t>(</w:t>
      </w:r>
      <w:r w:rsidRPr="00154FED">
        <w:t>1) When the platform filters out the majority of fraudulent reviews</w:t>
      </w:r>
      <w:r w:rsidR="00557B0D" w:rsidRPr="00154FED">
        <w:t xml:space="preserve"> (i.e.</w:t>
      </w:r>
      <w:ins w:id="1255" w:author="." w:date="2025-03-03T16:08:00Z" w16du:dateUtc="2025-03-03T08:08:00Z">
        <w:r w:rsidR="007A617C" w:rsidRPr="00154FED">
          <w:t>,</w:t>
        </w:r>
      </w:ins>
      <w:r w:rsidR="00557B0D" w:rsidRPr="00154FED">
        <w:t xml:space="preserve"> </w:t>
      </w:r>
      <w:r w:rsidR="00557B0D" w:rsidRPr="00154FED">
        <w:rPr>
          <w:position w:val="-30"/>
        </w:rPr>
        <w:object w:dxaOrig="3780" w:dyaOrig="720" w14:anchorId="5F141FF6">
          <v:shape id="_x0000_i1287" type="#_x0000_t75" style="width:168pt;height:30pt" o:ole="">
            <v:imagedata r:id="rId457" o:title=""/>
          </v:shape>
          <o:OLEObject Type="Embed" ProgID="Equation.DSMT4" ShapeID="_x0000_i1287" DrawAspect="Content" ObjectID="_1802632922" r:id="rId506"/>
        </w:object>
      </w:r>
      <w:r w:rsidR="00557B0D" w:rsidRPr="00154FED">
        <w:t>)</w:t>
      </w:r>
      <w:r w:rsidRPr="00154FED">
        <w:t>, the inferior firm</w:t>
      </w:r>
      <w:r w:rsidR="007A4D9A" w:rsidRPr="00154FED">
        <w:t xml:space="preserve"> B</w:t>
      </w:r>
      <w:r w:rsidRPr="00154FED">
        <w:t xml:space="preserve"> will be better off compared to </w:t>
      </w:r>
      <w:ins w:id="1256" w:author="." w:date="2025-03-03T16:08:00Z" w16du:dateUtc="2025-03-03T08:08:00Z">
        <w:r w:rsidR="007A617C" w:rsidRPr="00154FED">
          <w:t xml:space="preserve">the </w:t>
        </w:r>
      </w:ins>
      <w:del w:id="1257" w:author="." w:date="2025-03-04T17:08:00Z" w16du:dateUtc="2025-03-04T09:08:00Z">
        <w:r w:rsidRPr="00154FED" w:rsidDel="004F41A0">
          <w:delText>no man</w:delText>
        </w:r>
      </w:del>
      <w:ins w:id="1258" w:author="." w:date="2025-03-04T17:08:00Z" w16du:dateUtc="2025-03-04T09:08:00Z">
        <w:r w:rsidR="004F41A0" w:rsidRPr="00154FED">
          <w:t>no man</w:t>
        </w:r>
      </w:ins>
      <w:r w:rsidRPr="00154FED">
        <w:t>ipulat</w:t>
      </w:r>
      <w:del w:id="1259" w:author="." w:date="2025-03-04T17:09:00Z" w16du:dateUtc="2025-03-04T09:09:00Z">
        <w:r w:rsidRPr="00154FED" w:rsidDel="004F41A0">
          <w:delText>ion</w:delText>
        </w:r>
      </w:del>
      <w:ins w:id="1260" w:author="." w:date="2025-03-04T17:09:00Z" w16du:dateUtc="2025-03-04T09:09:00Z">
        <w:r w:rsidR="004F41A0" w:rsidRPr="00154FED">
          <w:t>ion</w:t>
        </w:r>
      </w:ins>
      <w:ins w:id="1261" w:author="." w:date="2025-03-03T16:08:00Z" w16du:dateUtc="2025-03-03T08:08:00Z">
        <w:r w:rsidR="007A617C" w:rsidRPr="00154FED">
          <w:t xml:space="preserve"> scenario </w:t>
        </w:r>
      </w:ins>
      <w:del w:id="1262" w:author="." w:date="2025-03-03T16:08:00Z" w16du:dateUtc="2025-03-03T08:08:00Z">
        <w:r w:rsidRPr="00154FED" w:rsidDel="007A617C">
          <w:delText xml:space="preserve"> </w:delText>
        </w:r>
      </w:del>
      <w:r w:rsidRPr="00154FED">
        <w:t xml:space="preserve">with a large </w:t>
      </w:r>
      <w:r w:rsidR="00A6313A" w:rsidRPr="00154FED">
        <w:rPr>
          <w:position w:val="-12"/>
        </w:rPr>
        <w:object w:dxaOrig="279" w:dyaOrig="360" w14:anchorId="4460AFBF">
          <v:shape id="_x0000_i1288" type="#_x0000_t75" style="width:12pt;height:18pt" o:ole="">
            <v:imagedata r:id="rId296" o:title=""/>
          </v:shape>
          <o:OLEObject Type="Embed" ProgID="Equation.DSMT4" ShapeID="_x0000_i1288" DrawAspect="Content" ObjectID="_1802632923" r:id="rId507"/>
        </w:object>
      </w:r>
      <w:r w:rsidRPr="00154FED">
        <w:t xml:space="preserve"> or </w:t>
      </w:r>
      <w:r w:rsidR="007A4D9A" w:rsidRPr="00154FED">
        <w:t xml:space="preserve">a </w:t>
      </w:r>
      <w:r w:rsidRPr="00154FED">
        <w:t xml:space="preserve">small </w:t>
      </w:r>
      <w:r w:rsidR="00A6313A" w:rsidRPr="00154FED">
        <w:rPr>
          <w:position w:val="-12"/>
        </w:rPr>
        <w:object w:dxaOrig="279" w:dyaOrig="360" w14:anchorId="47E0BA4D">
          <v:shape id="_x0000_i1289" type="#_x0000_t75" style="width:12pt;height:18pt" o:ole="">
            <v:imagedata r:id="rId508" o:title=""/>
          </v:shape>
          <o:OLEObject Type="Embed" ProgID="Equation.DSMT4" ShapeID="_x0000_i1289" DrawAspect="Content" ObjectID="_1802632924" r:id="rId509"/>
        </w:object>
      </w:r>
      <w:r w:rsidRPr="00154FED">
        <w:t xml:space="preserve">. </w:t>
      </w:r>
      <w:r w:rsidR="00557B0D" w:rsidRPr="00154FED">
        <w:t xml:space="preserve">When </w:t>
      </w:r>
      <w:r w:rsidR="00A6313A" w:rsidRPr="00154FED">
        <w:rPr>
          <w:position w:val="-12"/>
        </w:rPr>
        <w:object w:dxaOrig="279" w:dyaOrig="360" w14:anchorId="23D35953">
          <v:shape id="_x0000_i1290" type="#_x0000_t75" style="width:12pt;height:18pt" o:ole="">
            <v:imagedata r:id="rId508" o:title=""/>
          </v:shape>
          <o:OLEObject Type="Embed" ProgID="Equation.DSMT4" ShapeID="_x0000_i1290" DrawAspect="Content" ObjectID="_1802632925" r:id="rId510"/>
        </w:object>
      </w:r>
      <w:r w:rsidR="00557B0D" w:rsidRPr="00154FED">
        <w:t xml:space="preserve"> is large, the perceived quality difference between firms A and B becomes large. In this case, consumers generally exhibit a strong sensitivity to perceived quality, </w:t>
      </w:r>
      <w:del w:id="1263" w:author="." w:date="2025-03-03T16:08:00Z" w16du:dateUtc="2025-03-03T08:08:00Z">
        <w:r w:rsidR="00557B0D" w:rsidRPr="00154FED" w:rsidDel="007A617C">
          <w:delText xml:space="preserve">allowing </w:delText>
        </w:r>
      </w:del>
      <w:ins w:id="1264" w:author="." w:date="2025-03-03T16:08:00Z" w16du:dateUtc="2025-03-03T08:08:00Z">
        <w:r w:rsidR="007A617C" w:rsidRPr="00154FED">
          <w:t xml:space="preserve">thus allowing </w:t>
        </w:r>
      </w:ins>
      <w:r w:rsidR="00557B0D" w:rsidRPr="00154FED">
        <w:t>firm B to enhance its perceived quality through manipulation</w:t>
      </w:r>
      <w:del w:id="1265" w:author="." w:date="2025-03-03T16:08:00Z" w16du:dateUtc="2025-03-03T08:08:00Z">
        <w:r w:rsidR="00557B0D" w:rsidRPr="00154FED" w:rsidDel="007A617C">
          <w:delText>, thereby</w:delText>
        </w:r>
      </w:del>
      <w:ins w:id="1266" w:author="." w:date="2025-03-03T16:08:00Z" w16du:dateUtc="2025-03-03T08:08:00Z">
        <w:r w:rsidR="007A617C" w:rsidRPr="00154FED">
          <w:t xml:space="preserve">. </w:t>
        </w:r>
      </w:ins>
      <w:ins w:id="1267" w:author="." w:date="2025-03-03T16:09:00Z" w16du:dateUtc="2025-03-03T08:09:00Z">
        <w:r w:rsidR="007A617C" w:rsidRPr="00154FED">
          <w:t>In turn, this</w:t>
        </w:r>
      </w:ins>
      <w:r w:rsidR="00557B0D" w:rsidRPr="00154FED">
        <w:t xml:space="preserve"> effectively </w:t>
      </w:r>
      <w:del w:id="1268" w:author="." w:date="2025-03-03T16:09:00Z" w16du:dateUtc="2025-03-03T08:09:00Z">
        <w:r w:rsidR="00557B0D" w:rsidRPr="00154FED" w:rsidDel="007A617C">
          <w:delText xml:space="preserve">attracting </w:delText>
        </w:r>
      </w:del>
      <w:ins w:id="1269" w:author="." w:date="2025-03-03T16:09:00Z" w16du:dateUtc="2025-03-03T08:09:00Z">
        <w:r w:rsidR="007A617C" w:rsidRPr="00154FED">
          <w:t xml:space="preserve">attracts </w:t>
        </w:r>
      </w:ins>
      <w:r w:rsidR="00557B0D" w:rsidRPr="00154FED">
        <w:t xml:space="preserve">consumers who prioritize perceived quality. </w:t>
      </w:r>
      <w:r w:rsidR="00AC628B" w:rsidRPr="00154FED">
        <w:t xml:space="preserve">This sensitivity is </w:t>
      </w:r>
      <w:ins w:id="1270" w:author="." w:date="2025-03-03T16:09:00Z" w16du:dateUtc="2025-03-03T08:09:00Z">
        <w:r w:rsidR="007A617C" w:rsidRPr="00154FED">
          <w:t xml:space="preserve">due to the fact that </w:t>
        </w:r>
      </w:ins>
      <w:del w:id="1271" w:author="." w:date="2025-03-03T16:09:00Z" w16du:dateUtc="2025-03-03T08:09:00Z">
        <w:r w:rsidR="00AC628B" w:rsidRPr="00154FED" w:rsidDel="007A617C">
          <w:delText xml:space="preserve">because </w:delText>
        </w:r>
      </w:del>
      <w:r w:rsidR="00AC628B" w:rsidRPr="00154FED">
        <w:t>for experience goods, where consumers cannot ascertain quality prior to purchase, perceived quality plays a crucial role in the</w:t>
      </w:r>
      <w:ins w:id="1272" w:author="." w:date="2025-03-03T16:09:00Z" w16du:dateUtc="2025-03-03T08:09:00Z">
        <w:r w:rsidR="007A617C" w:rsidRPr="00154FED">
          <w:t>ir</w:t>
        </w:r>
      </w:ins>
      <w:r w:rsidR="00AC628B" w:rsidRPr="00154FED">
        <w:t xml:space="preserve"> decision-</w:t>
      </w:r>
      <w:r w:rsidR="00AC628B" w:rsidRPr="00154FED">
        <w:lastRenderedPageBreak/>
        <w:t xml:space="preserve">making process </w:t>
      </w:r>
      <w:r w:rsidR="00AC628B" w:rsidRPr="00154FED">
        <w:fldChar w:fldCharType="begin"/>
      </w:r>
      <w:r w:rsidR="00AC628B" w:rsidRPr="00154FED">
        <w:instrText xml:space="preserve"> ADDIN ZOTERO_ITEM CSL_CITATION {"citationID":"8NKRj5Wh","properties":{"formattedCitation":"[33]","plainCitation":"[33]","noteIndex":0},"citationItems":[{"id":2062,"uris":["http://zotero.org/users/local/NlrNCHla/items/SFEIGU73"],"itemData":{"id":2062,"type":"article-journal","abstract":"Consumers are continually making choices among products, the consequences of which they are but dimly aware. Not only do consumers lack full information about the prices of goods, but their information is probably even poorer about the quality variation of products simply because the latter information is more difficult to obtain. One can, for example, readily determine the price of a television set; it is more difficult to determine its performance characteristics under various conditions or its expected need for repairs. This article contends that limitations of consumer information about quality have profound effects upon the market structure of consumer goods. In particular, monopoly power for a consumer good will be greater if consumers know about the quality of only a few brands of that good. This is a significant departure from the literature. Economists have long been interested in the determinants of monopoly power, but studies have always concentrated on the production function or market-size variables. I try to show that consumer behavior is also relevant to the determination of monopoly power in consumer industries. Location theory has also ignored the consumer's lack of information. Since many trips to a store are, in part, quests for information, the location of retail stores can be profoundly affected by consumer efforts to acquire information. I shall also try to show that advertising and inventory policy are affected by consumer ignorance about quality differences among brands. All of these impacts of consumer ignorance have remained unexplored because economists have not developed a systematic analysis of consumer quests for information about quality differences. Information about quality differs from information about price because the former is usually more expensive to buy than the latter. Indeed this is one reason we expect the variance in the utility of quality facing a consumer to be greater than the variance in the utility of price. This difference in the price of information can lead to fundamentally","container-title":"Journal of Political Economy","DOI":"10.1086/259630","ISSN":"0022-3808, 1537-534X","issue":"2","journalAbbreviation":"Journal of Political Economy","language":"en","page":"311-329","source":"Semantic Scholar","title":"Information and Consumer Behavior","volume":"78","author":[{"family":"Nelson","given":"Phillip"}],"issued":{"date-parts":[["1970",3]]}}}],"schema":"https://github.com/citation-style-language/schema/raw/master/csl-citation.json"} </w:instrText>
      </w:r>
      <w:r w:rsidR="00AC628B" w:rsidRPr="00154FED">
        <w:fldChar w:fldCharType="separate"/>
      </w:r>
      <w:r w:rsidR="00AC628B" w:rsidRPr="00154FED">
        <w:rPr>
          <w:rFonts w:cs="Times New Roman"/>
        </w:rPr>
        <w:t>[33]</w:t>
      </w:r>
      <w:r w:rsidR="00AC628B" w:rsidRPr="00154FED">
        <w:fldChar w:fldCharType="end"/>
      </w:r>
      <w:r w:rsidR="00AC628B" w:rsidRPr="00154FED">
        <w:t xml:space="preserve">. </w:t>
      </w:r>
      <w:r w:rsidR="00557B0D" w:rsidRPr="00154FED">
        <w:t>Although the platform</w:t>
      </w:r>
      <w:r w:rsidR="0010046F" w:rsidRPr="00154FED">
        <w:t>’</w:t>
      </w:r>
      <w:r w:rsidR="00557B0D" w:rsidRPr="00154FED">
        <w:t xml:space="preserve">s strong governance significantly weakens the manipulation effort, the demand for firm B still increases compared to the situation without manipulation. </w:t>
      </w:r>
      <w:del w:id="1273" w:author="." w:date="2025-03-03T16:09:00Z" w16du:dateUtc="2025-03-03T08:09:00Z">
        <w:r w:rsidR="00557B0D" w:rsidRPr="00154FED" w:rsidDel="007A617C">
          <w:delText>Besides</w:delText>
        </w:r>
      </w:del>
      <w:ins w:id="1274" w:author="." w:date="2025-03-03T16:09:00Z" w16du:dateUtc="2025-03-03T08:09:00Z">
        <w:r w:rsidR="007A617C" w:rsidRPr="00154FED">
          <w:t>Furthermore</w:t>
        </w:r>
      </w:ins>
      <w:r w:rsidR="00557B0D" w:rsidRPr="00154FED">
        <w:t>, when the perceived quality difference (i.e.</w:t>
      </w:r>
      <w:ins w:id="1275" w:author="." w:date="2025-03-03T16:09:00Z" w16du:dateUtc="2025-03-03T08:09:00Z">
        <w:r w:rsidR="007A617C" w:rsidRPr="00154FED">
          <w:t xml:space="preserve">, </w:t>
        </w:r>
      </w:ins>
      <w:del w:id="1276" w:author="." w:date="2025-03-03T16:09:00Z" w16du:dateUtc="2025-03-03T08:09:00Z">
        <w:r w:rsidR="00557B0D" w:rsidRPr="00154FED" w:rsidDel="007A617C">
          <w:delText xml:space="preserve"> </w:delText>
        </w:r>
      </w:del>
      <w:r w:rsidR="00A6313A" w:rsidRPr="00154FED">
        <w:rPr>
          <w:position w:val="-12"/>
        </w:rPr>
        <w:object w:dxaOrig="279" w:dyaOrig="360" w14:anchorId="23201704">
          <v:shape id="_x0000_i1291" type="#_x0000_t75" style="width:12pt;height:18pt" o:ole="">
            <v:imagedata r:id="rId296" o:title=""/>
          </v:shape>
          <o:OLEObject Type="Embed" ProgID="Equation.DSMT4" ShapeID="_x0000_i1291" DrawAspect="Content" ObjectID="_1802632926" r:id="rId511"/>
        </w:object>
      </w:r>
      <w:r w:rsidR="00557B0D" w:rsidRPr="00154FED">
        <w:t>) between firms A and B is not significant, and the platform has implemented a strong governance strategy</w:t>
      </w:r>
      <w:ins w:id="1277" w:author="." w:date="2025-03-04T19:53:00Z" w16du:dateUtc="2025-03-04T11:53:00Z">
        <w:r w:rsidR="00C4005F">
          <w:t>,</w:t>
        </w:r>
      </w:ins>
      <w:r w:rsidR="00557B0D" w:rsidRPr="00154FED">
        <w:t xml:space="preserve"> </w:t>
      </w:r>
      <w:del w:id="1278" w:author="." w:date="2025-03-03T16:09:00Z" w16du:dateUtc="2025-03-03T08:09:00Z">
        <w:r w:rsidR="00557B0D" w:rsidRPr="00154FED" w:rsidDel="007A617C">
          <w:delText xml:space="preserve">that </w:delText>
        </w:r>
      </w:del>
      <w:ins w:id="1279" w:author="." w:date="2025-03-03T16:09:00Z" w16du:dateUtc="2025-03-03T08:09:00Z">
        <w:r w:rsidR="007A617C" w:rsidRPr="00154FED">
          <w:t xml:space="preserve">this scenario </w:t>
        </w:r>
      </w:ins>
      <w:r w:rsidR="00557B0D" w:rsidRPr="00154FED">
        <w:t>greatly weakens firm B</w:t>
      </w:r>
      <w:r w:rsidR="0010046F" w:rsidRPr="00154FED">
        <w:t>’</w:t>
      </w:r>
      <w:r w:rsidR="00557B0D" w:rsidRPr="00154FED">
        <w:t xml:space="preserve">s manipulation effort, </w:t>
      </w:r>
      <w:ins w:id="1280" w:author="." w:date="2025-03-03T16:09:00Z" w16du:dateUtc="2025-03-03T08:09:00Z">
        <w:r w:rsidR="007A617C" w:rsidRPr="00154FED">
          <w:t xml:space="preserve">so </w:t>
        </w:r>
      </w:ins>
      <w:r w:rsidR="00557B0D" w:rsidRPr="00154FED">
        <w:t xml:space="preserve">consumers </w:t>
      </w:r>
      <w:ins w:id="1281" w:author="." w:date="2025-03-03T16:09:00Z" w16du:dateUtc="2025-03-03T08:09:00Z">
        <w:r w:rsidR="007A617C" w:rsidRPr="00154FED">
          <w:t xml:space="preserve">will </w:t>
        </w:r>
      </w:ins>
      <w:r w:rsidR="00557B0D" w:rsidRPr="00154FED">
        <w:t>find it difficult to distinguish between the perceived quality of these two firms. Consequently, firm B can attract price-sensitive consumers and increase sales through appropriate decreasing price</w:t>
      </w:r>
      <w:r w:rsidR="00865FED" w:rsidRPr="00154FED">
        <w:t>s</w:t>
      </w:r>
      <w:r w:rsidR="00557B0D" w:rsidRPr="00154FED">
        <w:t xml:space="preserve">. Mathematically, </w:t>
      </w:r>
      <w:r w:rsidR="00A6313A" w:rsidRPr="00154FED">
        <w:rPr>
          <w:position w:val="-12"/>
        </w:rPr>
        <w:object w:dxaOrig="320" w:dyaOrig="360" w14:anchorId="6DE31755">
          <v:shape id="_x0000_i1292" type="#_x0000_t75" style="width:18pt;height:18pt" o:ole="">
            <v:imagedata r:id="rId512" o:title=""/>
          </v:shape>
          <o:OLEObject Type="Embed" ProgID="Equation.DSMT4" ShapeID="_x0000_i1292" DrawAspect="Content" ObjectID="_1802632927" r:id="rId513"/>
        </w:object>
      </w:r>
      <w:r w:rsidR="00557B0D" w:rsidRPr="00154FED">
        <w:t xml:space="preserve"> is monotonically increasing to </w:t>
      </w:r>
      <w:r w:rsidR="00A6313A" w:rsidRPr="00154FED">
        <w:rPr>
          <w:position w:val="-12"/>
        </w:rPr>
        <w:object w:dxaOrig="279" w:dyaOrig="360" w14:anchorId="556C8459">
          <v:shape id="_x0000_i1293" type="#_x0000_t75" style="width:12pt;height:18pt" o:ole="">
            <v:imagedata r:id="rId508" o:title=""/>
          </v:shape>
          <o:OLEObject Type="Embed" ProgID="Equation.DSMT4" ShapeID="_x0000_i1293" DrawAspect="Content" ObjectID="_1802632928" r:id="rId514"/>
        </w:object>
      </w:r>
      <w:r w:rsidR="00557B0D" w:rsidRPr="00154FED">
        <w:t xml:space="preserve"> </w:t>
      </w:r>
      <w:ins w:id="1282" w:author="." w:date="2025-03-03T16:10:00Z" w16du:dateUtc="2025-03-03T08:10:00Z">
        <w:r w:rsidR="007A617C" w:rsidRPr="00154FED">
          <w:t xml:space="preserve">in </w:t>
        </w:r>
      </w:ins>
      <w:r w:rsidR="00557B0D" w:rsidRPr="00154FED">
        <w:t>accord</w:t>
      </w:r>
      <w:del w:id="1283" w:author="." w:date="2025-03-03T16:10:00Z" w16du:dateUtc="2025-03-03T08:10:00Z">
        <w:r w:rsidR="00557B0D" w:rsidRPr="00154FED" w:rsidDel="007A617C">
          <w:delText xml:space="preserve">ing to </w:delText>
        </w:r>
      </w:del>
      <w:ins w:id="1284" w:author="." w:date="2025-03-03T16:10:00Z" w16du:dateUtc="2025-03-03T08:10:00Z">
        <w:r w:rsidR="007A617C" w:rsidRPr="00154FED">
          <w:t xml:space="preserve">ance with </w:t>
        </w:r>
      </w:ins>
      <w:r w:rsidR="00557B0D" w:rsidRPr="00154FED">
        <w:t>Eq. (35-2)</w:t>
      </w:r>
      <w:ins w:id="1285" w:author="." w:date="2025-03-03T16:10:00Z" w16du:dateUtc="2025-03-03T08:10:00Z">
        <w:r w:rsidR="00FE2AF7" w:rsidRPr="00154FED">
          <w:t xml:space="preserve">. </w:t>
        </w:r>
        <w:commentRangeStart w:id="1286"/>
        <w:r w:rsidR="00FE2AF7" w:rsidRPr="00154FED">
          <w:t>T</w:t>
        </w:r>
      </w:ins>
      <w:del w:id="1287" w:author="." w:date="2025-03-03T16:10:00Z" w16du:dateUtc="2025-03-03T08:10:00Z">
        <w:r w:rsidR="00557B0D" w:rsidRPr="00154FED" w:rsidDel="00FE2AF7">
          <w:delText>; t</w:delText>
        </w:r>
      </w:del>
      <w:r w:rsidR="00557B0D" w:rsidRPr="00154FED">
        <w:t>herefore</w:t>
      </w:r>
      <w:commentRangeEnd w:id="1286"/>
      <w:r w:rsidR="00FE2AF7" w:rsidRPr="00154FED">
        <w:rPr>
          <w:rStyle w:val="CommentReference"/>
          <w:rFonts w:asciiTheme="minorHAnsi" w:eastAsiaTheme="minorEastAsia" w:hAnsiTheme="minorHAnsi"/>
        </w:rPr>
        <w:commentReference w:id="1286"/>
      </w:r>
      <w:r w:rsidR="00557B0D" w:rsidRPr="00154FED">
        <w:t xml:space="preserve">, in this context, firm B performs better compared to when it is not manipulating, especially with a large </w:t>
      </w:r>
      <w:r w:rsidR="00A6313A" w:rsidRPr="00154FED">
        <w:rPr>
          <w:position w:val="-12"/>
        </w:rPr>
        <w:object w:dxaOrig="279" w:dyaOrig="360" w14:anchorId="5FB55F71">
          <v:shape id="_x0000_i1294" type="#_x0000_t75" style="width:12pt;height:18pt" o:ole="">
            <v:imagedata r:id="rId508" o:title=""/>
          </v:shape>
          <o:OLEObject Type="Embed" ProgID="Equation.DSMT4" ShapeID="_x0000_i1294" DrawAspect="Content" ObjectID="_1802632929" r:id="rId515"/>
        </w:object>
      </w:r>
      <w:r w:rsidR="00557B0D" w:rsidRPr="00154FED">
        <w:t xml:space="preserve">. </w:t>
      </w:r>
      <w:r w:rsidR="00264AA7" w:rsidRPr="00154FED">
        <w:t>I</w:t>
      </w:r>
      <w:r w:rsidR="00557B0D" w:rsidRPr="00154FED">
        <w:t>t is straightforward</w:t>
      </w:r>
      <w:ins w:id="1288" w:author="." w:date="2025-03-03T16:10:00Z" w16du:dateUtc="2025-03-03T08:10:00Z">
        <w:r w:rsidR="00FE2AF7" w:rsidRPr="00154FED">
          <w:t xml:space="preserve"> to say that </w:t>
        </w:r>
      </w:ins>
      <w:del w:id="1289" w:author="." w:date="2025-03-03T16:10:00Z" w16du:dateUtc="2025-03-03T08:10:00Z">
        <w:r w:rsidR="00557B0D" w:rsidRPr="00154FED" w:rsidDel="00FE2AF7">
          <w:delText xml:space="preserve"> that </w:delText>
        </w:r>
      </w:del>
      <w:r w:rsidR="00557B0D" w:rsidRPr="00154FED">
        <w:t xml:space="preserve">when </w:t>
      </w:r>
      <w:r w:rsidR="00A6313A" w:rsidRPr="00154FED">
        <w:rPr>
          <w:position w:val="-12"/>
        </w:rPr>
        <w:object w:dxaOrig="279" w:dyaOrig="360" w14:anchorId="1CE2314A">
          <v:shape id="_x0000_i1295" type="#_x0000_t75" style="width:12pt;height:18pt" o:ole="">
            <v:imagedata r:id="rId296" o:title=""/>
          </v:shape>
          <o:OLEObject Type="Embed" ProgID="Equation.DSMT4" ShapeID="_x0000_i1295" DrawAspect="Content" ObjectID="_1802632930" r:id="rId516"/>
        </w:object>
      </w:r>
      <w:r w:rsidR="00557B0D" w:rsidRPr="00154FED">
        <w:t xml:space="preserve"> is small or large in this case, firm B will be better off than </w:t>
      </w:r>
      <w:ins w:id="1290" w:author="." w:date="2025-03-03T16:10:00Z" w16du:dateUtc="2025-03-03T08:10:00Z">
        <w:r w:rsidR="00FE2AF7" w:rsidRPr="00154FED">
          <w:t xml:space="preserve">in the </w:t>
        </w:r>
      </w:ins>
      <w:del w:id="1291" w:author="." w:date="2025-03-04T17:08:00Z" w16du:dateUtc="2025-03-04T09:08:00Z">
        <w:r w:rsidR="00557B0D" w:rsidRPr="00154FED" w:rsidDel="004F41A0">
          <w:delText>no man</w:delText>
        </w:r>
      </w:del>
      <w:ins w:id="1292" w:author="." w:date="2025-03-04T17:08:00Z" w16du:dateUtc="2025-03-04T09:08:00Z">
        <w:r w:rsidR="004F41A0" w:rsidRPr="00154FED">
          <w:t>no man</w:t>
        </w:r>
      </w:ins>
      <w:r w:rsidR="00557B0D" w:rsidRPr="00154FED">
        <w:t>ipulat</w:t>
      </w:r>
      <w:del w:id="1293" w:author="." w:date="2025-03-04T17:09:00Z" w16du:dateUtc="2025-03-04T09:09:00Z">
        <w:r w:rsidR="00557B0D" w:rsidRPr="00154FED" w:rsidDel="004F41A0">
          <w:delText>ion</w:delText>
        </w:r>
      </w:del>
      <w:ins w:id="1294" w:author="." w:date="2025-03-04T17:09:00Z" w16du:dateUtc="2025-03-04T09:09:00Z">
        <w:r w:rsidR="004F41A0" w:rsidRPr="00154FED">
          <w:t>ion</w:t>
        </w:r>
      </w:ins>
      <w:ins w:id="1295" w:author="." w:date="2025-03-03T16:10:00Z" w16du:dateUtc="2025-03-03T08:10:00Z">
        <w:r w:rsidR="00FE2AF7" w:rsidRPr="00154FED">
          <w:t xml:space="preserve"> scenario</w:t>
        </w:r>
      </w:ins>
      <w:r w:rsidR="00557B0D" w:rsidRPr="00154FED">
        <w:t>.</w:t>
      </w:r>
    </w:p>
    <w:p w14:paraId="4FB7EE73" w14:textId="272F4C1E" w:rsidR="00557B0D" w:rsidRPr="00154FED" w:rsidRDefault="00557B0D" w:rsidP="008F5698">
      <w:pPr>
        <w:pStyle w:val="-8"/>
        <w:spacing w:line="360" w:lineRule="auto"/>
      </w:pPr>
      <w:r w:rsidRPr="00154FED">
        <w:rPr>
          <w:rFonts w:hint="eastAsia"/>
        </w:rPr>
        <w:t>(</w:t>
      </w:r>
      <w:r w:rsidRPr="00154FED">
        <w:t>2) When the platform filters out a small portion of fraudulent reviews (i.e.</w:t>
      </w:r>
      <w:ins w:id="1296" w:author="." w:date="2025-03-03T16:10:00Z" w16du:dateUtc="2025-03-03T08:10:00Z">
        <w:r w:rsidR="00FE2AF7" w:rsidRPr="00154FED">
          <w:t>,</w:t>
        </w:r>
      </w:ins>
      <w:r w:rsidRPr="00154FED">
        <w:t xml:space="preserve"> </w:t>
      </w:r>
      <w:r w:rsidRPr="00154FED">
        <w:rPr>
          <w:position w:val="-30"/>
        </w:rPr>
        <w:object w:dxaOrig="3739" w:dyaOrig="720" w14:anchorId="3CFC742F">
          <v:shape id="_x0000_i1296" type="#_x0000_t75" style="width:156pt;height:30pt" o:ole="">
            <v:imagedata r:id="rId463" o:title=""/>
          </v:shape>
          <o:OLEObject Type="Embed" ProgID="Equation.DSMT4" ShapeID="_x0000_i1296" DrawAspect="Content" ObjectID="_1802632931" r:id="rId517"/>
        </w:object>
      </w:r>
      <w:r w:rsidRPr="00154FED">
        <w:t>), the unit manipulation cost is moderate (i.e.</w:t>
      </w:r>
      <w:ins w:id="1297" w:author="." w:date="2025-03-03T16:10:00Z" w16du:dateUtc="2025-03-03T08:10:00Z">
        <w:r w:rsidR="00FE2AF7" w:rsidRPr="00154FED">
          <w:t>,</w:t>
        </w:r>
      </w:ins>
      <w:r w:rsidRPr="00154FED">
        <w:t xml:space="preserve"> </w:t>
      </w:r>
      <w:r w:rsidR="00A6313A" w:rsidRPr="00154FED">
        <w:rPr>
          <w:position w:val="-38"/>
        </w:rPr>
        <w:object w:dxaOrig="6420" w:dyaOrig="840" w14:anchorId="737FA629">
          <v:shape id="_x0000_i1297" type="#_x0000_t75" style="width:324pt;height:42pt" o:ole="">
            <v:imagedata r:id="rId518" o:title=""/>
          </v:shape>
          <o:OLEObject Type="Embed" ProgID="Equation.DSMT4" ShapeID="_x0000_i1297" DrawAspect="Content" ObjectID="_1802632932" r:id="rId519"/>
        </w:object>
      </w:r>
      <w:r w:rsidRPr="00154FED">
        <w:t>), and the unit governance cost is small (i.e.</w:t>
      </w:r>
      <w:ins w:id="1298" w:author="." w:date="2025-03-03T16:11:00Z" w16du:dateUtc="2025-03-03T08:11:00Z">
        <w:r w:rsidR="00FE2AF7" w:rsidRPr="00154FED">
          <w:t>,</w:t>
        </w:r>
      </w:ins>
      <w:r w:rsidRPr="00154FED">
        <w:t xml:space="preserve"> </w:t>
      </w:r>
      <w:r w:rsidR="00A6313A" w:rsidRPr="00154FED">
        <w:rPr>
          <w:position w:val="-12"/>
        </w:rPr>
        <w:object w:dxaOrig="840" w:dyaOrig="360" w14:anchorId="629B57E0">
          <v:shape id="_x0000_i1298" type="#_x0000_t75" style="width:42pt;height:18pt" o:ole="">
            <v:imagedata r:id="rId520" o:title=""/>
          </v:shape>
          <o:OLEObject Type="Embed" ProgID="Equation.DSMT4" ShapeID="_x0000_i1298" DrawAspect="Content" ObjectID="_1802632933" r:id="rId521"/>
        </w:object>
      </w:r>
      <w:r w:rsidRPr="00154FED">
        <w:t>)</w:t>
      </w:r>
      <w:ins w:id="1299" w:author="." w:date="2025-03-03T16:11:00Z" w16du:dateUtc="2025-03-03T08:11:00Z">
        <w:r w:rsidR="00FE2AF7" w:rsidRPr="00154FED">
          <w:t xml:space="preserve">, </w:t>
        </w:r>
      </w:ins>
      <w:del w:id="1300" w:author="." w:date="2025-03-03T16:11:00Z" w16du:dateUtc="2025-03-03T08:11:00Z">
        <w:r w:rsidRPr="00154FED" w:rsidDel="00FE2AF7">
          <w:delText xml:space="preserve">, </w:delText>
        </w:r>
      </w:del>
      <w:r w:rsidRPr="00154FED">
        <w:t xml:space="preserve">firm B will be better off compared to </w:t>
      </w:r>
      <w:ins w:id="1301" w:author="." w:date="2025-03-03T16:11:00Z" w16du:dateUtc="2025-03-03T08:11:00Z">
        <w:r w:rsidR="00FE2AF7" w:rsidRPr="00154FED">
          <w:t xml:space="preserve">the </w:t>
        </w:r>
      </w:ins>
      <w:del w:id="1302" w:author="." w:date="2025-03-04T17:08:00Z" w16du:dateUtc="2025-03-04T09:08:00Z">
        <w:r w:rsidRPr="00154FED" w:rsidDel="004F41A0">
          <w:delText>no man</w:delText>
        </w:r>
      </w:del>
      <w:ins w:id="1303" w:author="." w:date="2025-03-04T17:08:00Z" w16du:dateUtc="2025-03-04T09:08:00Z">
        <w:r w:rsidR="004F41A0" w:rsidRPr="00154FED">
          <w:t>no man</w:t>
        </w:r>
      </w:ins>
      <w:r w:rsidRPr="00154FED">
        <w:t>ipulat</w:t>
      </w:r>
      <w:del w:id="1304" w:author="." w:date="2025-03-04T17:09:00Z" w16du:dateUtc="2025-03-04T09:09:00Z">
        <w:r w:rsidRPr="00154FED" w:rsidDel="004F41A0">
          <w:delText>ion</w:delText>
        </w:r>
      </w:del>
      <w:ins w:id="1305" w:author="." w:date="2025-03-04T17:09:00Z" w16du:dateUtc="2025-03-04T09:09:00Z">
        <w:r w:rsidR="004F41A0" w:rsidRPr="00154FED">
          <w:t>ion</w:t>
        </w:r>
      </w:ins>
      <w:ins w:id="1306" w:author="." w:date="2025-03-03T16:11:00Z" w16du:dateUtc="2025-03-03T08:11:00Z">
        <w:r w:rsidR="00FE2AF7" w:rsidRPr="00154FED">
          <w:t xml:space="preserve"> scenario</w:t>
        </w:r>
      </w:ins>
      <w:r w:rsidRPr="00154FED">
        <w:t xml:space="preserve"> with a small </w:t>
      </w:r>
      <w:r w:rsidR="00A6313A" w:rsidRPr="00154FED">
        <w:rPr>
          <w:position w:val="-12"/>
        </w:rPr>
        <w:object w:dxaOrig="279" w:dyaOrig="360" w14:anchorId="57B08610">
          <v:shape id="_x0000_i1299" type="#_x0000_t75" style="width:12pt;height:18pt" o:ole="">
            <v:imagedata r:id="rId296" o:title=""/>
          </v:shape>
          <o:OLEObject Type="Embed" ProgID="Equation.DSMT4" ShapeID="_x0000_i1299" DrawAspect="Content" ObjectID="_1802632934" r:id="rId522"/>
        </w:object>
      </w:r>
      <w:r w:rsidRPr="00154FED">
        <w:t xml:space="preserve">. </w:t>
      </w:r>
      <w:del w:id="1307" w:author="." w:date="2025-03-03T16:11:00Z" w16du:dateUtc="2025-03-03T08:11:00Z">
        <w:r w:rsidR="00865FED" w:rsidRPr="00154FED" w:rsidDel="00FE2AF7">
          <w:delText xml:space="preserve">According </w:delText>
        </w:r>
      </w:del>
      <w:ins w:id="1308" w:author="." w:date="2025-03-03T16:11:00Z" w16du:dateUtc="2025-03-03T08:11:00Z">
        <w:r w:rsidR="00FE2AF7" w:rsidRPr="00154FED">
          <w:t xml:space="preserve">Based on </w:t>
        </w:r>
      </w:ins>
      <w:del w:id="1309" w:author="." w:date="2025-03-03T16:11:00Z" w16du:dateUtc="2025-03-03T08:11:00Z">
        <w:r w:rsidR="00865FED" w:rsidRPr="00154FED" w:rsidDel="00FE2AF7">
          <w:delText xml:space="preserve">to </w:delText>
        </w:r>
      </w:del>
      <w:r w:rsidR="00865FED" w:rsidRPr="00154FED">
        <w:t>Eq. (36)</w:t>
      </w:r>
      <w:r w:rsidRPr="00154FED">
        <w:t xml:space="preserve">, </w:t>
      </w:r>
      <w:r w:rsidR="00A6313A" w:rsidRPr="00154FED">
        <w:rPr>
          <w:position w:val="-12"/>
        </w:rPr>
        <w:object w:dxaOrig="260" w:dyaOrig="360" w14:anchorId="2BDF3261">
          <v:shape id="_x0000_i1300" type="#_x0000_t75" style="width:12pt;height:18pt" o:ole="">
            <v:imagedata r:id="rId523" o:title=""/>
          </v:shape>
          <o:OLEObject Type="Embed" ProgID="Equation.DSMT4" ShapeID="_x0000_i1300" DrawAspect="Content" ObjectID="_1802632935" r:id="rId524"/>
        </w:object>
      </w:r>
      <w:r w:rsidRPr="00154FED">
        <w:t xml:space="preserve"> is monotonically decreasing to </w:t>
      </w:r>
      <w:r w:rsidR="00A6313A" w:rsidRPr="00154FED">
        <w:rPr>
          <w:position w:val="-6"/>
        </w:rPr>
        <w:object w:dxaOrig="260" w:dyaOrig="220" w14:anchorId="559E8154">
          <v:shape id="_x0000_i1301" type="#_x0000_t75" style="width:12pt;height:12pt" o:ole="">
            <v:imagedata r:id="rId525" o:title=""/>
          </v:shape>
          <o:OLEObject Type="Embed" ProgID="Equation.DSMT4" ShapeID="_x0000_i1301" DrawAspect="Content" ObjectID="_1802632936" r:id="rId526"/>
        </w:object>
      </w:r>
      <w:r w:rsidR="008F4EA4" w:rsidRPr="00154FED">
        <w:t>.</w:t>
      </w:r>
      <w:r w:rsidRPr="00154FED">
        <w:t xml:space="preserve"> When </w:t>
      </w:r>
      <w:r w:rsidR="00A6313A" w:rsidRPr="00154FED">
        <w:rPr>
          <w:position w:val="-6"/>
        </w:rPr>
        <w:object w:dxaOrig="260" w:dyaOrig="220" w14:anchorId="3E15B38D">
          <v:shape id="_x0000_i1302" type="#_x0000_t75" style="width:12pt;height:12pt" o:ole="">
            <v:imagedata r:id="rId525" o:title=""/>
          </v:shape>
          <o:OLEObject Type="Embed" ProgID="Equation.DSMT4" ShapeID="_x0000_i1302" DrawAspect="Content" ObjectID="_1802632937" r:id="rId527"/>
        </w:object>
      </w:r>
      <w:r w:rsidRPr="00154FED">
        <w:t xml:space="preserve"> is relatively </w:t>
      </w:r>
      <w:r w:rsidR="008F4EA4" w:rsidRPr="00154FED">
        <w:t>high</w:t>
      </w:r>
      <w:r w:rsidRPr="00154FED">
        <w:t>, the platform</w:t>
      </w:r>
      <w:r w:rsidR="0010046F" w:rsidRPr="00154FED">
        <w:t>’</w:t>
      </w:r>
      <w:r w:rsidRPr="00154FED">
        <w:t>s governance over firm B is weak, allowing B to</w:t>
      </w:r>
      <w:r w:rsidR="007A4D9A" w:rsidRPr="00154FED">
        <w:t xml:space="preserve"> attract consumers </w:t>
      </w:r>
      <w:r w:rsidR="00EF767B" w:rsidRPr="00154FED">
        <w:t>through manipulated reviews</w:t>
      </w:r>
      <w:ins w:id="1310" w:author="." w:date="2025-03-03T16:11:00Z" w16du:dateUtc="2025-03-03T08:11:00Z">
        <w:r w:rsidR="00FE2AF7" w:rsidRPr="00154FED">
          <w:t>,</w:t>
        </w:r>
      </w:ins>
      <w:r w:rsidRPr="00154FED">
        <w:t xml:space="preserve"> even </w:t>
      </w:r>
      <w:r w:rsidR="008F4EA4" w:rsidRPr="00154FED">
        <w:t xml:space="preserve">if </w:t>
      </w:r>
      <w:r w:rsidRPr="00154FED">
        <w:t>with</w:t>
      </w:r>
      <w:r w:rsidR="008F4EA4" w:rsidRPr="00154FED">
        <w:t xml:space="preserve"> a</w:t>
      </w:r>
      <w:r w:rsidRPr="00154FED">
        <w:t xml:space="preserve"> </w:t>
      </w:r>
      <w:r w:rsidR="00EF767B" w:rsidRPr="00154FED">
        <w:t>small</w:t>
      </w:r>
      <w:r w:rsidRPr="00154FED">
        <w:t xml:space="preserve"> manipulation effort. In this situation, when the perceived quality difference (i.e.</w:t>
      </w:r>
      <w:ins w:id="1311" w:author="." w:date="2025-03-03T16:11:00Z" w16du:dateUtc="2025-03-03T08:11:00Z">
        <w:r w:rsidR="00FE2AF7" w:rsidRPr="00154FED">
          <w:t>,</w:t>
        </w:r>
      </w:ins>
      <w:r w:rsidRPr="00154FED">
        <w:t xml:space="preserve"> </w:t>
      </w:r>
      <w:r w:rsidR="00A6313A" w:rsidRPr="00154FED">
        <w:rPr>
          <w:position w:val="-12"/>
        </w:rPr>
        <w:object w:dxaOrig="279" w:dyaOrig="360" w14:anchorId="498F0647">
          <v:shape id="_x0000_i1303" type="#_x0000_t75" style="width:12pt;height:18pt" o:ole="">
            <v:imagedata r:id="rId528" o:title=""/>
          </v:shape>
          <o:OLEObject Type="Embed" ProgID="Equation.DSMT4" ShapeID="_x0000_i1303" DrawAspect="Content" ObjectID="_1802632938" r:id="rId529"/>
        </w:object>
      </w:r>
      <w:r w:rsidRPr="00154FED">
        <w:t xml:space="preserve">) between </w:t>
      </w:r>
      <w:ins w:id="1312" w:author="." w:date="2025-03-03T16:11:00Z" w16du:dateUtc="2025-03-03T08:11:00Z">
        <w:r w:rsidR="00FE2AF7" w:rsidRPr="00154FED">
          <w:t xml:space="preserve">firms </w:t>
        </w:r>
      </w:ins>
      <w:r w:rsidRPr="00154FED">
        <w:t xml:space="preserve">A and B is </w:t>
      </w:r>
      <w:r w:rsidR="00EF767B" w:rsidRPr="00154FED">
        <w:t>small</w:t>
      </w:r>
      <w:r w:rsidRPr="00154FED">
        <w:t>,</w:t>
      </w:r>
      <w:r w:rsidR="008F4EA4" w:rsidRPr="00154FED">
        <w:t xml:space="preserve"> the benefit that manipulation brings to firm B </w:t>
      </w:r>
      <w:del w:id="1313" w:author="." w:date="2025-03-04T19:53:00Z" w16du:dateUtc="2025-03-04T11:53:00Z">
        <w:r w:rsidR="008F4EA4" w:rsidRPr="00154FED" w:rsidDel="00C4005F">
          <w:delText>are</w:delText>
        </w:r>
      </w:del>
      <w:ins w:id="1314" w:author="." w:date="2025-03-04T19:53:00Z" w16du:dateUtc="2025-03-04T11:53:00Z">
        <w:r w:rsidR="00C4005F">
          <w:t>is</w:t>
        </w:r>
      </w:ins>
      <w:r w:rsidR="008F4EA4" w:rsidRPr="00154FED">
        <w:t xml:space="preserve"> limited with a</w:t>
      </w:r>
      <w:r w:rsidR="00865FED" w:rsidRPr="00154FED">
        <w:t xml:space="preserve"> </w:t>
      </w:r>
      <w:r w:rsidRPr="00154FED">
        <w:t>small manipulation effort</w:t>
      </w:r>
      <w:r w:rsidRPr="00154FED">
        <w:rPr>
          <w:rFonts w:hint="eastAsia"/>
        </w:rPr>
        <w:t>.</w:t>
      </w:r>
      <w:r w:rsidRPr="00154FED">
        <w:t xml:space="preserve"> </w:t>
      </w:r>
      <w:del w:id="1315" w:author="." w:date="2025-03-03T16:11:00Z" w16du:dateUtc="2025-03-03T08:11:00Z">
        <w:r w:rsidRPr="00154FED" w:rsidDel="00FE2AF7">
          <w:delText>Then</w:delText>
        </w:r>
      </w:del>
      <w:ins w:id="1316" w:author="." w:date="2025-03-03T16:11:00Z" w16du:dateUtc="2025-03-03T08:11:00Z">
        <w:r w:rsidR="00FE2AF7" w:rsidRPr="00154FED">
          <w:t>As such</w:t>
        </w:r>
      </w:ins>
      <w:r w:rsidRPr="00154FED">
        <w:t xml:space="preserve">, firm B should focus on managing costs to avoid unnecessary expenditures. At this point, the manipulation cost </w:t>
      </w:r>
      <w:r w:rsidRPr="00154FED">
        <w:rPr>
          <w:position w:val="-12"/>
        </w:rPr>
        <w:object w:dxaOrig="279" w:dyaOrig="360" w14:anchorId="43AF01EE">
          <v:shape id="_x0000_i1304" type="#_x0000_t75" style="width:12pt;height:18pt" o:ole="">
            <v:imagedata r:id="rId530" o:title=""/>
          </v:shape>
          <o:OLEObject Type="Embed" ProgID="Equation.DSMT4" ShapeID="_x0000_i1304" DrawAspect="Content" ObjectID="_1802632939" r:id="rId531"/>
        </w:object>
      </w:r>
      <w:r w:rsidRPr="00154FED">
        <w:t xml:space="preserve"> should not be too small. This is because </w:t>
      </w:r>
      <w:ins w:id="1317" w:author="." w:date="2025-03-03T16:12:00Z" w16du:dateUtc="2025-03-03T08:12:00Z">
        <w:r w:rsidR="00FE2AF7" w:rsidRPr="00154FED">
          <w:t xml:space="preserve">when </w:t>
        </w:r>
      </w:ins>
      <w:r w:rsidRPr="00154FED">
        <w:t xml:space="preserve">the manipulation cost is monotonically decreasing to the extent of manipulation (i.e. </w:t>
      </w:r>
      <w:r w:rsidR="00A6313A" w:rsidRPr="00154FED">
        <w:rPr>
          <w:position w:val="-12"/>
        </w:rPr>
        <w:object w:dxaOrig="260" w:dyaOrig="360" w14:anchorId="12395BCE">
          <v:shape id="_x0000_i1305" type="#_x0000_t75" style="width:12pt;height:18pt" o:ole="">
            <v:imagedata r:id="rId523" o:title=""/>
          </v:shape>
          <o:OLEObject Type="Embed" ProgID="Equation.DSMT4" ShapeID="_x0000_i1305" DrawAspect="Content" ObjectID="_1802632940" r:id="rId532"/>
        </w:object>
      </w:r>
      <w:r w:rsidRPr="00154FED">
        <w:t xml:space="preserve">), and </w:t>
      </w:r>
      <w:r w:rsidR="00A6313A" w:rsidRPr="00154FED">
        <w:rPr>
          <w:position w:val="-12"/>
        </w:rPr>
        <w:object w:dxaOrig="260" w:dyaOrig="360" w14:anchorId="6949BF4D">
          <v:shape id="_x0000_i1306" type="#_x0000_t75" style="width:12pt;height:18pt" o:ole="">
            <v:imagedata r:id="rId523" o:title=""/>
          </v:shape>
          <o:OLEObject Type="Embed" ProgID="Equation.DSMT4" ShapeID="_x0000_i1306" DrawAspect="Content" ObjectID="_1802632941" r:id="rId533"/>
        </w:object>
      </w:r>
      <w:r w:rsidRPr="00154FED">
        <w:t xml:space="preserve"> is squared in the manipulation cost, </w:t>
      </w:r>
      <w:del w:id="1318" w:author="." w:date="2025-03-03T16:12:00Z" w16du:dateUtc="2025-03-03T08:12:00Z">
        <w:r w:rsidRPr="00154FED" w:rsidDel="00FE2AF7">
          <w:delText xml:space="preserve">its </w:delText>
        </w:r>
      </w:del>
      <w:ins w:id="1319" w:author="." w:date="2025-03-03T16:12:00Z" w16du:dateUtc="2025-03-03T08:12:00Z">
        <w:r w:rsidR="00FE2AF7" w:rsidRPr="00154FED">
          <w:t xml:space="preserve">then its </w:t>
        </w:r>
      </w:ins>
      <w:r w:rsidRPr="00154FED">
        <w:t xml:space="preserve">impact in cost is greater than that of </w:t>
      </w:r>
      <w:r w:rsidR="00A6313A" w:rsidRPr="00154FED">
        <w:rPr>
          <w:position w:val="-12"/>
        </w:rPr>
        <w:object w:dxaOrig="279" w:dyaOrig="360" w14:anchorId="324500A6">
          <v:shape id="_x0000_i1307" type="#_x0000_t75" style="width:12pt;height:18pt" o:ole="">
            <v:imagedata r:id="rId534" o:title=""/>
          </v:shape>
          <o:OLEObject Type="Embed" ProgID="Equation.DSMT4" ShapeID="_x0000_i1307" DrawAspect="Content" ObjectID="_1802632942" r:id="rId535"/>
        </w:object>
      </w:r>
      <w:r w:rsidRPr="00154FED">
        <w:t xml:space="preserve"> itself. Mathematically, the manipulation cost is inversely proportional to the unit manipulation cost coefficient (i.e.</w:t>
      </w:r>
      <w:ins w:id="1320" w:author="." w:date="2025-03-03T16:12:00Z" w16du:dateUtc="2025-03-03T08:12:00Z">
        <w:r w:rsidR="0036129F" w:rsidRPr="00154FED">
          <w:t>,</w:t>
        </w:r>
      </w:ins>
      <w:r w:rsidRPr="00154FED">
        <w:t xml:space="preserve"> </w:t>
      </w:r>
      <w:r w:rsidR="007A4D9A" w:rsidRPr="00154FED">
        <w:rPr>
          <w:position w:val="-30"/>
        </w:rPr>
        <w:object w:dxaOrig="1420" w:dyaOrig="740" w14:anchorId="6AABBF61">
          <v:shape id="_x0000_i1308" type="#_x0000_t75" style="width:60pt;height:30pt" o:ole="">
            <v:imagedata r:id="rId536" o:title=""/>
          </v:shape>
          <o:OLEObject Type="Embed" ProgID="Equation.DSMT4" ShapeID="_x0000_i1308" DrawAspect="Content" ObjectID="_1802632943" r:id="rId537"/>
        </w:object>
      </w:r>
      <w:r w:rsidRPr="00154FED">
        <w:t xml:space="preserve">). Therefore, to </w:t>
      </w:r>
      <w:r w:rsidR="00EF767B" w:rsidRPr="00154FED">
        <w:t>reduce</w:t>
      </w:r>
      <w:r w:rsidRPr="00154FED">
        <w:t xml:space="preserve"> costs, it is essential to ensure that </w:t>
      </w:r>
      <w:r w:rsidR="00A6313A" w:rsidRPr="00154FED">
        <w:rPr>
          <w:position w:val="-12"/>
        </w:rPr>
        <w:object w:dxaOrig="279" w:dyaOrig="360" w14:anchorId="1640AF97">
          <v:shape id="_x0000_i1309" type="#_x0000_t75" style="width:12pt;height:18pt" o:ole="">
            <v:imagedata r:id="rId324" o:title=""/>
          </v:shape>
          <o:OLEObject Type="Embed" ProgID="Equation.DSMT4" ShapeID="_x0000_i1309" DrawAspect="Content" ObjectID="_1802632944" r:id="rId538"/>
        </w:object>
      </w:r>
      <w:r w:rsidRPr="00154FED">
        <w:t xml:space="preserve"> is relatively large. When </w:t>
      </w:r>
      <w:r w:rsidR="00A6313A" w:rsidRPr="00154FED">
        <w:rPr>
          <w:position w:val="-12"/>
        </w:rPr>
        <w:object w:dxaOrig="300" w:dyaOrig="360" w14:anchorId="3766675D">
          <v:shape id="_x0000_i1310" type="#_x0000_t75" style="width:18pt;height:18pt" o:ole="">
            <v:imagedata r:id="rId331" o:title=""/>
          </v:shape>
          <o:OLEObject Type="Embed" ProgID="Equation.DSMT4" ShapeID="_x0000_i1310" DrawAspect="Content" ObjectID="_1802632945" r:id="rId539"/>
        </w:object>
      </w:r>
      <w:r w:rsidRPr="00154FED">
        <w:t xml:space="preserve"> is very small, as indicated by Eqs. (36) and (37), </w:t>
      </w:r>
      <w:del w:id="1321" w:author="." w:date="2025-03-03T16:12:00Z" w16du:dateUtc="2025-03-03T08:12:00Z">
        <w:r w:rsidRPr="00154FED" w:rsidDel="0036129F">
          <w:delText xml:space="preserve">both </w:delText>
        </w:r>
      </w:del>
      <w:r w:rsidRPr="00154FED">
        <w:t>the platform</w:t>
      </w:r>
      <w:r w:rsidR="0010046F" w:rsidRPr="00154FED">
        <w:t>’</w:t>
      </w:r>
      <w:r w:rsidRPr="00154FED">
        <w:t xml:space="preserve">s governance intensity and </w:t>
      </w:r>
      <w:del w:id="1322" w:author="." w:date="2025-03-03T16:12:00Z" w16du:dateUtc="2025-03-03T08:12:00Z">
        <w:r w:rsidRPr="00154FED" w:rsidDel="0036129F">
          <w:delText xml:space="preserve">the </w:delText>
        </w:r>
      </w:del>
      <w:r w:rsidRPr="00154FED">
        <w:t>firm</w:t>
      </w:r>
      <w:ins w:id="1323" w:author="." w:date="2025-03-03T16:12:00Z" w16du:dateUtc="2025-03-03T08:12:00Z">
        <w:r w:rsidR="0036129F" w:rsidRPr="00154FED">
          <w:t xml:space="preserve"> B</w:t>
        </w:r>
      </w:ins>
      <w:r w:rsidRPr="00154FED">
        <w:t xml:space="preserve">’s manipulation </w:t>
      </w:r>
      <w:del w:id="1324" w:author="." w:date="2025-03-03T16:12:00Z" w16du:dateUtc="2025-03-03T08:12:00Z">
        <w:r w:rsidRPr="00154FED" w:rsidDel="0036129F">
          <w:delText xml:space="preserve">effort </w:delText>
        </w:r>
      </w:del>
      <w:ins w:id="1325" w:author="." w:date="2025-03-03T16:12:00Z" w16du:dateUtc="2025-03-03T08:12:00Z">
        <w:r w:rsidR="0036129F" w:rsidRPr="00154FED">
          <w:t xml:space="preserve">efforts </w:t>
        </w:r>
      </w:ins>
      <w:r w:rsidRPr="00154FED">
        <w:t xml:space="preserve">decrease. Although the penalty resulting from governance is low at this point, </w:t>
      </w:r>
      <w:del w:id="1326" w:author="." w:date="2025-03-04T19:53:00Z" w16du:dateUtc="2025-03-04T11:53:00Z">
        <w:r w:rsidRPr="00154FED" w:rsidDel="00C4005F">
          <w:delText>the</w:delText>
        </w:r>
      </w:del>
      <w:ins w:id="1327" w:author="." w:date="2025-03-04T19:53:00Z" w16du:dateUtc="2025-03-04T11:53:00Z">
        <w:r w:rsidR="00C4005F">
          <w:t>a</w:t>
        </w:r>
      </w:ins>
      <w:r w:rsidRPr="00154FED">
        <w:t xml:space="preserve"> reduction in manipulation efforts also occurs. Consequently, firm B </w:t>
      </w:r>
      <w:ins w:id="1328" w:author="." w:date="2025-03-03T16:12:00Z" w16du:dateUtc="2025-03-03T08:12:00Z">
        <w:r w:rsidR="0036129F" w:rsidRPr="00154FED">
          <w:t xml:space="preserve">must </w:t>
        </w:r>
      </w:ins>
      <w:del w:id="1329" w:author="." w:date="2025-03-03T16:12:00Z" w16du:dateUtc="2025-03-03T08:12:00Z">
        <w:r w:rsidRPr="00154FED" w:rsidDel="0036129F">
          <w:delText>need</w:delText>
        </w:r>
        <w:r w:rsidR="00865FED" w:rsidRPr="00154FED" w:rsidDel="0036129F">
          <w:delText>s</w:delText>
        </w:r>
        <w:r w:rsidRPr="00154FED" w:rsidDel="0036129F">
          <w:delText xml:space="preserve"> to </w:delText>
        </w:r>
      </w:del>
      <w:r w:rsidRPr="00154FED">
        <w:t>control its unit manipulation cost</w:t>
      </w:r>
      <w:ins w:id="1330" w:author="." w:date="2025-03-04T19:54:00Z" w16du:dateUtc="2025-03-04T11:54:00Z">
        <w:r w:rsidR="00C4005F">
          <w:t>s</w:t>
        </w:r>
      </w:ins>
      <w:r w:rsidRPr="00154FED">
        <w:t xml:space="preserve"> to avoid a situation where </w:t>
      </w:r>
      <w:r w:rsidR="008F4EA4" w:rsidRPr="00154FED">
        <w:t>it</w:t>
      </w:r>
      <w:r w:rsidRPr="00154FED">
        <w:t xml:space="preserve"> cannot derive sufficient benefits from manipulation to offset the costs incurred.</w:t>
      </w:r>
    </w:p>
    <w:p w14:paraId="6166D186" w14:textId="768ED202" w:rsidR="00557B0D" w:rsidRPr="00154FED" w:rsidRDefault="00557B0D" w:rsidP="008F5698">
      <w:pPr>
        <w:pStyle w:val="-8"/>
        <w:spacing w:line="360" w:lineRule="auto"/>
      </w:pPr>
      <w:r w:rsidRPr="00154FED">
        <w:rPr>
          <w:rFonts w:hint="eastAsia"/>
        </w:rPr>
        <w:t>(</w:t>
      </w:r>
      <w:r w:rsidRPr="00154FED">
        <w:t xml:space="preserve">3) </w:t>
      </w:r>
      <w:ins w:id="1331" w:author="." w:date="2025-03-03T16:13:00Z" w16du:dateUtc="2025-03-03T08:13:00Z">
        <w:r w:rsidR="00925A10" w:rsidRPr="00154FED">
          <w:t>Finally, w</w:t>
        </w:r>
      </w:ins>
      <w:del w:id="1332" w:author="." w:date="2025-03-03T16:13:00Z" w16du:dateUtc="2025-03-03T08:13:00Z">
        <w:r w:rsidRPr="00154FED" w:rsidDel="00925A10">
          <w:delText>W</w:delText>
        </w:r>
      </w:del>
      <w:r w:rsidRPr="00154FED">
        <w:t>hen the platform filters out a small portion of fraudulent reviews (i.e.</w:t>
      </w:r>
      <w:ins w:id="1333" w:author="." w:date="2025-03-03T16:14:00Z" w16du:dateUtc="2025-03-03T08:14:00Z">
        <w:r w:rsidR="00ED4929" w:rsidRPr="00154FED">
          <w:t>,</w:t>
        </w:r>
      </w:ins>
      <w:r w:rsidRPr="00154FED">
        <w:t xml:space="preserve"> </w:t>
      </w:r>
      <w:r w:rsidR="00A6313A" w:rsidRPr="00154FED">
        <w:rPr>
          <w:position w:val="-30"/>
        </w:rPr>
        <w:object w:dxaOrig="3739" w:dyaOrig="720" w14:anchorId="47EAFF17">
          <v:shape id="_x0000_i1311" type="#_x0000_t75" style="width:186pt;height:36pt" o:ole="">
            <v:imagedata r:id="rId540" o:title=""/>
          </v:shape>
          <o:OLEObject Type="Embed" ProgID="Equation.DSMT4" ShapeID="_x0000_i1311" DrawAspect="Content" ObjectID="_1802632946" r:id="rId541"/>
        </w:object>
      </w:r>
      <w:r w:rsidRPr="00154FED">
        <w:t>), the unit manipulation cost is large (i.e.</w:t>
      </w:r>
      <w:ins w:id="1334" w:author="." w:date="2025-03-03T16:14:00Z" w16du:dateUtc="2025-03-03T08:14:00Z">
        <w:r w:rsidR="00ED4929" w:rsidRPr="00154FED">
          <w:t>,</w:t>
        </w:r>
      </w:ins>
      <w:r w:rsidRPr="00154FED">
        <w:t xml:space="preserve"> </w:t>
      </w:r>
      <w:r w:rsidR="00A6313A" w:rsidRPr="00154FED">
        <w:rPr>
          <w:position w:val="-24"/>
        </w:rPr>
        <w:object w:dxaOrig="2740" w:dyaOrig="660" w14:anchorId="55BC0BC4">
          <v:shape id="_x0000_i1312" type="#_x0000_t75" style="width:138pt;height:36pt" o:ole="">
            <v:imagedata r:id="rId542" o:title=""/>
          </v:shape>
          <o:OLEObject Type="Embed" ProgID="Equation.DSMT4" ShapeID="_x0000_i1312" DrawAspect="Content" ObjectID="_1802632947" r:id="rId543"/>
        </w:object>
      </w:r>
      <w:r w:rsidRPr="00154FED">
        <w:t xml:space="preserve">), and the unit governance cost is small (i.e. </w:t>
      </w:r>
      <w:r w:rsidR="00A6313A" w:rsidRPr="00154FED">
        <w:rPr>
          <w:position w:val="-12"/>
        </w:rPr>
        <w:object w:dxaOrig="840" w:dyaOrig="360" w14:anchorId="633CF360">
          <v:shape id="_x0000_i1313" type="#_x0000_t75" style="width:42pt;height:18pt" o:ole="">
            <v:imagedata r:id="rId544" o:title=""/>
          </v:shape>
          <o:OLEObject Type="Embed" ProgID="Equation.DSMT4" ShapeID="_x0000_i1313" DrawAspect="Content" ObjectID="_1802632948" r:id="rId545"/>
        </w:object>
      </w:r>
      <w:r w:rsidRPr="00154FED">
        <w:t xml:space="preserve">), firm B will be better off compared to </w:t>
      </w:r>
      <w:ins w:id="1335" w:author="." w:date="2025-03-03T16:14:00Z" w16du:dateUtc="2025-03-03T08:14:00Z">
        <w:r w:rsidR="00ED4929" w:rsidRPr="00154FED">
          <w:t xml:space="preserve">the </w:t>
        </w:r>
      </w:ins>
      <w:del w:id="1336" w:author="." w:date="2025-03-04T17:08:00Z" w16du:dateUtc="2025-03-04T09:08:00Z">
        <w:r w:rsidRPr="00154FED" w:rsidDel="004F41A0">
          <w:delText>no man</w:delText>
        </w:r>
      </w:del>
      <w:ins w:id="1337" w:author="." w:date="2025-03-04T17:08:00Z" w16du:dateUtc="2025-03-04T09:08:00Z">
        <w:r w:rsidR="004F41A0" w:rsidRPr="00154FED">
          <w:t>no man</w:t>
        </w:r>
      </w:ins>
      <w:r w:rsidRPr="00154FED">
        <w:t>ipulat</w:t>
      </w:r>
      <w:del w:id="1338" w:author="." w:date="2025-03-04T17:09:00Z" w16du:dateUtc="2025-03-04T09:09:00Z">
        <w:r w:rsidRPr="00154FED" w:rsidDel="004F41A0">
          <w:delText>ion</w:delText>
        </w:r>
      </w:del>
      <w:ins w:id="1339" w:author="." w:date="2025-03-04T17:09:00Z" w16du:dateUtc="2025-03-04T09:09:00Z">
        <w:r w:rsidR="004F41A0" w:rsidRPr="00154FED">
          <w:t>ion</w:t>
        </w:r>
      </w:ins>
      <w:ins w:id="1340" w:author="." w:date="2025-03-03T16:14:00Z" w16du:dateUtc="2025-03-03T08:14:00Z">
        <w:r w:rsidR="00ED4929" w:rsidRPr="00154FED">
          <w:t xml:space="preserve"> scenario</w:t>
        </w:r>
      </w:ins>
      <w:r w:rsidRPr="00154FED">
        <w:t xml:space="preserve"> with a small </w:t>
      </w:r>
      <w:r w:rsidR="00A6313A" w:rsidRPr="00154FED">
        <w:rPr>
          <w:position w:val="-12"/>
        </w:rPr>
        <w:object w:dxaOrig="279" w:dyaOrig="360" w14:anchorId="5CDBC2C6">
          <v:shape id="_x0000_i1314" type="#_x0000_t75" style="width:12pt;height:18pt" o:ole="">
            <v:imagedata r:id="rId309" o:title=""/>
          </v:shape>
          <o:OLEObject Type="Embed" ProgID="Equation.DSMT4" ShapeID="_x0000_i1314" DrawAspect="Content" ObjectID="_1802632949" r:id="rId546"/>
        </w:object>
      </w:r>
      <w:r w:rsidRPr="00154FED">
        <w:t>. Under the same conditions as</w:t>
      </w:r>
      <w:ins w:id="1341" w:author="." w:date="2025-03-04T19:54:00Z" w16du:dateUtc="2025-03-04T11:54:00Z">
        <w:r w:rsidR="00C4005F">
          <w:t xml:space="preserve"> in</w:t>
        </w:r>
      </w:ins>
      <w:r w:rsidRPr="00154FED">
        <w:t xml:space="preserve"> Case (2), when </w:t>
      </w:r>
      <w:r w:rsidR="00A6313A" w:rsidRPr="00154FED">
        <w:rPr>
          <w:position w:val="-12"/>
        </w:rPr>
        <w:object w:dxaOrig="300" w:dyaOrig="360" w14:anchorId="7B1F9EA1">
          <v:shape id="_x0000_i1315" type="#_x0000_t75" style="width:18pt;height:18pt" o:ole="">
            <v:imagedata r:id="rId346" o:title=""/>
          </v:shape>
          <o:OLEObject Type="Embed" ProgID="Equation.DSMT4" ShapeID="_x0000_i1315" DrawAspect="Content" ObjectID="_1802632950" r:id="rId547"/>
        </w:object>
      </w:r>
      <w:r w:rsidRPr="00154FED">
        <w:t xml:space="preserve"> is relatively large, the governance intensity</w:t>
      </w:r>
      <w:r w:rsidR="00EF767B" w:rsidRPr="00154FED">
        <w:t xml:space="preserve"> </w:t>
      </w:r>
      <w:r w:rsidR="00A6313A" w:rsidRPr="00154FED">
        <w:rPr>
          <w:position w:val="-6"/>
        </w:rPr>
        <w:object w:dxaOrig="200" w:dyaOrig="220" w14:anchorId="5DBD20A1">
          <v:shape id="_x0000_i1316" type="#_x0000_t75" style="width:12pt;height:12pt" o:ole="">
            <v:imagedata r:id="rId77" o:title=""/>
          </v:shape>
          <o:OLEObject Type="Embed" ProgID="Equation.DSMT4" ShapeID="_x0000_i1316" DrawAspect="Content" ObjectID="_1802632951" r:id="rId548"/>
        </w:object>
      </w:r>
      <w:r w:rsidRPr="00154FED">
        <w:t xml:space="preserve"> increases, resulting in </w:t>
      </w:r>
      <w:r w:rsidR="00865FED" w:rsidRPr="00154FED">
        <w:t xml:space="preserve">a </w:t>
      </w:r>
      <w:r w:rsidRPr="00154FED">
        <w:t>high penalty. T</w:t>
      </w:r>
      <w:ins w:id="1342" w:author="." w:date="2025-03-03T16:14:00Z" w16du:dateUtc="2025-03-03T08:14:00Z">
        <w:r w:rsidR="00ED4929" w:rsidRPr="00154FED">
          <w:t>herefore, t</w:t>
        </w:r>
      </w:ins>
      <w:r w:rsidRPr="00154FED">
        <w:t xml:space="preserve">o manage costs effectively, firm B should </w:t>
      </w:r>
      <w:r w:rsidR="005C450D" w:rsidRPr="00154FED">
        <w:t>reduce</w:t>
      </w:r>
      <w:r w:rsidRPr="00154FED">
        <w:t xml:space="preserve"> its manipulation efforts as much as possible with a large </w:t>
      </w:r>
      <w:r w:rsidR="00A6313A" w:rsidRPr="00154FED">
        <w:rPr>
          <w:position w:val="-12"/>
        </w:rPr>
        <w:object w:dxaOrig="279" w:dyaOrig="360" w14:anchorId="7FDDA627">
          <v:shape id="_x0000_i1317" type="#_x0000_t75" style="width:12pt;height:18pt" o:ole="">
            <v:imagedata r:id="rId324" o:title=""/>
          </v:shape>
          <o:OLEObject Type="Embed" ProgID="Equation.DSMT4" ShapeID="_x0000_i1317" DrawAspect="Content" ObjectID="_1802632952" r:id="rId549"/>
        </w:object>
      </w:r>
      <w:r w:rsidRPr="00154FED">
        <w:t>.</w:t>
      </w:r>
    </w:p>
    <w:p w14:paraId="2328AF4F" w14:textId="23E5410A" w:rsidR="00557B0D" w:rsidRPr="00154FED" w:rsidRDefault="00865FED" w:rsidP="008F5698">
      <w:pPr>
        <w:pStyle w:val="-8"/>
        <w:spacing w:line="360" w:lineRule="auto"/>
      </w:pPr>
      <w:r w:rsidRPr="00154FED">
        <w:t xml:space="preserve">Unlike in the case of no </w:t>
      </w:r>
      <w:r w:rsidR="008F4EA4" w:rsidRPr="00154FED">
        <w:t>governance</w:t>
      </w:r>
      <w:r w:rsidRPr="00154FED">
        <w:t>, firm A may not necessarily choose to engage in manipulation when only firm B is doing so.</w:t>
      </w:r>
      <w:r w:rsidR="004E5D93" w:rsidRPr="00154FED">
        <w:t xml:space="preserve"> In other words, when firm B engages in manipulation, firm A</w:t>
      </w:r>
      <w:del w:id="1343" w:author="." w:date="2025-03-04T19:54:00Z" w16du:dateUtc="2025-03-04T11:54:00Z">
        <w:r w:rsidR="004E5D93" w:rsidRPr="00154FED" w:rsidDel="00C4005F">
          <w:delText xml:space="preserve"> will</w:delText>
        </w:r>
      </w:del>
      <w:r w:rsidR="004E5D93" w:rsidRPr="00154FED">
        <w:t xml:space="preserve"> achieve</w:t>
      </w:r>
      <w:ins w:id="1344" w:author="." w:date="2025-03-04T19:54:00Z" w16du:dateUtc="2025-03-04T11:54:00Z">
        <w:r w:rsidR="00C4005F">
          <w:t>s</w:t>
        </w:r>
      </w:ins>
      <w:r w:rsidR="004E5D93" w:rsidRPr="00154FED">
        <w:t xml:space="preserve"> great profits by choosing not to manipulate. Proposition 7 shows th</w:t>
      </w:r>
      <w:r w:rsidR="00557B0D" w:rsidRPr="00154FED">
        <w:t>ese</w:t>
      </w:r>
      <w:r w:rsidR="004E5D93" w:rsidRPr="00154FED">
        <w:t xml:space="preserve"> case</w:t>
      </w:r>
      <w:r w:rsidR="00557B0D" w:rsidRPr="00154FED">
        <w:t>s</w:t>
      </w:r>
      <w:r w:rsidR="004E5D93" w:rsidRPr="00154FED">
        <w:t>.</w:t>
      </w:r>
      <w:r w:rsidR="006D5879" w:rsidRPr="00154FED">
        <w:t xml:space="preserve"> </w:t>
      </w:r>
      <w:del w:id="1345" w:author="." w:date="2025-03-03T16:15:00Z" w16du:dateUtc="2025-03-03T08:15:00Z">
        <w:r w:rsidR="00911DC3" w:rsidRPr="00154FED" w:rsidDel="00ED4929">
          <w:delText>It is noteworthy that</w:delText>
        </w:r>
      </w:del>
      <w:ins w:id="1346" w:author="." w:date="2025-03-03T16:15:00Z" w16du:dateUtc="2025-03-03T08:15:00Z">
        <w:r w:rsidR="00ED4929" w:rsidRPr="00154FED">
          <w:t xml:space="preserve">Notably, </w:t>
        </w:r>
      </w:ins>
      <w:del w:id="1347" w:author="." w:date="2025-03-03T16:15:00Z" w16du:dateUtc="2025-03-03T08:15:00Z">
        <w:r w:rsidR="00911DC3" w:rsidRPr="00154FED" w:rsidDel="00ED4929">
          <w:delText xml:space="preserve"> </w:delText>
        </w:r>
      </w:del>
      <w:r w:rsidR="00911DC3" w:rsidRPr="00154FED">
        <w:t>firm A</w:t>
      </w:r>
      <w:r w:rsidR="0010046F" w:rsidRPr="00154FED">
        <w:t>’</w:t>
      </w:r>
      <w:r w:rsidR="00911DC3" w:rsidRPr="00154FED">
        <w:t>s revenue from not manipulating can only exceed that from manipulating when the commission rate is relatively low (i.e.</w:t>
      </w:r>
      <w:ins w:id="1348" w:author="." w:date="2025-03-03T16:15:00Z" w16du:dateUtc="2025-03-03T08:15:00Z">
        <w:r w:rsidR="00ED4929" w:rsidRPr="00154FED">
          <w:t>,</w:t>
        </w:r>
      </w:ins>
      <w:r w:rsidR="00911DC3" w:rsidRPr="00154FED">
        <w:t xml:space="preserve"> </w:t>
      </w:r>
      <w:r w:rsidR="00A6313A" w:rsidRPr="00154FED">
        <w:rPr>
          <w:position w:val="-24"/>
        </w:rPr>
        <w:object w:dxaOrig="960" w:dyaOrig="620" w14:anchorId="14029C08">
          <v:shape id="_x0000_i1318" type="#_x0000_t75" style="width:48pt;height:30pt" o:ole="">
            <v:imagedata r:id="rId550" o:title=""/>
          </v:shape>
          <o:OLEObject Type="Embed" ProgID="Equation.DSMT4" ShapeID="_x0000_i1318" DrawAspect="Content" ObjectID="_1802632953" r:id="rId551"/>
        </w:object>
      </w:r>
      <w:r w:rsidR="00911DC3" w:rsidRPr="00154FED">
        <w:t>). This is because, when the commission rate is low, the superior firm A retains a relatively high net income from sales. In this scenario, even if the inferior firm B manipulates the market, A</w:t>
      </w:r>
      <w:r w:rsidR="0010046F" w:rsidRPr="00154FED">
        <w:t>’</w:t>
      </w:r>
      <w:r w:rsidR="00911DC3" w:rsidRPr="00154FED">
        <w:t xml:space="preserve">s revenue can remain relatively stable through </w:t>
      </w:r>
      <w:ins w:id="1349" w:author="." w:date="2025-03-03T16:15:00Z" w16du:dateUtc="2025-03-03T08:15:00Z">
        <w:r w:rsidR="00ED4929" w:rsidRPr="00154FED">
          <w:t xml:space="preserve">the implementation of </w:t>
        </w:r>
      </w:ins>
      <w:r w:rsidR="00911DC3" w:rsidRPr="00154FED">
        <w:t xml:space="preserve">legitimate sales strategies. Conversely, if the commission rate is high, </w:t>
      </w:r>
      <w:ins w:id="1350" w:author="." w:date="2025-03-03T16:15:00Z" w16du:dateUtc="2025-03-03T08:15:00Z">
        <w:r w:rsidR="00ED4929" w:rsidRPr="00154FED">
          <w:t xml:space="preserve">firm </w:t>
        </w:r>
      </w:ins>
      <w:r w:rsidR="00911DC3" w:rsidRPr="00154FED">
        <w:t>A</w:t>
      </w:r>
      <w:r w:rsidR="0010046F" w:rsidRPr="00154FED">
        <w:t>’</w:t>
      </w:r>
      <w:r w:rsidR="00911DC3" w:rsidRPr="00154FED">
        <w:t xml:space="preserve">s net income decreases, which may lead </w:t>
      </w:r>
      <w:del w:id="1351" w:author="." w:date="2025-03-03T16:15:00Z" w16du:dateUtc="2025-03-03T08:15:00Z">
        <w:r w:rsidR="00911DC3" w:rsidRPr="00154FED" w:rsidDel="00ED4929">
          <w:delText xml:space="preserve">A </w:delText>
        </w:r>
      </w:del>
      <w:ins w:id="1352" w:author="." w:date="2025-03-03T16:15:00Z" w16du:dateUtc="2025-03-03T08:15:00Z">
        <w:r w:rsidR="00ED4929" w:rsidRPr="00154FED">
          <w:t xml:space="preserve">it </w:t>
        </w:r>
      </w:ins>
      <w:r w:rsidR="00911DC3" w:rsidRPr="00154FED">
        <w:t xml:space="preserve">to resort to manipulation strategies to boost </w:t>
      </w:r>
      <w:ins w:id="1353" w:author="." w:date="2025-03-03T16:15:00Z" w16du:dateUtc="2025-03-03T08:15:00Z">
        <w:r w:rsidR="00ED4929" w:rsidRPr="00154FED">
          <w:t xml:space="preserve">its </w:t>
        </w:r>
      </w:ins>
      <w:r w:rsidR="00911DC3" w:rsidRPr="00154FED">
        <w:t>revenue.</w:t>
      </w:r>
    </w:p>
    <w:p w14:paraId="335DBF99" w14:textId="01667FE2" w:rsidR="001A6070" w:rsidRPr="00154FED" w:rsidRDefault="00557B0D" w:rsidP="008F5698">
      <w:pPr>
        <w:pStyle w:val="-8"/>
        <w:spacing w:line="360" w:lineRule="auto"/>
      </w:pPr>
      <w:r w:rsidRPr="00154FED">
        <w:rPr>
          <w:rFonts w:hint="eastAsia"/>
        </w:rPr>
        <w:lastRenderedPageBreak/>
        <w:t>(</w:t>
      </w:r>
      <w:r w:rsidRPr="00154FED">
        <w:t>1)</w:t>
      </w:r>
      <w:r w:rsidR="00911DC3" w:rsidRPr="00154FED">
        <w:t xml:space="preserve"> When the platform filters out the majority of fraudulent reviews (i.e.</w:t>
      </w:r>
      <w:ins w:id="1354" w:author="." w:date="2025-03-03T16:16:00Z" w16du:dateUtc="2025-03-03T08:16:00Z">
        <w:r w:rsidR="00017254" w:rsidRPr="00154FED">
          <w:t>,</w:t>
        </w:r>
      </w:ins>
      <w:r w:rsidR="00911DC3" w:rsidRPr="00154FED">
        <w:t xml:space="preserve"> </w:t>
      </w:r>
      <w:r w:rsidR="00A6313A" w:rsidRPr="00154FED">
        <w:rPr>
          <w:position w:val="-30"/>
        </w:rPr>
        <w:object w:dxaOrig="3780" w:dyaOrig="720" w14:anchorId="1F4616F6">
          <v:shape id="_x0000_i1319" type="#_x0000_t75" style="width:192pt;height:36pt" o:ole="">
            <v:imagedata r:id="rId552" o:title=""/>
          </v:shape>
          <o:OLEObject Type="Embed" ProgID="Equation.DSMT4" ShapeID="_x0000_i1319" DrawAspect="Content" ObjectID="_1802632954" r:id="rId553"/>
        </w:object>
      </w:r>
      <w:r w:rsidR="00911DC3" w:rsidRPr="00154FED">
        <w:t>), and the unit manipulation cost is large (i.e.</w:t>
      </w:r>
      <w:ins w:id="1355" w:author="." w:date="2025-03-03T16:16:00Z" w16du:dateUtc="2025-03-03T08:16:00Z">
        <w:r w:rsidR="00017254" w:rsidRPr="00154FED">
          <w:t>,</w:t>
        </w:r>
      </w:ins>
      <w:r w:rsidR="00911DC3" w:rsidRPr="00154FED">
        <w:t xml:space="preserve"> </w:t>
      </w:r>
      <w:r w:rsidR="00A6313A" w:rsidRPr="00154FED">
        <w:rPr>
          <w:position w:val="-24"/>
        </w:rPr>
        <w:object w:dxaOrig="2480" w:dyaOrig="620" w14:anchorId="71A2D877">
          <v:shape id="_x0000_i1320" type="#_x0000_t75" style="width:126pt;height:30pt" o:ole="">
            <v:imagedata r:id="rId554" o:title=""/>
          </v:shape>
          <o:OLEObject Type="Embed" ProgID="Equation.DSMT4" ShapeID="_x0000_i1320" DrawAspect="Content" ObjectID="_1802632955" r:id="rId555"/>
        </w:object>
      </w:r>
      <w:r w:rsidR="00911DC3" w:rsidRPr="00154FED">
        <w:t xml:space="preserve">), firm A will be better off compared to manipulation with a large </w:t>
      </w:r>
      <w:r w:rsidR="004F6F75" w:rsidRPr="00154FED">
        <w:rPr>
          <w:position w:val="-12"/>
        </w:rPr>
        <w:object w:dxaOrig="279" w:dyaOrig="360" w14:anchorId="6AF77954">
          <v:shape id="_x0000_i1321" type="#_x0000_t75" style="width:12pt;height:18pt" o:ole="">
            <v:imagedata r:id="rId296" o:title=""/>
          </v:shape>
          <o:OLEObject Type="Embed" ProgID="Equation.DSMT4" ShapeID="_x0000_i1321" DrawAspect="Content" ObjectID="_1802632956" r:id="rId556"/>
        </w:object>
      </w:r>
      <w:r w:rsidR="00911DC3" w:rsidRPr="00154FED">
        <w:t xml:space="preserve"> or a small </w:t>
      </w:r>
      <w:r w:rsidR="004F6F75" w:rsidRPr="00154FED">
        <w:rPr>
          <w:position w:val="-12"/>
        </w:rPr>
        <w:object w:dxaOrig="279" w:dyaOrig="360" w14:anchorId="35E8F663">
          <v:shape id="_x0000_i1322" type="#_x0000_t75" style="width:12pt;height:18pt" o:ole="">
            <v:imagedata r:id="rId296" o:title=""/>
          </v:shape>
          <o:OLEObject Type="Embed" ProgID="Equation.DSMT4" ShapeID="_x0000_i1322" DrawAspect="Content" ObjectID="_1802632957" r:id="rId557"/>
        </w:object>
      </w:r>
      <w:r w:rsidR="00911DC3" w:rsidRPr="00154FED">
        <w:t xml:space="preserve">. </w:t>
      </w:r>
      <w:ins w:id="1356" w:author="." w:date="2025-03-03T16:17:00Z" w16du:dateUtc="2025-03-03T08:17:00Z">
        <w:r w:rsidR="00017254" w:rsidRPr="00154FED">
          <w:t xml:space="preserve">Here, a </w:t>
        </w:r>
      </w:ins>
      <w:del w:id="1357" w:author="." w:date="2025-03-03T16:17:00Z" w16du:dateUtc="2025-03-03T08:17:00Z">
        <w:r w:rsidR="00911DC3" w:rsidRPr="00154FED" w:rsidDel="00017254">
          <w:delText xml:space="preserve">A </w:delText>
        </w:r>
      </w:del>
      <w:r w:rsidR="00911DC3" w:rsidRPr="00154FED">
        <w:t xml:space="preserve">smaller </w:t>
      </w:r>
      <w:r w:rsidR="00865FED" w:rsidRPr="00154FED">
        <w:rPr>
          <w:position w:val="-6"/>
        </w:rPr>
        <w:object w:dxaOrig="260" w:dyaOrig="220" w14:anchorId="0DE47038">
          <v:shape id="_x0000_i1323" type="#_x0000_t75" style="width:12pt;height:12pt" o:ole="">
            <v:imagedata r:id="rId558" o:title=""/>
          </v:shape>
          <o:OLEObject Type="Embed" ProgID="Equation.DSMT4" ShapeID="_x0000_i1323" DrawAspect="Content" ObjectID="_1802632958" r:id="rId559"/>
        </w:object>
      </w:r>
      <w:ins w:id="1358" w:author="." w:date="2025-03-03T16:17:00Z" w16du:dateUtc="2025-03-03T08:17:00Z">
        <w:r w:rsidR="00017254" w:rsidRPr="00154FED">
          <w:t xml:space="preserve"> </w:t>
        </w:r>
      </w:ins>
      <w:r w:rsidR="00911DC3" w:rsidRPr="00154FED">
        <w:t>indicates that the platform</w:t>
      </w:r>
      <w:r w:rsidR="0010046F" w:rsidRPr="00154FED">
        <w:t>’</w:t>
      </w:r>
      <w:r w:rsidR="00911DC3" w:rsidRPr="00154FED">
        <w:t xml:space="preserve">s governance mechanism is effective in filtering out </w:t>
      </w:r>
      <w:r w:rsidR="00EF767B" w:rsidRPr="00154FED">
        <w:t>fraudulent</w:t>
      </w:r>
      <w:r w:rsidR="00911DC3" w:rsidRPr="00154FED">
        <w:t xml:space="preserve"> reviews, </w:t>
      </w:r>
      <w:del w:id="1359" w:author="." w:date="2025-03-03T16:17:00Z" w16du:dateUtc="2025-03-03T08:17:00Z">
        <w:r w:rsidR="00911DC3" w:rsidRPr="00154FED" w:rsidDel="00017254">
          <w:delText xml:space="preserve">reducing </w:delText>
        </w:r>
      </w:del>
      <w:ins w:id="1360" w:author="." w:date="2025-03-03T16:17:00Z" w16du:dateUtc="2025-03-03T08:17:00Z">
        <w:r w:rsidR="00017254" w:rsidRPr="00154FED">
          <w:t xml:space="preserve">thus reducing </w:t>
        </w:r>
      </w:ins>
      <w:r w:rsidR="00911DC3" w:rsidRPr="00154FED">
        <w:t xml:space="preserve">both the quantity and impact of </w:t>
      </w:r>
      <w:r w:rsidR="00EF767B" w:rsidRPr="00154FED">
        <w:t xml:space="preserve">fraudulent </w:t>
      </w:r>
      <w:r w:rsidR="00911DC3" w:rsidRPr="00154FED">
        <w:t xml:space="preserve">reviews generated by firm B’s manipulation. While firm B can still gain some profit through manipulation, the reduced number of </w:t>
      </w:r>
      <w:r w:rsidR="00EF767B" w:rsidRPr="00154FED">
        <w:t xml:space="preserve">fraudulent </w:t>
      </w:r>
      <w:r w:rsidR="00911DC3" w:rsidRPr="00154FED">
        <w:t xml:space="preserve">reviews limits its disruptive effect on the market. </w:t>
      </w:r>
      <w:del w:id="1361" w:author="." w:date="2025-03-03T16:18:00Z" w16du:dateUtc="2025-03-03T08:18:00Z">
        <w:r w:rsidR="00911DC3" w:rsidRPr="00154FED" w:rsidDel="00017254">
          <w:delText>In thi</w:delText>
        </w:r>
      </w:del>
      <w:ins w:id="1362" w:author="." w:date="2025-03-03T16:18:00Z" w16du:dateUtc="2025-03-03T08:18:00Z">
        <w:r w:rsidR="00017254" w:rsidRPr="00154FED">
          <w:t>At the same time, in thi</w:t>
        </w:r>
      </w:ins>
      <w:r w:rsidR="00911DC3" w:rsidRPr="00154FED">
        <w:t>s scenario, firm A’s genuine reviews become more appealing to consumers, making A’s non</w:t>
      </w:r>
      <w:del w:id="1363" w:author="." w:date="2025-03-03T16:17:00Z" w16du:dateUtc="2025-03-03T08:17:00Z">
        <w:r w:rsidR="00911DC3" w:rsidRPr="00154FED" w:rsidDel="00017254">
          <w:delText>-</w:delText>
        </w:r>
      </w:del>
      <w:r w:rsidR="00911DC3" w:rsidRPr="00154FED">
        <w:t xml:space="preserve">manipulation </w:t>
      </w:r>
      <w:del w:id="1364" w:author="." w:date="2025-03-03T16:17:00Z" w16du:dateUtc="2025-03-03T08:17:00Z">
        <w:r w:rsidR="00911DC3" w:rsidRPr="00154FED" w:rsidDel="00017254">
          <w:delText xml:space="preserve">strategy </w:delText>
        </w:r>
      </w:del>
      <w:ins w:id="1365" w:author="." w:date="2025-03-03T16:17:00Z" w16du:dateUtc="2025-03-03T08:17:00Z">
        <w:r w:rsidR="00017254" w:rsidRPr="00154FED">
          <w:t xml:space="preserve">a </w:t>
        </w:r>
      </w:ins>
      <w:r w:rsidR="00911DC3" w:rsidRPr="00154FED">
        <w:t xml:space="preserve">competitive </w:t>
      </w:r>
      <w:ins w:id="1366" w:author="." w:date="2025-03-03T16:17:00Z" w16du:dateUtc="2025-03-03T08:17:00Z">
        <w:r w:rsidR="00017254" w:rsidRPr="00154FED">
          <w:t xml:space="preserve">strategy </w:t>
        </w:r>
      </w:ins>
      <w:r w:rsidR="00911DC3" w:rsidRPr="00154FED">
        <w:t xml:space="preserve">in maintaining a high market share and achieving substantial profits. Especially when </w:t>
      </w:r>
      <w:r w:rsidR="00A6313A" w:rsidRPr="00154FED">
        <w:rPr>
          <w:position w:val="-12"/>
        </w:rPr>
        <w:object w:dxaOrig="279" w:dyaOrig="360" w14:anchorId="3E9517BF">
          <v:shape id="_x0000_i1324" type="#_x0000_t75" style="width:12pt;height:18pt" o:ole="">
            <v:imagedata r:id="rId324" o:title=""/>
          </v:shape>
          <o:OLEObject Type="Embed" ProgID="Equation.DSMT4" ShapeID="_x0000_i1324" DrawAspect="Content" ObjectID="_1802632959" r:id="rId560"/>
        </w:object>
      </w:r>
      <w:r w:rsidR="00911DC3" w:rsidRPr="00154FED">
        <w:t xml:space="preserve"> is high, the cost of manipulation significantly increases, and with a large </w:t>
      </w:r>
      <w:r w:rsidR="00911DC3" w:rsidRPr="00154FED">
        <w:rPr>
          <w:position w:val="-6"/>
        </w:rPr>
        <w:object w:dxaOrig="260" w:dyaOrig="220" w14:anchorId="0650155B">
          <v:shape id="_x0000_i1325" type="#_x0000_t75" style="width:12pt;height:12pt" o:ole="">
            <v:imagedata r:id="rId125" o:title=""/>
          </v:shape>
          <o:OLEObject Type="Embed" ProgID="Equation.DSMT4" ShapeID="_x0000_i1325" DrawAspect="Content" ObjectID="_1802632960" r:id="rId561"/>
        </w:object>
      </w:r>
      <w:r w:rsidR="00911DC3" w:rsidRPr="00154FED">
        <w:t xml:space="preserve">, the marginal benefit from its manipulation decreases. Consequently, firm A is more inclined to avoid manipulation to circumvent the high cost and preserve its authentic market image and reputation. </w:t>
      </w:r>
      <w:del w:id="1367" w:author="." w:date="2025-03-03T16:17:00Z" w16du:dateUtc="2025-03-03T08:17:00Z">
        <w:r w:rsidR="00911DC3" w:rsidRPr="00154FED" w:rsidDel="00017254">
          <w:delText>At this point</w:delText>
        </w:r>
      </w:del>
      <w:ins w:id="1368" w:author="." w:date="2025-03-03T16:18:00Z" w16du:dateUtc="2025-03-03T08:18:00Z">
        <w:r w:rsidR="00017254" w:rsidRPr="00154FED">
          <w:t>Furthermore</w:t>
        </w:r>
      </w:ins>
      <w:r w:rsidR="00911DC3" w:rsidRPr="00154FED">
        <w:t xml:space="preserve">, when </w:t>
      </w:r>
      <w:r w:rsidR="00865FED" w:rsidRPr="00154FED">
        <w:rPr>
          <w:position w:val="-12"/>
        </w:rPr>
        <w:object w:dxaOrig="279" w:dyaOrig="360" w14:anchorId="261CED22">
          <v:shape id="_x0000_i1326" type="#_x0000_t75" style="width:12pt;height:18pt" o:ole="">
            <v:imagedata r:id="rId562" o:title=""/>
          </v:shape>
          <o:OLEObject Type="Embed" ProgID="Equation.DSMT4" ShapeID="_x0000_i1326" DrawAspect="Content" ObjectID="_1802632961" r:id="rId563"/>
        </w:object>
      </w:r>
      <w:r w:rsidR="00911DC3" w:rsidRPr="00154FED">
        <w:rPr>
          <w:rStyle w:val="Emphasis"/>
        </w:rPr>
        <w:t xml:space="preserve"> </w:t>
      </w:r>
      <w:r w:rsidR="00911DC3" w:rsidRPr="00154FED">
        <w:t>is large, it indicates that firm A</w:t>
      </w:r>
      <w:r w:rsidR="0010046F" w:rsidRPr="00154FED">
        <w:t>’</w:t>
      </w:r>
      <w:r w:rsidR="00911DC3" w:rsidRPr="00154FED">
        <w:t xml:space="preserve">s </w:t>
      </w:r>
      <w:r w:rsidR="00EA6E9C" w:rsidRPr="00154FED">
        <w:t xml:space="preserve">perceived </w:t>
      </w:r>
      <w:r w:rsidR="00911DC3" w:rsidRPr="00154FED">
        <w:t>product quality is significantly superior to B</w:t>
      </w:r>
      <w:r w:rsidR="0010046F" w:rsidRPr="00154FED">
        <w:t>’</w:t>
      </w:r>
      <w:r w:rsidR="00865FED" w:rsidRPr="00154FED">
        <w:t>s</w:t>
      </w:r>
      <w:r w:rsidR="00911DC3" w:rsidRPr="00154FED">
        <w:t xml:space="preserve">. In this </w:t>
      </w:r>
      <w:del w:id="1369" w:author="." w:date="2025-03-03T16:18:00Z" w16du:dateUtc="2025-03-03T08:18:00Z">
        <w:r w:rsidR="00911DC3" w:rsidRPr="00154FED" w:rsidDel="00C56D70">
          <w:delText>situation</w:delText>
        </w:r>
      </w:del>
      <w:ins w:id="1370" w:author="." w:date="2025-03-03T16:19:00Z" w16du:dateUtc="2025-03-03T08:19:00Z">
        <w:r w:rsidR="00C56D70" w:rsidRPr="00154FED">
          <w:t>case</w:t>
        </w:r>
      </w:ins>
      <w:r w:rsidR="00911DC3" w:rsidRPr="00154FED">
        <w:t xml:space="preserve">, </w:t>
      </w:r>
      <w:r w:rsidR="00EA6E9C" w:rsidRPr="00154FED">
        <w:t xml:space="preserve">firm </w:t>
      </w:r>
      <w:r w:rsidR="00911DC3" w:rsidRPr="00154FED">
        <w:t xml:space="preserve">A has already established a considerable market advantage, and even if </w:t>
      </w:r>
      <w:r w:rsidR="00EA6E9C" w:rsidRPr="00154FED">
        <w:t xml:space="preserve">firm </w:t>
      </w:r>
      <w:r w:rsidR="00911DC3" w:rsidRPr="00154FED">
        <w:t xml:space="preserve">B engages in manipulation through </w:t>
      </w:r>
      <w:r w:rsidR="00EF767B" w:rsidRPr="00154FED">
        <w:t xml:space="preserve">fraudulent </w:t>
      </w:r>
      <w:r w:rsidR="00911DC3" w:rsidRPr="00154FED">
        <w:t xml:space="preserve">reviews, it cannot fully close the quality gap between itself and A. Therefore, </w:t>
      </w:r>
      <w:r w:rsidR="00EA6E9C" w:rsidRPr="00154FED">
        <w:t xml:space="preserve">firm </w:t>
      </w:r>
      <w:r w:rsidR="00911DC3" w:rsidRPr="00154FED">
        <w:t>A does not need to resort to manipulation to further enhance its market competitiveness</w:t>
      </w:r>
      <w:del w:id="1371" w:author="." w:date="2025-03-04T19:54:00Z" w16du:dateUtc="2025-03-04T11:54:00Z">
        <w:r w:rsidR="00911DC3" w:rsidRPr="00154FED" w:rsidDel="00C4005F">
          <w:delText>,</w:delText>
        </w:r>
      </w:del>
      <w:r w:rsidR="00911DC3" w:rsidRPr="00154FED">
        <w:t xml:space="preserve"> </w:t>
      </w:r>
      <w:del w:id="1372" w:author="." w:date="2025-03-03T16:18:00Z" w16du:dateUtc="2025-03-03T08:18:00Z">
        <w:r w:rsidR="00911DC3" w:rsidRPr="00154FED" w:rsidDel="00017254">
          <w:delText xml:space="preserve">as </w:delText>
        </w:r>
      </w:del>
      <w:ins w:id="1373" w:author="." w:date="2025-03-03T16:18:00Z" w16du:dateUtc="2025-03-03T08:18:00Z">
        <w:r w:rsidR="00017254" w:rsidRPr="00154FED">
          <w:t xml:space="preserve">because </w:t>
        </w:r>
      </w:ins>
      <w:r w:rsidR="00911DC3" w:rsidRPr="00154FED">
        <w:t>its quality advantage is already sufficient to attract consumers.</w:t>
      </w:r>
      <w:r w:rsidR="001A6070" w:rsidRPr="00154FED">
        <w:t xml:space="preserve"> </w:t>
      </w:r>
      <w:del w:id="1374" w:author="." w:date="2025-03-03T16:19:00Z" w16du:dateUtc="2025-03-03T08:19:00Z">
        <w:r w:rsidR="001A6070" w:rsidRPr="00154FED" w:rsidDel="00C56D70">
          <w:delText>Besides</w:delText>
        </w:r>
      </w:del>
      <w:ins w:id="1375" w:author="." w:date="2025-03-03T16:19:00Z" w16du:dateUtc="2025-03-03T08:19:00Z">
        <w:r w:rsidR="00C56D70" w:rsidRPr="00154FED">
          <w:t>Furthermore</w:t>
        </w:r>
      </w:ins>
      <w:r w:rsidR="001A6070" w:rsidRPr="00154FED">
        <w:t xml:space="preserve">, the same holds when </w:t>
      </w:r>
      <w:r w:rsidR="00865FED" w:rsidRPr="00154FED">
        <w:rPr>
          <w:position w:val="-12"/>
        </w:rPr>
        <w:object w:dxaOrig="279" w:dyaOrig="360" w14:anchorId="5506045F">
          <v:shape id="_x0000_i1327" type="#_x0000_t75" style="width:12pt;height:18pt" o:ole="">
            <v:imagedata r:id="rId564" o:title=""/>
          </v:shape>
          <o:OLEObject Type="Embed" ProgID="Equation.DSMT4" ShapeID="_x0000_i1327" DrawAspect="Content" ObjectID="_1802632962" r:id="rId565"/>
        </w:object>
      </w:r>
      <w:r w:rsidR="001A6070" w:rsidRPr="00154FED">
        <w:t xml:space="preserve"> is small. This may be because when </w:t>
      </w:r>
      <w:r w:rsidR="00865FED" w:rsidRPr="00154FED">
        <w:rPr>
          <w:position w:val="-12"/>
        </w:rPr>
        <w:object w:dxaOrig="279" w:dyaOrig="360" w14:anchorId="3059C023">
          <v:shape id="_x0000_i1328" type="#_x0000_t75" style="width:12pt;height:18pt" o:ole="">
            <v:imagedata r:id="rId564" o:title=""/>
          </v:shape>
          <o:OLEObject Type="Embed" ProgID="Equation.DSMT4" ShapeID="_x0000_i1328" DrawAspect="Content" ObjectID="_1802632963" r:id="rId566"/>
        </w:object>
      </w:r>
      <w:r w:rsidR="001A6070" w:rsidRPr="00154FED">
        <w:t xml:space="preserve"> is low, the competition between firm A and firm B is intense, and firm A cannot secure a large market share. When firm A chooses to manipulate, the increase in profits is </w:t>
      </w:r>
      <w:r w:rsidR="005C450D" w:rsidRPr="00154FED">
        <w:t>small</w:t>
      </w:r>
      <w:r w:rsidR="001A6070" w:rsidRPr="00154FED">
        <w:t xml:space="preserve"> because the platform will significantly weaken its manipulation effort. However, its effort will incur large cost</w:t>
      </w:r>
      <w:r w:rsidR="008F4EA4" w:rsidRPr="00154FED">
        <w:t>s</w:t>
      </w:r>
      <w:r w:rsidR="001A6070" w:rsidRPr="00154FED">
        <w:t xml:space="preserve"> because firm A’s effort is monotonically decreasing </w:t>
      </w:r>
      <w:r w:rsidR="008F4EA4" w:rsidRPr="00154FED">
        <w:t>to</w:t>
      </w:r>
      <w:r w:rsidR="001A6070" w:rsidRPr="00154FED">
        <w:t xml:space="preserve"> </w:t>
      </w:r>
      <w:r w:rsidR="00865FED" w:rsidRPr="00154FED">
        <w:rPr>
          <w:position w:val="-12"/>
        </w:rPr>
        <w:object w:dxaOrig="279" w:dyaOrig="360" w14:anchorId="2998F19E">
          <v:shape id="_x0000_i1329" type="#_x0000_t75" style="width:12pt;height:18pt" o:ole="">
            <v:imagedata r:id="rId564" o:title=""/>
          </v:shape>
          <o:OLEObject Type="Embed" ProgID="Equation.DSMT4" ShapeID="_x0000_i1329" DrawAspect="Content" ObjectID="_1802632964" r:id="rId567"/>
        </w:object>
      </w:r>
      <w:r w:rsidR="001A6070" w:rsidRPr="00154FED">
        <w:rPr>
          <w:rStyle w:val="Emphasis"/>
          <w:i w:val="0"/>
          <w:iCs w:val="0"/>
        </w:rPr>
        <w:t xml:space="preserve"> </w:t>
      </w:r>
      <w:del w:id="1376" w:author="." w:date="2025-03-03T16:19:00Z" w16du:dateUtc="2025-03-03T08:19:00Z">
        <w:r w:rsidR="001A6070" w:rsidRPr="00154FED" w:rsidDel="00C56D70">
          <w:rPr>
            <w:rStyle w:val="Emphasis"/>
            <w:i w:val="0"/>
            <w:iCs w:val="0"/>
          </w:rPr>
          <w:delText xml:space="preserve">according </w:delText>
        </w:r>
      </w:del>
      <w:ins w:id="1377" w:author="." w:date="2025-03-03T16:19:00Z" w16du:dateUtc="2025-03-03T08:19:00Z">
        <w:r w:rsidR="00C56D70" w:rsidRPr="00154FED">
          <w:rPr>
            <w:rStyle w:val="Emphasis"/>
            <w:i w:val="0"/>
            <w:iCs w:val="0"/>
          </w:rPr>
          <w:t xml:space="preserve">in accordance with </w:t>
        </w:r>
      </w:ins>
      <w:del w:id="1378" w:author="." w:date="2025-03-03T16:19:00Z" w16du:dateUtc="2025-03-03T08:19:00Z">
        <w:r w:rsidR="001A6070" w:rsidRPr="00154FED" w:rsidDel="00C56D70">
          <w:rPr>
            <w:rStyle w:val="Emphasis"/>
            <w:i w:val="0"/>
            <w:iCs w:val="0"/>
          </w:rPr>
          <w:delText xml:space="preserve">to </w:delText>
        </w:r>
      </w:del>
      <w:r w:rsidR="001A6070" w:rsidRPr="00154FED">
        <w:rPr>
          <w:rStyle w:val="Emphasis"/>
          <w:i w:val="0"/>
          <w:iCs w:val="0"/>
        </w:rPr>
        <w:t xml:space="preserve">Eq. (47-1). Therefore, </w:t>
      </w:r>
      <w:r w:rsidR="001A6070" w:rsidRPr="00154FED">
        <w:t xml:space="preserve">firm A is more inclined to refrain from manipulation to avoid </w:t>
      </w:r>
      <w:r w:rsidR="008F4EA4" w:rsidRPr="00154FED">
        <w:t>high cost</w:t>
      </w:r>
      <w:r w:rsidR="00EF767B" w:rsidRPr="00154FED">
        <w:t>s</w:t>
      </w:r>
      <w:r w:rsidR="008F4EA4" w:rsidRPr="00154FED">
        <w:t xml:space="preserve"> </w:t>
      </w:r>
      <w:r w:rsidR="001A6070" w:rsidRPr="00154FED">
        <w:t>in this case.</w:t>
      </w:r>
    </w:p>
    <w:p w14:paraId="4E89EBE0" w14:textId="11D44E7F" w:rsidR="00D6393A" w:rsidRPr="00154FED" w:rsidRDefault="001A6070" w:rsidP="008F5698">
      <w:pPr>
        <w:pStyle w:val="-8"/>
        <w:spacing w:line="360" w:lineRule="auto"/>
        <w:rPr>
          <w:ins w:id="1379" w:author="." w:date="2025-03-03T16:22:00Z" w16du:dateUtc="2025-03-03T08:22:00Z"/>
        </w:rPr>
      </w:pPr>
      <w:r w:rsidRPr="00154FED">
        <w:lastRenderedPageBreak/>
        <w:t xml:space="preserve">(2) When the platform filters out a small portion </w:t>
      </w:r>
      <w:r w:rsidR="008F4EA4" w:rsidRPr="00154FED">
        <w:t xml:space="preserve">of </w:t>
      </w:r>
      <w:r w:rsidRPr="00154FED">
        <w:t>fraudulent reviews (i.e.</w:t>
      </w:r>
      <w:ins w:id="1380" w:author="." w:date="2025-03-03T16:19:00Z" w16du:dateUtc="2025-03-03T08:19:00Z">
        <w:r w:rsidR="00C56D70" w:rsidRPr="00154FED">
          <w:t>,</w:t>
        </w:r>
      </w:ins>
      <w:r w:rsidRPr="00154FED">
        <w:t xml:space="preserve"> </w:t>
      </w:r>
      <w:r w:rsidR="00A6313A" w:rsidRPr="00154FED">
        <w:rPr>
          <w:position w:val="-30"/>
        </w:rPr>
        <w:object w:dxaOrig="3739" w:dyaOrig="720" w14:anchorId="76AD72E0">
          <v:shape id="_x0000_i1330" type="#_x0000_t75" style="width:186pt;height:36pt" o:ole="">
            <v:imagedata r:id="rId568" o:title=""/>
          </v:shape>
          <o:OLEObject Type="Embed" ProgID="Equation.DSMT4" ShapeID="_x0000_i1330" DrawAspect="Content" ObjectID="_1802632965" r:id="rId569"/>
        </w:object>
      </w:r>
      <w:r w:rsidRPr="00154FED">
        <w:t>), the unit governance cost is large (i.e.</w:t>
      </w:r>
      <w:ins w:id="1381" w:author="." w:date="2025-03-03T16:19:00Z" w16du:dateUtc="2025-03-03T08:19:00Z">
        <w:r w:rsidR="00C56D70" w:rsidRPr="00154FED">
          <w:t>,</w:t>
        </w:r>
      </w:ins>
      <w:r w:rsidRPr="00154FED">
        <w:t xml:space="preserve"> </w:t>
      </w:r>
      <w:r w:rsidR="00A6313A" w:rsidRPr="00154FED">
        <w:rPr>
          <w:position w:val="-12"/>
        </w:rPr>
        <w:object w:dxaOrig="859" w:dyaOrig="360" w14:anchorId="2D7A3A1E">
          <v:shape id="_x0000_i1331" type="#_x0000_t75" style="width:42pt;height:18pt" o:ole="">
            <v:imagedata r:id="rId570" o:title=""/>
          </v:shape>
          <o:OLEObject Type="Embed" ProgID="Equation.DSMT4" ShapeID="_x0000_i1331" DrawAspect="Content" ObjectID="_1802632966" r:id="rId571"/>
        </w:object>
      </w:r>
      <w:r w:rsidRPr="00154FED">
        <w:t>), and the unit manipulation cost is moderate (i.e.</w:t>
      </w:r>
      <w:ins w:id="1382" w:author="." w:date="2025-03-03T16:19:00Z" w16du:dateUtc="2025-03-03T08:19:00Z">
        <w:r w:rsidR="00C56D70" w:rsidRPr="00154FED">
          <w:t>,</w:t>
        </w:r>
      </w:ins>
      <w:r w:rsidRPr="00154FED">
        <w:t xml:space="preserve"> </w:t>
      </w:r>
      <w:r w:rsidR="00A6313A" w:rsidRPr="00154FED">
        <w:rPr>
          <w:position w:val="-24"/>
        </w:rPr>
        <w:object w:dxaOrig="4920" w:dyaOrig="660" w14:anchorId="24046E2D">
          <v:shape id="_x0000_i1332" type="#_x0000_t75" style="width:246pt;height:36pt" o:ole="">
            <v:imagedata r:id="rId572" o:title=""/>
          </v:shape>
          <o:OLEObject Type="Embed" ProgID="Equation.DSMT4" ShapeID="_x0000_i1332" DrawAspect="Content" ObjectID="_1802632967" r:id="rId573"/>
        </w:object>
      </w:r>
      <w:r w:rsidRPr="00154FED">
        <w:t xml:space="preserve">), firm A will be better off compared to </w:t>
      </w:r>
      <w:ins w:id="1383" w:author="." w:date="2025-03-03T16:19:00Z" w16du:dateUtc="2025-03-03T08:19:00Z">
        <w:r w:rsidR="00C56D70" w:rsidRPr="00154FED">
          <w:t xml:space="preserve">the </w:t>
        </w:r>
      </w:ins>
      <w:r w:rsidRPr="00154FED">
        <w:t xml:space="preserve">manipulation with a moderate </w:t>
      </w:r>
      <w:r w:rsidR="00A6313A" w:rsidRPr="00154FED">
        <w:rPr>
          <w:position w:val="-12"/>
        </w:rPr>
        <w:object w:dxaOrig="279" w:dyaOrig="360" w14:anchorId="71C1A43B">
          <v:shape id="_x0000_i1333" type="#_x0000_t75" style="width:12pt;height:18pt" o:ole="">
            <v:imagedata r:id="rId528" o:title=""/>
          </v:shape>
          <o:OLEObject Type="Embed" ProgID="Equation.DSMT4" ShapeID="_x0000_i1333" DrawAspect="Content" ObjectID="_1802632968" r:id="rId574"/>
        </w:object>
      </w:r>
      <w:r w:rsidRPr="00154FED">
        <w:t xml:space="preserve">. When </w:t>
      </w:r>
      <w:r w:rsidRPr="00154FED">
        <w:rPr>
          <w:rFonts w:ascii="Cambria Math" w:hAnsi="Cambria Math" w:cs="Cambria Math"/>
          <w:position w:val="-6"/>
        </w:rPr>
        <w:object w:dxaOrig="260" w:dyaOrig="220" w14:anchorId="43ACC1E9">
          <v:shape id="_x0000_i1334" type="#_x0000_t75" style="width:12pt;height:12pt" o:ole="">
            <v:imagedata r:id="rId575" o:title=""/>
          </v:shape>
          <o:OLEObject Type="Embed" ProgID="Equation.DSMT4" ShapeID="_x0000_i1334" DrawAspect="Content" ObjectID="_1802632969" r:id="rId576"/>
        </w:object>
      </w:r>
      <w:r w:rsidRPr="00154FED">
        <w:rPr>
          <w:rFonts w:ascii="Cambria Math" w:hAnsi="Cambria Math" w:cs="Cambria Math"/>
        </w:rPr>
        <w:t xml:space="preserve"> </w:t>
      </w:r>
      <w:r w:rsidRPr="00154FED">
        <w:t xml:space="preserve">is large, the governance intensity </w:t>
      </w:r>
      <w:del w:id="1384" w:author="." w:date="2025-03-03T16:20:00Z" w16du:dateUtc="2025-03-03T08:20:00Z">
        <w:r w:rsidRPr="00154FED" w:rsidDel="00C56D70">
          <w:delText xml:space="preserve">is </w:delText>
        </w:r>
      </w:del>
      <w:ins w:id="1385" w:author="." w:date="2025-03-03T16:20:00Z" w16du:dateUtc="2025-03-03T08:20:00Z">
        <w:r w:rsidR="00C56D70" w:rsidRPr="00154FED">
          <w:t xml:space="preserve">becomes </w:t>
        </w:r>
      </w:ins>
      <w:r w:rsidRPr="00154FED">
        <w:t xml:space="preserve">insufficient, and firm A may benefit from </w:t>
      </w:r>
      <w:r w:rsidR="00EF767B" w:rsidRPr="00154FED">
        <w:t xml:space="preserve">fraudulent </w:t>
      </w:r>
      <w:r w:rsidRPr="00154FED">
        <w:t xml:space="preserve">reviews through its manipulation. However, </w:t>
      </w:r>
      <w:del w:id="1386" w:author="." w:date="2025-03-03T16:20:00Z" w16du:dateUtc="2025-03-03T08:20:00Z">
        <w:r w:rsidRPr="00154FED" w:rsidDel="00C56D70">
          <w:delText>there is a case</w:delText>
        </w:r>
      </w:del>
      <w:ins w:id="1387" w:author="." w:date="2025-03-03T16:20:00Z" w16du:dateUtc="2025-03-03T08:20:00Z">
        <w:r w:rsidR="00C56D70" w:rsidRPr="00154FED">
          <w:t xml:space="preserve">in a certain situation, </w:t>
        </w:r>
      </w:ins>
      <w:del w:id="1388" w:author="." w:date="2025-03-03T16:20:00Z" w16du:dateUtc="2025-03-03T08:20:00Z">
        <w:r w:rsidRPr="00154FED" w:rsidDel="00C56D70">
          <w:delText xml:space="preserve"> where </w:delText>
        </w:r>
      </w:del>
      <w:r w:rsidRPr="00154FED">
        <w:t>firm A</w:t>
      </w:r>
      <w:r w:rsidR="0010046F" w:rsidRPr="00154FED">
        <w:t>’</w:t>
      </w:r>
      <w:r w:rsidRPr="00154FED">
        <w:t>s profits without manipulation could surpass those with manipulation. When firm A</w:t>
      </w:r>
      <w:r w:rsidR="0010046F" w:rsidRPr="00154FED">
        <w:t>’</w:t>
      </w:r>
      <w:r w:rsidRPr="00154FED">
        <w:t xml:space="preserve">s unit manipulation cost </w:t>
      </w:r>
      <w:r w:rsidR="00A6313A" w:rsidRPr="00154FED">
        <w:rPr>
          <w:position w:val="-12"/>
        </w:rPr>
        <w:object w:dxaOrig="279" w:dyaOrig="360" w14:anchorId="14821CD4">
          <v:shape id="_x0000_i1335" type="#_x0000_t75" style="width:12pt;height:18pt" o:ole="">
            <v:imagedata r:id="rId344" o:title=""/>
          </v:shape>
          <o:OLEObject Type="Embed" ProgID="Equation.DSMT4" ShapeID="_x0000_i1335" DrawAspect="Content" ObjectID="_1802632970" r:id="rId577"/>
        </w:object>
      </w:r>
      <w:r w:rsidRPr="00154FED">
        <w:t xml:space="preserve"> is high, the direct cost of manipulation increase</w:t>
      </w:r>
      <w:r w:rsidR="00865FED" w:rsidRPr="00154FED">
        <w:t>s</w:t>
      </w:r>
      <w:r w:rsidRPr="00154FED">
        <w:t xml:space="preserve">. Additionally, </w:t>
      </w:r>
      <w:ins w:id="1389" w:author="." w:date="2025-03-03T16:20:00Z" w16du:dateUtc="2025-03-03T08:20:00Z">
        <w:r w:rsidR="00C56D70" w:rsidRPr="00154FED">
          <w:t xml:space="preserve">because </w:t>
        </w:r>
      </w:ins>
      <w:del w:id="1390" w:author="." w:date="2025-03-03T16:20:00Z" w16du:dateUtc="2025-03-03T08:20:00Z">
        <w:r w:rsidRPr="00154FED" w:rsidDel="00C56D70">
          <w:delText xml:space="preserve">since </w:delText>
        </w:r>
      </w:del>
      <w:r w:rsidR="00A6313A" w:rsidRPr="00154FED">
        <w:rPr>
          <w:position w:val="-12"/>
        </w:rPr>
        <w:object w:dxaOrig="300" w:dyaOrig="360" w14:anchorId="7F69D5F7">
          <v:shape id="_x0000_i1336" type="#_x0000_t75" style="width:18pt;height:18pt" o:ole="">
            <v:imagedata r:id="rId331" o:title=""/>
          </v:shape>
          <o:OLEObject Type="Embed" ProgID="Equation.DSMT4" ShapeID="_x0000_i1336" DrawAspect="Content" ObjectID="_1802632971" r:id="rId578"/>
        </w:object>
      </w:r>
      <w:r w:rsidRPr="00154FED">
        <w:rPr>
          <w:rFonts w:ascii="Cambria Math" w:hAnsi="Cambria Math" w:cs="Cambria Math"/>
        </w:rPr>
        <w:t xml:space="preserve"> </w:t>
      </w:r>
      <w:r w:rsidRPr="00154FED">
        <w:t xml:space="preserve">is proportional to </w:t>
      </w:r>
      <w:r w:rsidRPr="00154FED">
        <w:rPr>
          <w:position w:val="-6"/>
        </w:rPr>
        <w:object w:dxaOrig="200" w:dyaOrig="220" w14:anchorId="38819BBC">
          <v:shape id="_x0000_i1337" type="#_x0000_t75" style="width:12pt;height:12pt" o:ole="">
            <v:imagedata r:id="rId107" o:title=""/>
          </v:shape>
          <o:OLEObject Type="Embed" ProgID="Equation.DSMT4" ShapeID="_x0000_i1337" DrawAspect="Content" ObjectID="_1802632972" r:id="rId579"/>
        </w:object>
      </w:r>
      <w:r w:rsidRPr="00154FED">
        <w:t xml:space="preserve"> </w:t>
      </w:r>
      <w:ins w:id="1391" w:author="." w:date="2025-03-03T16:20:00Z" w16du:dateUtc="2025-03-03T08:20:00Z">
        <w:r w:rsidR="00C56D70" w:rsidRPr="00154FED">
          <w:t>in a</w:t>
        </w:r>
      </w:ins>
      <w:del w:id="1392" w:author="." w:date="2025-03-03T16:20:00Z" w16du:dateUtc="2025-03-03T08:20:00Z">
        <w:r w:rsidRPr="00154FED" w:rsidDel="00C56D70">
          <w:delText>a</w:delText>
        </w:r>
      </w:del>
      <w:r w:rsidRPr="00154FED">
        <w:t>ccord</w:t>
      </w:r>
      <w:ins w:id="1393" w:author="." w:date="2025-03-03T16:20:00Z" w16du:dateUtc="2025-03-03T08:20:00Z">
        <w:r w:rsidR="00C56D70" w:rsidRPr="00154FED">
          <w:t>ance w</w:t>
        </w:r>
      </w:ins>
      <w:del w:id="1394" w:author="." w:date="2025-03-03T16:20:00Z" w16du:dateUtc="2025-03-03T08:20:00Z">
        <w:r w:rsidRPr="00154FED" w:rsidDel="00C56D70">
          <w:delText xml:space="preserve">ing to </w:delText>
        </w:r>
      </w:del>
      <w:ins w:id="1395" w:author="." w:date="2025-03-03T16:20:00Z" w16du:dateUtc="2025-03-03T08:20:00Z">
        <w:r w:rsidR="00C56D70" w:rsidRPr="00154FED">
          <w:t xml:space="preserve">ith </w:t>
        </w:r>
      </w:ins>
      <w:r w:rsidRPr="00154FED">
        <w:t xml:space="preserve">Eq. (48), a larger </w:t>
      </w:r>
      <w:r w:rsidR="00A6313A" w:rsidRPr="00154FED">
        <w:rPr>
          <w:position w:val="-12"/>
        </w:rPr>
        <w:object w:dxaOrig="300" w:dyaOrig="360" w14:anchorId="26B7BEAA">
          <v:shape id="_x0000_i1338" type="#_x0000_t75" style="width:18pt;height:18pt" o:ole="">
            <v:imagedata r:id="rId331" o:title=""/>
          </v:shape>
          <o:OLEObject Type="Embed" ProgID="Equation.DSMT4" ShapeID="_x0000_i1338" DrawAspect="Content" ObjectID="_1802632973" r:id="rId580"/>
        </w:object>
      </w:r>
      <w:r w:rsidR="00A6313A" w:rsidRPr="00154FED">
        <w:t xml:space="preserve"> r</w:t>
      </w:r>
      <w:r w:rsidRPr="00154FED">
        <w:t>esults in</w:t>
      </w:r>
      <w:del w:id="1396" w:author="." w:date="2025-03-04T19:54:00Z" w16du:dateUtc="2025-03-04T11:54:00Z">
        <w:r w:rsidRPr="00154FED" w:rsidDel="00C4005F">
          <w:delText xml:space="preserve"> </w:delText>
        </w:r>
        <w:r w:rsidR="00865FED" w:rsidRPr="00154FED" w:rsidDel="00C4005F">
          <w:delText>a</w:delText>
        </w:r>
      </w:del>
      <w:r w:rsidR="00865FED" w:rsidRPr="00154FED">
        <w:t xml:space="preserve"> strict </w:t>
      </w:r>
      <w:r w:rsidRPr="00154FED">
        <w:t xml:space="preserve">governance, </w:t>
      </w:r>
      <w:ins w:id="1397" w:author="." w:date="2025-03-03T16:21:00Z" w16du:dateUtc="2025-03-03T08:21:00Z">
        <w:r w:rsidR="00C56D70" w:rsidRPr="00154FED">
          <w:t>f</w:t>
        </w:r>
      </w:ins>
      <w:del w:id="1398" w:author="." w:date="2025-03-03T16:21:00Z" w16du:dateUtc="2025-03-03T08:21:00Z">
        <w:r w:rsidRPr="00154FED" w:rsidDel="00C56D70">
          <w:delText>which f</w:delText>
        </w:r>
      </w:del>
      <w:r w:rsidRPr="00154FED">
        <w:t xml:space="preserve">urther </w:t>
      </w:r>
      <w:del w:id="1399" w:author="." w:date="2025-03-03T16:21:00Z" w16du:dateUtc="2025-03-03T08:21:00Z">
        <w:r w:rsidRPr="00154FED" w:rsidDel="00C56D70">
          <w:delText xml:space="preserve">raises </w:delText>
        </w:r>
      </w:del>
      <w:ins w:id="1400" w:author="." w:date="2025-03-03T16:21:00Z" w16du:dateUtc="2025-03-03T08:21:00Z">
        <w:r w:rsidR="00C56D70" w:rsidRPr="00154FED">
          <w:t xml:space="preserve">raising </w:t>
        </w:r>
      </w:ins>
      <w:r w:rsidRPr="00154FED">
        <w:t>firm A</w:t>
      </w:r>
      <w:r w:rsidR="0010046F" w:rsidRPr="00154FED">
        <w:t>’</w:t>
      </w:r>
      <w:r w:rsidRPr="00154FED">
        <w:t xml:space="preserve">s manipulation cost. In such a scenario, if firm A chooses to </w:t>
      </w:r>
      <w:ins w:id="1401" w:author="." w:date="2025-03-03T16:21:00Z" w16du:dateUtc="2025-03-03T08:21:00Z">
        <w:r w:rsidR="00C56D70" w:rsidRPr="00154FED">
          <w:t xml:space="preserve">engage in </w:t>
        </w:r>
      </w:ins>
      <w:del w:id="1402" w:author="." w:date="2025-03-03T16:21:00Z" w16du:dateUtc="2025-03-03T08:21:00Z">
        <w:r w:rsidRPr="00154FED" w:rsidDel="00C56D70">
          <w:delText>manipulate</w:delText>
        </w:r>
      </w:del>
      <w:ins w:id="1403" w:author="." w:date="2025-03-03T16:21:00Z" w16du:dateUtc="2025-03-03T08:21:00Z">
        <w:r w:rsidR="00C56D70" w:rsidRPr="00154FED">
          <w:t>manipulation</w:t>
        </w:r>
      </w:ins>
      <w:r w:rsidRPr="00154FED">
        <w:t>, the</w:t>
      </w:r>
      <w:ins w:id="1404" w:author="." w:date="2025-03-03T16:21:00Z" w16du:dateUtc="2025-03-03T08:21:00Z">
        <w:r w:rsidR="00C56D70" w:rsidRPr="00154FED">
          <w:t>n the</w:t>
        </w:r>
      </w:ins>
      <w:r w:rsidRPr="00154FED">
        <w:t xml:space="preserve"> associated costs may outweigh the benefits. Thus, firm A is more likely to maintain its market share without manipulation, </w:t>
      </w:r>
      <w:del w:id="1405" w:author="." w:date="2025-03-03T16:21:00Z" w16du:dateUtc="2025-03-03T08:21:00Z">
        <w:r w:rsidRPr="00154FED" w:rsidDel="00C56D70">
          <w:delText xml:space="preserve">avoiding </w:delText>
        </w:r>
      </w:del>
      <w:ins w:id="1406" w:author="." w:date="2025-03-03T16:21:00Z" w16du:dateUtc="2025-03-03T08:21:00Z">
        <w:r w:rsidR="00C56D70" w:rsidRPr="00154FED">
          <w:t xml:space="preserve">thereby avoiding </w:t>
        </w:r>
      </w:ins>
      <w:r w:rsidRPr="00154FED">
        <w:t>the negative impact of high manipulation costs. In this situation, firm A</w:t>
      </w:r>
      <w:r w:rsidR="0010046F" w:rsidRPr="00154FED">
        <w:t>’</w:t>
      </w:r>
      <w:r w:rsidRPr="00154FED">
        <w:t>s non</w:t>
      </w:r>
      <w:del w:id="1407" w:author="." w:date="2025-03-03T16:21:00Z" w16du:dateUtc="2025-03-03T08:21:00Z">
        <w:r w:rsidRPr="00154FED" w:rsidDel="00C56D70">
          <w:delText>-</w:delText>
        </w:r>
      </w:del>
      <w:r w:rsidRPr="00154FED">
        <w:t>manipulative profit can exceed that of manipulation</w:t>
      </w:r>
      <w:ins w:id="1408" w:author="." w:date="2025-03-03T16:21:00Z" w16du:dateUtc="2025-03-03T08:21:00Z">
        <w:r w:rsidR="00C56D70" w:rsidRPr="00154FED">
          <w:t>,</w:t>
        </w:r>
      </w:ins>
      <w:r w:rsidR="00EF767B" w:rsidRPr="00154FED">
        <w:t xml:space="preserve"> only</w:t>
      </w:r>
      <w:r w:rsidRPr="00154FED">
        <w:t xml:space="preserve"> when the perceived quality difference between firm A and firm B (i.e.</w:t>
      </w:r>
      <w:ins w:id="1409" w:author="." w:date="2025-03-03T16:21:00Z" w16du:dateUtc="2025-03-03T08:21:00Z">
        <w:r w:rsidR="00C56D70" w:rsidRPr="00154FED">
          <w:t>,</w:t>
        </w:r>
      </w:ins>
      <w:r w:rsidRPr="00154FED">
        <w:t xml:space="preserve"> </w:t>
      </w:r>
      <w:r w:rsidR="00A6313A" w:rsidRPr="00154FED">
        <w:rPr>
          <w:position w:val="-12"/>
        </w:rPr>
        <w:object w:dxaOrig="279" w:dyaOrig="360" w14:anchorId="30396DA5">
          <v:shape id="_x0000_i1339" type="#_x0000_t75" style="width:12pt;height:18pt" o:ole="">
            <v:imagedata r:id="rId296" o:title=""/>
          </v:shape>
          <o:OLEObject Type="Embed" ProgID="Equation.DSMT4" ShapeID="_x0000_i1339" DrawAspect="Content" ObjectID="_1802632974" r:id="rId581"/>
        </w:object>
      </w:r>
      <w:r w:rsidRPr="00154FED">
        <w:t xml:space="preserve">) remains moderate. </w:t>
      </w:r>
    </w:p>
    <w:p w14:paraId="31244CF3" w14:textId="338E2866" w:rsidR="00911DC3" w:rsidRPr="00154FED" w:rsidRDefault="001A6070" w:rsidP="008F5698">
      <w:pPr>
        <w:pStyle w:val="-8"/>
        <w:spacing w:line="360" w:lineRule="auto"/>
      </w:pPr>
      <w:r w:rsidRPr="00154FED">
        <w:t>On</w:t>
      </w:r>
      <w:r w:rsidR="00EF767B" w:rsidRPr="00154FED">
        <w:t xml:space="preserve"> the</w:t>
      </w:r>
      <w:r w:rsidRPr="00154FED">
        <w:t xml:space="preserve"> one hand, when </w:t>
      </w:r>
      <w:r w:rsidR="00A6313A" w:rsidRPr="00154FED">
        <w:rPr>
          <w:position w:val="-12"/>
        </w:rPr>
        <w:object w:dxaOrig="279" w:dyaOrig="360" w14:anchorId="03628033">
          <v:shape id="_x0000_i1340" type="#_x0000_t75" style="width:12pt;height:18pt" o:ole="">
            <v:imagedata r:id="rId582" o:title=""/>
          </v:shape>
          <o:OLEObject Type="Embed" ProgID="Equation.DSMT4" ShapeID="_x0000_i1340" DrawAspect="Content" ObjectID="_1802632975" r:id="rId583"/>
        </w:object>
      </w:r>
      <w:r w:rsidRPr="00154FED">
        <w:t xml:space="preserve"> is large, firm A has a </w:t>
      </w:r>
      <w:del w:id="1410" w:author="." w:date="2025-03-03T16:22:00Z" w16du:dateUtc="2025-03-03T08:22:00Z">
        <w:r w:rsidRPr="00154FED" w:rsidDel="00D6393A">
          <w:delText xml:space="preserve">significant </w:delText>
        </w:r>
      </w:del>
      <w:ins w:id="1411" w:author="." w:date="2025-03-03T16:22:00Z" w16du:dateUtc="2025-03-03T08:22:00Z">
        <w:r w:rsidR="00D6393A" w:rsidRPr="00154FED">
          <w:t xml:space="preserve">considerable </w:t>
        </w:r>
      </w:ins>
      <w:r w:rsidRPr="00154FED">
        <w:t xml:space="preserve">quality advantage, and manipulation can further enhance </w:t>
      </w:r>
      <w:r w:rsidR="00EF767B" w:rsidRPr="00154FED">
        <w:t xml:space="preserve">its </w:t>
      </w:r>
      <w:r w:rsidRPr="00154FED">
        <w:t>profit, while non</w:t>
      </w:r>
      <w:del w:id="1412" w:author="." w:date="2025-03-03T16:22:00Z" w16du:dateUtc="2025-03-03T08:22:00Z">
        <w:r w:rsidRPr="00154FED" w:rsidDel="00C97F63">
          <w:delText>-</w:delText>
        </w:r>
      </w:del>
      <w:r w:rsidRPr="00154FED">
        <w:t>manipulation risks market erosion due to firm B</w:t>
      </w:r>
      <w:r w:rsidR="0010046F" w:rsidRPr="00154FED">
        <w:t>’</w:t>
      </w:r>
      <w:r w:rsidRPr="00154FED">
        <w:t xml:space="preserve">s manipulation. On the other hand, when </w:t>
      </w:r>
      <w:r w:rsidR="00A6313A" w:rsidRPr="00154FED">
        <w:rPr>
          <w:position w:val="-12"/>
        </w:rPr>
        <w:object w:dxaOrig="279" w:dyaOrig="360" w14:anchorId="5D9BAB8A">
          <v:shape id="_x0000_i1341" type="#_x0000_t75" style="width:12pt;height:18pt" o:ole="">
            <v:imagedata r:id="rId296" o:title=""/>
          </v:shape>
          <o:OLEObject Type="Embed" ProgID="Equation.DSMT4" ShapeID="_x0000_i1341" DrawAspect="Content" ObjectID="_1802632976" r:id="rId584"/>
        </w:object>
      </w:r>
      <w:r w:rsidRPr="00154FED">
        <w:t xml:space="preserve"> is small, the quality difference between firms A and B</w:t>
      </w:r>
      <w:del w:id="1413" w:author="." w:date="2025-03-03T16:22:00Z" w16du:dateUtc="2025-03-03T08:22:00Z">
        <w:r w:rsidRPr="00154FED" w:rsidDel="00C97F63">
          <w:delText xml:space="preserve"> </w:delText>
        </w:r>
        <w:r w:rsidR="00EF767B" w:rsidRPr="00154FED" w:rsidDel="00C97F63">
          <w:delText>is</w:delText>
        </w:r>
      </w:del>
      <w:r w:rsidR="00EF767B" w:rsidRPr="00154FED">
        <w:t xml:space="preserve"> </w:t>
      </w:r>
      <w:del w:id="1414" w:author="." w:date="2025-03-03T16:22:00Z" w16du:dateUtc="2025-03-03T08:22:00Z">
        <w:r w:rsidRPr="00154FED" w:rsidDel="00C97F63">
          <w:delText>diminish</w:delText>
        </w:r>
        <w:r w:rsidR="00EF767B" w:rsidRPr="00154FED" w:rsidDel="00C97F63">
          <w:delText>ing</w:delText>
        </w:r>
      </w:del>
      <w:ins w:id="1415" w:author="." w:date="2025-03-03T16:22:00Z" w16du:dateUtc="2025-03-03T08:22:00Z">
        <w:r w:rsidR="00C97F63" w:rsidRPr="00154FED">
          <w:t>diminishes</w:t>
        </w:r>
      </w:ins>
      <w:r w:rsidRPr="00154FED">
        <w:t xml:space="preserve">, </w:t>
      </w:r>
      <w:ins w:id="1416" w:author="." w:date="2025-03-03T16:22:00Z" w16du:dateUtc="2025-03-03T08:22:00Z">
        <w:r w:rsidR="00C97F63" w:rsidRPr="00154FED">
          <w:t xml:space="preserve">thus </w:t>
        </w:r>
      </w:ins>
      <w:r w:rsidRPr="00154FED">
        <w:t>leading to intense competition. Especially under firm B</w:t>
      </w:r>
      <w:r w:rsidR="0010046F" w:rsidRPr="00154FED">
        <w:t>’</w:t>
      </w:r>
      <w:r w:rsidRPr="00154FED">
        <w:t xml:space="preserve">s effective manipulation, consumers may perceive a greater quality difference favoring B, </w:t>
      </w:r>
      <w:del w:id="1417" w:author="." w:date="2025-03-03T16:23:00Z" w16du:dateUtc="2025-03-03T08:23:00Z">
        <w:r w:rsidRPr="00154FED" w:rsidDel="00C97F63">
          <w:delText xml:space="preserve">thereby </w:delText>
        </w:r>
      </w:del>
      <w:ins w:id="1418" w:author="." w:date="2025-03-03T16:23:00Z" w16du:dateUtc="2025-03-03T08:23:00Z">
        <w:r w:rsidR="00C97F63" w:rsidRPr="00154FED">
          <w:t xml:space="preserve">thus </w:t>
        </w:r>
      </w:ins>
      <w:r w:rsidRPr="00154FED">
        <w:t>increasing the risks associated with firm A</w:t>
      </w:r>
      <w:r w:rsidR="0010046F" w:rsidRPr="00154FED">
        <w:t>’</w:t>
      </w:r>
      <w:r w:rsidRPr="00154FED">
        <w:t>s decision not to manipulate. Therefore, firm A prefer</w:t>
      </w:r>
      <w:r w:rsidR="00865FED" w:rsidRPr="00154FED">
        <w:t>s</w:t>
      </w:r>
      <w:r w:rsidRPr="00154FED">
        <w:t xml:space="preserve"> to refrain from manipulation in this case with a moderate </w:t>
      </w:r>
      <w:r w:rsidR="00A6313A" w:rsidRPr="00154FED">
        <w:rPr>
          <w:position w:val="-12"/>
        </w:rPr>
        <w:object w:dxaOrig="279" w:dyaOrig="360" w14:anchorId="0BC3B24B">
          <v:shape id="_x0000_i1342" type="#_x0000_t75" style="width:12pt;height:18pt" o:ole="">
            <v:imagedata r:id="rId309" o:title=""/>
          </v:shape>
          <o:OLEObject Type="Embed" ProgID="Equation.DSMT4" ShapeID="_x0000_i1342" DrawAspect="Content" ObjectID="_1802632977" r:id="rId585"/>
        </w:object>
      </w:r>
      <w:r w:rsidRPr="00154FED">
        <w:t>.</w:t>
      </w:r>
    </w:p>
    <w:p w14:paraId="4ADAB477" w14:textId="09EBDA54" w:rsidR="00557B0D" w:rsidRPr="00154FED" w:rsidRDefault="000865BC" w:rsidP="008F5698">
      <w:pPr>
        <w:pStyle w:val="-8"/>
        <w:spacing w:line="360" w:lineRule="auto"/>
      </w:pPr>
      <w:r w:rsidRPr="00154FED">
        <w:t xml:space="preserve">The platform will choose to govern when firm B manipulates alone in </w:t>
      </w:r>
      <w:r w:rsidR="00667E30" w:rsidRPr="00154FED">
        <w:t>one</w:t>
      </w:r>
      <w:r w:rsidRPr="00154FED">
        <w:t xml:space="preserve"> case</w:t>
      </w:r>
      <w:ins w:id="1419" w:author="." w:date="2025-03-03T16:23:00Z" w16du:dateUtc="2025-03-03T08:23:00Z">
        <w:r w:rsidR="00C97F63" w:rsidRPr="00154FED">
          <w:t xml:space="preserve">, </w:t>
        </w:r>
      </w:ins>
      <w:del w:id="1420" w:author="." w:date="2025-03-03T16:23:00Z" w16du:dateUtc="2025-03-03T08:23:00Z">
        <w:r w:rsidRPr="00154FED" w:rsidDel="00C97F63">
          <w:delText xml:space="preserve"> </w:delText>
        </w:r>
      </w:del>
      <w:r w:rsidRPr="00154FED">
        <w:t>as shown in Proposition 8.</w:t>
      </w:r>
      <w:r w:rsidR="00667E30" w:rsidRPr="00154FED">
        <w:t xml:space="preserve"> We find </w:t>
      </w:r>
      <w:ins w:id="1421" w:author="." w:date="2025-03-03T16:23:00Z" w16du:dateUtc="2025-03-03T08:23:00Z">
        <w:r w:rsidR="00C97F63" w:rsidRPr="00154FED">
          <w:t xml:space="preserve">that </w:t>
        </w:r>
      </w:ins>
      <w:r w:rsidR="00667E30" w:rsidRPr="00154FED">
        <w:t>when firm B manipulat</w:t>
      </w:r>
      <w:r w:rsidR="00EF767B" w:rsidRPr="00154FED">
        <w:t>es</w:t>
      </w:r>
      <w:r w:rsidR="00667E30" w:rsidRPr="00154FED">
        <w:t xml:space="preserve"> online reviews alone, the platform will choose to govern with a moderate </w:t>
      </w:r>
      <w:r w:rsidR="00A6313A" w:rsidRPr="00154FED">
        <w:rPr>
          <w:position w:val="-12"/>
        </w:rPr>
        <w:object w:dxaOrig="300" w:dyaOrig="360" w14:anchorId="0EB9B4EA">
          <v:shape id="_x0000_i1343" type="#_x0000_t75" style="width:18pt;height:18pt" o:ole="">
            <v:imagedata r:id="rId361" o:title=""/>
          </v:shape>
          <o:OLEObject Type="Embed" ProgID="Equation.DSMT4" ShapeID="_x0000_i1343" DrawAspect="Content" ObjectID="_1802632978" r:id="rId586"/>
        </w:object>
      </w:r>
      <w:r w:rsidR="00667E30" w:rsidRPr="00154FED">
        <w:t xml:space="preserve">. </w:t>
      </w:r>
      <w:del w:id="1422" w:author="." w:date="2025-03-03T16:23:00Z" w16du:dateUtc="2025-03-03T08:23:00Z">
        <w:r w:rsidR="00667E30" w:rsidRPr="00154FED" w:rsidDel="00C97F63">
          <w:delText>That is</w:delText>
        </w:r>
      </w:del>
      <w:ins w:id="1423" w:author="." w:date="2025-03-03T16:23:00Z" w16du:dateUtc="2025-03-03T08:23:00Z">
        <w:r w:rsidR="00C97F63" w:rsidRPr="00154FED">
          <w:t>This is</w:t>
        </w:r>
      </w:ins>
      <w:r w:rsidR="00667E30" w:rsidRPr="00154FED">
        <w:t xml:space="preserve"> because, compared to the scenario without </w:t>
      </w:r>
      <w:r w:rsidR="00667E30" w:rsidRPr="00154FED">
        <w:rPr>
          <w:rFonts w:hint="eastAsia"/>
        </w:rPr>
        <w:lastRenderedPageBreak/>
        <w:t>govern</w:t>
      </w:r>
      <w:r w:rsidR="00667E30" w:rsidRPr="00154FED">
        <w:t>ance, firm A</w:t>
      </w:r>
      <w:r w:rsidR="0010046F" w:rsidRPr="00154FED">
        <w:t>’</w:t>
      </w:r>
      <w:r w:rsidR="00667E30" w:rsidRPr="00154FED">
        <w:t xml:space="preserve">s demand shifts from </w:t>
      </w:r>
      <w:r w:rsidR="00A6313A" w:rsidRPr="00154FED">
        <w:rPr>
          <w:position w:val="-24"/>
        </w:rPr>
        <w:object w:dxaOrig="2100" w:dyaOrig="620" w14:anchorId="31C77575">
          <v:shape id="_x0000_i1344" type="#_x0000_t75" style="width:108pt;height:30pt" o:ole="">
            <v:imagedata r:id="rId587" o:title=""/>
          </v:shape>
          <o:OLEObject Type="Embed" ProgID="Equation.DSMT4" ShapeID="_x0000_i1344" DrawAspect="Content" ObjectID="_1802632979" r:id="rId588"/>
        </w:object>
      </w:r>
      <w:r w:rsidR="00667E30" w:rsidRPr="00154FED">
        <w:t xml:space="preserve"> to </w:t>
      </w:r>
      <w:r w:rsidR="00A6313A" w:rsidRPr="00154FED">
        <w:rPr>
          <w:position w:val="-24"/>
        </w:rPr>
        <w:object w:dxaOrig="2760" w:dyaOrig="620" w14:anchorId="043ACDA3">
          <v:shape id="_x0000_i1345" type="#_x0000_t75" style="width:138pt;height:30pt" o:ole="">
            <v:imagedata r:id="rId589" o:title=""/>
          </v:shape>
          <o:OLEObject Type="Embed" ProgID="Equation.DSMT4" ShapeID="_x0000_i1345" DrawAspect="Content" ObjectID="_1802632980" r:id="rId590"/>
        </w:object>
      </w:r>
      <w:r w:rsidR="00667E30" w:rsidRPr="00154FED">
        <w:t xml:space="preserve">, increasing by </w:t>
      </w:r>
      <w:r w:rsidR="00A6313A" w:rsidRPr="00154FED">
        <w:rPr>
          <w:position w:val="-24"/>
        </w:rPr>
        <w:object w:dxaOrig="1560" w:dyaOrig="660" w14:anchorId="0C280458">
          <v:shape id="_x0000_i1346" type="#_x0000_t75" style="width:78pt;height:36pt" o:ole="">
            <v:imagedata r:id="rId591" o:title=""/>
          </v:shape>
          <o:OLEObject Type="Embed" ProgID="Equation.DSMT4" ShapeID="_x0000_i1346" DrawAspect="Content" ObjectID="_1802632981" r:id="rId592"/>
        </w:object>
      </w:r>
      <w:ins w:id="1424" w:author="." w:date="2025-03-03T16:23:00Z" w16du:dateUtc="2025-03-03T08:23:00Z">
        <w:r w:rsidR="00CA7D71" w:rsidRPr="00154FED">
          <w:t>,</w:t>
        </w:r>
      </w:ins>
      <w:r w:rsidR="00667E30" w:rsidRPr="00154FED">
        <w:t xml:space="preserve"> while firm B</w:t>
      </w:r>
      <w:r w:rsidR="0010046F" w:rsidRPr="00154FED">
        <w:t>’</w:t>
      </w:r>
      <w:r w:rsidR="00667E30" w:rsidRPr="00154FED">
        <w:t xml:space="preserve">s demand shifts from </w:t>
      </w:r>
      <w:r w:rsidR="00A6313A" w:rsidRPr="00154FED">
        <w:rPr>
          <w:position w:val="-24"/>
        </w:rPr>
        <w:object w:dxaOrig="2100" w:dyaOrig="620" w14:anchorId="7F787A26">
          <v:shape id="_x0000_i1347" type="#_x0000_t75" style="width:108pt;height:30pt" o:ole="">
            <v:imagedata r:id="rId593" o:title=""/>
          </v:shape>
          <o:OLEObject Type="Embed" ProgID="Equation.DSMT4" ShapeID="_x0000_i1347" DrawAspect="Content" ObjectID="_1802632982" r:id="rId594"/>
        </w:object>
      </w:r>
      <w:r w:rsidR="00667E30" w:rsidRPr="00154FED">
        <w:t xml:space="preserve"> to </w:t>
      </w:r>
      <w:r w:rsidR="00A6313A" w:rsidRPr="00154FED">
        <w:rPr>
          <w:position w:val="-24"/>
        </w:rPr>
        <w:object w:dxaOrig="2740" w:dyaOrig="620" w14:anchorId="0D59045F">
          <v:shape id="_x0000_i1348" type="#_x0000_t75" style="width:138pt;height:30pt" o:ole="">
            <v:imagedata r:id="rId595" o:title=""/>
          </v:shape>
          <o:OLEObject Type="Embed" ProgID="Equation.DSMT4" ShapeID="_x0000_i1348" DrawAspect="Content" ObjectID="_1802632983" r:id="rId596"/>
        </w:object>
      </w:r>
      <w:r w:rsidR="00667E30" w:rsidRPr="00154FED">
        <w:t xml:space="preserve">, increasing by </w:t>
      </w:r>
      <w:r w:rsidR="00A6313A" w:rsidRPr="00154FED">
        <w:rPr>
          <w:position w:val="-24"/>
        </w:rPr>
        <w:object w:dxaOrig="1560" w:dyaOrig="660" w14:anchorId="3B24C920">
          <v:shape id="_x0000_i1349" type="#_x0000_t75" style="width:78pt;height:36pt" o:ole="">
            <v:imagedata r:id="rId597" o:title=""/>
          </v:shape>
          <o:OLEObject Type="Embed" ProgID="Equation.DSMT4" ShapeID="_x0000_i1349" DrawAspect="Content" ObjectID="_1802632984" r:id="rId598"/>
        </w:object>
      </w:r>
      <w:r w:rsidR="00667E30" w:rsidRPr="00154FED">
        <w:t>. At this stage, the platform</w:t>
      </w:r>
      <w:r w:rsidR="0010046F" w:rsidRPr="00154FED">
        <w:t>’</w:t>
      </w:r>
      <w:r w:rsidR="00667E30" w:rsidRPr="00154FED">
        <w:t>s profit</w:t>
      </w:r>
      <w:del w:id="1425" w:author="." w:date="2025-03-04T19:54:00Z" w16du:dateUtc="2025-03-04T11:54:00Z">
        <w:r w:rsidR="00667E30" w:rsidRPr="00154FED" w:rsidDel="00C4005F">
          <w:delText xml:space="preserve"> has</w:delText>
        </w:r>
      </w:del>
      <w:r w:rsidR="00667E30" w:rsidRPr="00154FED">
        <w:t xml:space="preserve"> increased by </w:t>
      </w:r>
      <w:r w:rsidR="00A6313A" w:rsidRPr="00154FED">
        <w:t>v</w:t>
      </w:r>
      <w:r w:rsidR="00667E30" w:rsidRPr="00154FED">
        <w:t xml:space="preserve"> compared to no governance. Moreover, since </w:t>
      </w:r>
      <w:r w:rsidR="00667E30" w:rsidRPr="00154FED">
        <w:rPr>
          <w:position w:val="-12"/>
        </w:rPr>
        <w:object w:dxaOrig="320" w:dyaOrig="360" w14:anchorId="13B05C6D">
          <v:shape id="_x0000_i1350" type="#_x0000_t75" style="width:18pt;height:18pt" o:ole="">
            <v:imagedata r:id="rId599" o:title=""/>
          </v:shape>
          <o:OLEObject Type="Embed" ProgID="Equation.DSMT4" ShapeID="_x0000_i1350" DrawAspect="Content" ObjectID="_1802632985" r:id="rId600"/>
        </w:object>
      </w:r>
      <w:r w:rsidR="00667E30" w:rsidRPr="00154FED">
        <w:t xml:space="preserve"> is always greater than </w:t>
      </w:r>
      <w:r w:rsidR="00667E30" w:rsidRPr="00154FED">
        <w:rPr>
          <w:position w:val="-12"/>
        </w:rPr>
        <w:object w:dxaOrig="320" w:dyaOrig="360" w14:anchorId="6FD6767F">
          <v:shape id="_x0000_i1351" type="#_x0000_t75" style="width:18pt;height:18pt" o:ole="">
            <v:imagedata r:id="rId601" o:title=""/>
          </v:shape>
          <o:OLEObject Type="Embed" ProgID="Equation.DSMT4" ShapeID="_x0000_i1351" DrawAspect="Content" ObjectID="_1802632986" r:id="rId602"/>
        </w:object>
      </w:r>
      <w:r w:rsidR="00667E30" w:rsidRPr="00154FED">
        <w:t>, the platform</w:t>
      </w:r>
      <w:r w:rsidR="0010046F" w:rsidRPr="00154FED">
        <w:t>’</w:t>
      </w:r>
      <w:r w:rsidR="00667E30" w:rsidRPr="00154FED">
        <w:t xml:space="preserve">s governance generates additional revenue through a moderate </w:t>
      </w:r>
      <w:r w:rsidR="00A6313A" w:rsidRPr="00154FED">
        <w:rPr>
          <w:position w:val="-12"/>
        </w:rPr>
        <w:object w:dxaOrig="300" w:dyaOrig="360" w14:anchorId="406D461B">
          <v:shape id="_x0000_i1352" type="#_x0000_t75" style="width:18pt;height:18pt" o:ole="">
            <v:imagedata r:id="rId346" o:title=""/>
          </v:shape>
          <o:OLEObject Type="Embed" ProgID="Equation.DSMT4" ShapeID="_x0000_i1352" DrawAspect="Content" ObjectID="_1802632987" r:id="rId603"/>
        </w:object>
      </w:r>
      <w:r w:rsidR="00667E30" w:rsidRPr="00154FED">
        <w:t xml:space="preserve">. This approach not only ensures a sufficiently strong level of governance intensity to attract </w:t>
      </w:r>
      <w:r w:rsidR="00EF767B" w:rsidRPr="00154FED">
        <w:t>consumers</w:t>
      </w:r>
      <w:r w:rsidR="00667E30" w:rsidRPr="00154FED">
        <w:t xml:space="preserve"> but also </w:t>
      </w:r>
      <w:r w:rsidR="005C450D" w:rsidRPr="00154FED">
        <w:t>reduces</w:t>
      </w:r>
      <w:r w:rsidR="00667E30" w:rsidRPr="00154FED">
        <w:t xml:space="preserve"> the costs incurred by the platform </w:t>
      </w:r>
      <w:ins w:id="1426" w:author="." w:date="2025-03-03T16:23:00Z" w16du:dateUtc="2025-03-03T08:23:00Z">
        <w:r w:rsidR="00CA7D71" w:rsidRPr="00154FED">
          <w:t>result</w:t>
        </w:r>
      </w:ins>
      <w:ins w:id="1427" w:author="." w:date="2025-03-03T16:24:00Z" w16du:dateUtc="2025-03-03T08:24:00Z">
        <w:r w:rsidR="00CA7D71" w:rsidRPr="00154FED">
          <w:t xml:space="preserve">ing from </w:t>
        </w:r>
      </w:ins>
      <w:del w:id="1428" w:author="." w:date="2025-03-03T16:23:00Z" w16du:dateUtc="2025-03-03T08:23:00Z">
        <w:r w:rsidR="00667E30" w:rsidRPr="00154FED" w:rsidDel="00CA7D71">
          <w:delText xml:space="preserve">due to </w:delText>
        </w:r>
      </w:del>
      <w:r w:rsidR="00667E30" w:rsidRPr="00154FED">
        <w:t>governance (i.e.</w:t>
      </w:r>
      <w:ins w:id="1429" w:author="." w:date="2025-03-03T16:24:00Z" w16du:dateUtc="2025-03-03T08:24:00Z">
        <w:r w:rsidR="00CA7D71" w:rsidRPr="00154FED">
          <w:t>,</w:t>
        </w:r>
      </w:ins>
      <w:r w:rsidR="00667E30" w:rsidRPr="00154FED">
        <w:t xml:space="preserve"> </w:t>
      </w:r>
      <w:r w:rsidR="00667E30" w:rsidRPr="00154FED">
        <w:rPr>
          <w:position w:val="-12"/>
        </w:rPr>
        <w:object w:dxaOrig="420" w:dyaOrig="360" w14:anchorId="0D5A503A">
          <v:shape id="_x0000_i1353" type="#_x0000_t75" style="width:24pt;height:18pt" o:ole="">
            <v:imagedata r:id="rId604" o:title=""/>
          </v:shape>
          <o:OLEObject Type="Embed" ProgID="Equation.DSMT4" ShapeID="_x0000_i1353" DrawAspect="Content" ObjectID="_1802632988" r:id="rId605"/>
        </w:object>
      </w:r>
      <w:r w:rsidR="00667E30" w:rsidRPr="00154FED">
        <w:t>).</w:t>
      </w:r>
    </w:p>
    <w:p w14:paraId="10AE5251" w14:textId="6A38664F" w:rsidR="0059179E" w:rsidRPr="00154FED" w:rsidRDefault="0059179E" w:rsidP="008F5698">
      <w:pPr>
        <w:pStyle w:val="-2"/>
        <w:spacing w:line="360" w:lineRule="auto"/>
      </w:pPr>
      <w:r w:rsidRPr="00154FED">
        <w:t>The impact of manipulation by both firm</w:t>
      </w:r>
      <w:r w:rsidR="000A3238" w:rsidRPr="00154FED">
        <w:t>s</w:t>
      </w:r>
    </w:p>
    <w:p w14:paraId="137D39F7" w14:textId="7C6549B8" w:rsidR="00D6673B" w:rsidRPr="00154FED" w:rsidRDefault="00CA7D71" w:rsidP="008F5698">
      <w:pPr>
        <w:pStyle w:val="-3"/>
        <w:spacing w:line="360" w:lineRule="auto"/>
      </w:pPr>
      <w:ins w:id="1430" w:author="." w:date="2025-03-03T16:24:00Z" w16du:dateUtc="2025-03-03T08:24:00Z">
        <w:r w:rsidRPr="00154FED">
          <w:t xml:space="preserve"> </w:t>
        </w:r>
      </w:ins>
      <w:r w:rsidR="00D6673B" w:rsidRPr="00154FED">
        <w:t>N</w:t>
      </w:r>
      <w:r w:rsidR="00D6673B" w:rsidRPr="00154FED">
        <w:rPr>
          <w:rFonts w:hint="eastAsia"/>
        </w:rPr>
        <w:t>o</w:t>
      </w:r>
      <w:r w:rsidR="00D6673B" w:rsidRPr="00154FED">
        <w:t xml:space="preserve"> platform governance</w:t>
      </w:r>
    </w:p>
    <w:p w14:paraId="1D1E832C" w14:textId="3E1FD806" w:rsidR="00900B66" w:rsidRPr="00154FED" w:rsidRDefault="00900B66" w:rsidP="008F5698">
      <w:pPr>
        <w:pStyle w:val="-8"/>
        <w:spacing w:line="360" w:lineRule="auto"/>
      </w:pPr>
      <w:r w:rsidRPr="00154FED">
        <w:t xml:space="preserve">When </w:t>
      </w:r>
      <w:r w:rsidR="00444115" w:rsidRPr="00154FED">
        <w:t>both firms choose to</w:t>
      </w:r>
      <w:r w:rsidRPr="00154FED">
        <w:t xml:space="preserve"> </w:t>
      </w:r>
      <w:r w:rsidR="001608E2" w:rsidRPr="00154FED">
        <w:t>manipulate</w:t>
      </w:r>
      <w:ins w:id="1431" w:author="." w:date="2025-03-03T16:24:00Z" w16du:dateUtc="2025-03-03T08:24:00Z">
        <w:r w:rsidR="00CA7D71" w:rsidRPr="00154FED">
          <w:t>,</w:t>
        </w:r>
      </w:ins>
      <w:r w:rsidR="001608E2" w:rsidRPr="00154FED">
        <w:t xml:space="preserve"> and </w:t>
      </w:r>
      <w:r w:rsidR="00EF767B" w:rsidRPr="00154FED">
        <w:t xml:space="preserve">there is </w:t>
      </w:r>
      <w:r w:rsidR="001608E2" w:rsidRPr="00154FED">
        <w:t>no platform governance</w:t>
      </w:r>
      <w:r w:rsidRPr="00154FED">
        <w:t xml:space="preserve">, </w:t>
      </w:r>
      <w:r w:rsidR="0016172D" w:rsidRPr="00154FED">
        <w:t xml:space="preserve">based on </w:t>
      </w:r>
      <w:r w:rsidR="00444115" w:rsidRPr="00154FED">
        <w:t>Eq. (</w:t>
      </w:r>
      <w:r w:rsidR="007324FA" w:rsidRPr="00154FED">
        <w:t>6</w:t>
      </w:r>
      <w:r w:rsidR="00444115" w:rsidRPr="00154FED">
        <w:t>)</w:t>
      </w:r>
      <w:r w:rsidR="0016172D" w:rsidRPr="00154FED">
        <w:t xml:space="preserve">, </w:t>
      </w:r>
      <w:r w:rsidRPr="00154FED">
        <w:t xml:space="preserve">the </w:t>
      </w:r>
      <w:ins w:id="1432" w:author="." w:date="2025-03-03T16:24:00Z" w16du:dateUtc="2025-03-03T08:24:00Z">
        <w:r w:rsidR="00CA7D71" w:rsidRPr="00154FED">
          <w:t xml:space="preserve">respective </w:t>
        </w:r>
      </w:ins>
      <w:r w:rsidRPr="00154FED">
        <w:t xml:space="preserve">demand </w:t>
      </w:r>
      <w:r w:rsidR="00301057" w:rsidRPr="00154FED">
        <w:t xml:space="preserve">functions </w:t>
      </w:r>
      <w:r w:rsidRPr="00154FED">
        <w:t xml:space="preserve">of firm A and firm B </w:t>
      </w:r>
      <w:r w:rsidR="00301057" w:rsidRPr="00154FED">
        <w:t>are</w:t>
      </w:r>
      <w:ins w:id="1433" w:author="." w:date="2025-03-03T16:24:00Z" w16du:dateUtc="2025-03-03T08:24:00Z">
        <w:r w:rsidR="00CA7D71" w:rsidRPr="00154FED">
          <w:t xml:space="preserve"> as follows</w:t>
        </w:r>
      </w:ins>
      <w:r w:rsidRPr="00154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995C7D" w:rsidRPr="00154FED" w14:paraId="5016C719" w14:textId="77777777" w:rsidTr="00FC2442">
        <w:tc>
          <w:tcPr>
            <w:tcW w:w="6658" w:type="dxa"/>
            <w:vAlign w:val="center"/>
          </w:tcPr>
          <w:p w14:paraId="670A7318" w14:textId="514A2699" w:rsidR="00995C7D" w:rsidRPr="00154FED" w:rsidRDefault="00A6313A" w:rsidP="008F5698">
            <w:pPr>
              <w:pStyle w:val="-8"/>
              <w:spacing w:line="360" w:lineRule="auto"/>
              <w:ind w:firstLineChars="0" w:firstLine="0"/>
              <w:jc w:val="center"/>
            </w:pPr>
            <w:r w:rsidRPr="00154FED">
              <w:rPr>
                <w:position w:val="-24"/>
              </w:rPr>
              <w:object w:dxaOrig="4099" w:dyaOrig="620" w14:anchorId="4E4E6BF7">
                <v:shape id="_x0000_i1354" type="#_x0000_t75" style="width:204pt;height:30pt" o:ole="">
                  <v:imagedata r:id="rId606" o:title=""/>
                </v:shape>
                <o:OLEObject Type="Embed" ProgID="Equation.DSMT4" ShapeID="_x0000_i1354" DrawAspect="Content" ObjectID="_1802632989" r:id="rId607"/>
              </w:object>
            </w:r>
            <w:ins w:id="1434" w:author="." w:date="2025-03-03T16:24:00Z" w16du:dateUtc="2025-03-03T08:24:00Z">
              <w:r w:rsidR="00CA7D71" w:rsidRPr="00154FED">
                <w:t>,</w:t>
              </w:r>
            </w:ins>
          </w:p>
        </w:tc>
        <w:tc>
          <w:tcPr>
            <w:tcW w:w="1638" w:type="dxa"/>
            <w:vMerge w:val="restart"/>
            <w:vAlign w:val="center"/>
          </w:tcPr>
          <w:p w14:paraId="16EE53EF" w14:textId="343B4902" w:rsidR="00995C7D" w:rsidRPr="00154FED" w:rsidRDefault="00767C02" w:rsidP="008F5698">
            <w:pPr>
              <w:pStyle w:val="-8"/>
              <w:spacing w:line="360" w:lineRule="auto"/>
              <w:jc w:val="center"/>
            </w:pPr>
            <w:r w:rsidRPr="00154FED">
              <w:t>(3</w:t>
            </w:r>
            <w:r w:rsidR="005D4A47" w:rsidRPr="00154FED">
              <w:t>9</w:t>
            </w:r>
            <w:r w:rsidRPr="00154FED">
              <w:t>)</w:t>
            </w:r>
            <w:del w:id="1435" w:author="." w:date="2025-03-03T16:24:00Z" w16du:dateUtc="2025-03-03T08:24:00Z">
              <w:r w:rsidR="00995C7D" w:rsidRPr="00154FED" w:rsidDel="00CA7D71">
                <w:delText>.</w:delText>
              </w:r>
            </w:del>
          </w:p>
        </w:tc>
      </w:tr>
      <w:tr w:rsidR="00995C7D" w:rsidRPr="00154FED" w14:paraId="3081F755" w14:textId="77777777" w:rsidTr="00FC2442">
        <w:tc>
          <w:tcPr>
            <w:tcW w:w="6658" w:type="dxa"/>
            <w:vAlign w:val="center"/>
          </w:tcPr>
          <w:p w14:paraId="14E0EAAB" w14:textId="6C9797B2" w:rsidR="00995C7D" w:rsidRPr="00154FED" w:rsidRDefault="00A6313A" w:rsidP="008F5698">
            <w:pPr>
              <w:pStyle w:val="-8"/>
              <w:spacing w:line="360" w:lineRule="auto"/>
              <w:ind w:firstLineChars="0" w:firstLine="0"/>
              <w:jc w:val="center"/>
            </w:pPr>
            <w:r w:rsidRPr="00154FED">
              <w:rPr>
                <w:position w:val="-24"/>
              </w:rPr>
              <w:object w:dxaOrig="4080" w:dyaOrig="620" w14:anchorId="2A2E89E1">
                <v:shape id="_x0000_i1355" type="#_x0000_t75" style="width:204pt;height:30pt" o:ole="">
                  <v:imagedata r:id="rId608" o:title=""/>
                </v:shape>
                <o:OLEObject Type="Embed" ProgID="Equation.DSMT4" ShapeID="_x0000_i1355" DrawAspect="Content" ObjectID="_1802632990" r:id="rId609"/>
              </w:object>
            </w:r>
            <w:ins w:id="1436" w:author="." w:date="2025-03-03T16:24:00Z" w16du:dateUtc="2025-03-03T08:24:00Z">
              <w:r w:rsidR="00CA7D71" w:rsidRPr="00154FED">
                <w:t>.</w:t>
              </w:r>
            </w:ins>
          </w:p>
        </w:tc>
        <w:tc>
          <w:tcPr>
            <w:tcW w:w="1638" w:type="dxa"/>
            <w:vMerge/>
            <w:vAlign w:val="center"/>
          </w:tcPr>
          <w:p w14:paraId="13975AC5" w14:textId="77777777" w:rsidR="00995C7D" w:rsidRPr="00154FED" w:rsidRDefault="00995C7D" w:rsidP="008F5698">
            <w:pPr>
              <w:pStyle w:val="-8"/>
              <w:spacing w:line="360" w:lineRule="auto"/>
              <w:jc w:val="center"/>
            </w:pPr>
          </w:p>
        </w:tc>
      </w:tr>
    </w:tbl>
    <w:p w14:paraId="518ABD60" w14:textId="61756A0C" w:rsidR="00900B66" w:rsidRPr="00154FED" w:rsidRDefault="00900B66" w:rsidP="008F5698">
      <w:pPr>
        <w:pStyle w:val="-8"/>
        <w:spacing w:line="360" w:lineRule="auto"/>
      </w:pPr>
      <w:r w:rsidRPr="00154FED">
        <w:t xml:space="preserve">The </w:t>
      </w:r>
      <w:ins w:id="1437" w:author="." w:date="2025-03-03T16:24:00Z" w16du:dateUtc="2025-03-03T08:24:00Z">
        <w:r w:rsidR="00CA7D71" w:rsidRPr="00154FED">
          <w:t>corres</w:t>
        </w:r>
      </w:ins>
      <w:ins w:id="1438" w:author="." w:date="2025-03-03T16:28:00Z" w16du:dateUtc="2025-03-03T08:28:00Z">
        <w:r w:rsidR="00E7446B" w:rsidRPr="00154FED">
          <w:t>p</w:t>
        </w:r>
      </w:ins>
      <w:ins w:id="1439" w:author="." w:date="2025-03-03T16:24:00Z" w16du:dateUtc="2025-03-03T08:24:00Z">
        <w:r w:rsidR="00CA7D71" w:rsidRPr="00154FED">
          <w:t xml:space="preserve">onding </w:t>
        </w:r>
      </w:ins>
      <w:r w:rsidR="006C0AA6" w:rsidRPr="00154FED">
        <w:t xml:space="preserve">profit </w:t>
      </w:r>
      <w:r w:rsidRPr="00154FED">
        <w:t>function</w:t>
      </w:r>
      <w:r w:rsidR="00995C7D" w:rsidRPr="00154FED">
        <w:t>s</w:t>
      </w:r>
      <w:r w:rsidRPr="00154FED">
        <w:t xml:space="preserve"> of firm A, firm B</w:t>
      </w:r>
      <w:r w:rsidR="00A44AF5" w:rsidRPr="00154FED">
        <w:t>,</w:t>
      </w:r>
      <w:r w:rsidRPr="00154FED">
        <w:t xml:space="preserve"> and the platform </w:t>
      </w:r>
      <w:r w:rsidR="00301057" w:rsidRPr="00154FED">
        <w:t>are</w:t>
      </w:r>
      <w:ins w:id="1440" w:author="." w:date="2025-03-03T16:24:00Z" w16du:dateUtc="2025-03-03T08:24:00Z">
        <w:r w:rsidR="00CA7D71" w:rsidRPr="00154FED">
          <w:t xml:space="preserve"> as follows</w:t>
        </w:r>
      </w:ins>
      <w:r w:rsidRPr="00154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667"/>
      </w:tblGrid>
      <w:tr w:rsidR="00EF7F89" w:rsidRPr="00154FED" w14:paraId="62DC578C" w14:textId="77777777" w:rsidTr="00FC2442">
        <w:tc>
          <w:tcPr>
            <w:tcW w:w="6629" w:type="dxa"/>
            <w:vAlign w:val="center"/>
          </w:tcPr>
          <w:p w14:paraId="173557B4" w14:textId="02173709" w:rsidR="00EF7F89" w:rsidRPr="00154FED" w:rsidRDefault="004F6F75" w:rsidP="008F5698">
            <w:pPr>
              <w:pStyle w:val="-8"/>
              <w:spacing w:line="360" w:lineRule="auto"/>
              <w:jc w:val="center"/>
            </w:pPr>
            <w:r w:rsidRPr="00154FED">
              <w:rPr>
                <w:position w:val="-12"/>
              </w:rPr>
              <w:object w:dxaOrig="2280" w:dyaOrig="380" w14:anchorId="7075FED8">
                <v:shape id="_x0000_i1356" type="#_x0000_t75" style="width:114pt;height:18pt" o:ole="">
                  <v:imagedata r:id="rId610" o:title=""/>
                </v:shape>
                <o:OLEObject Type="Embed" ProgID="Equation.DSMT4" ShapeID="_x0000_i1356" DrawAspect="Content" ObjectID="_1802632991" r:id="rId611"/>
              </w:object>
            </w:r>
            <w:ins w:id="1441" w:author="." w:date="2025-03-03T16:24:00Z" w16du:dateUtc="2025-03-03T08:24:00Z">
              <w:r w:rsidR="00CA7D71" w:rsidRPr="00154FED">
                <w:t>,</w:t>
              </w:r>
            </w:ins>
          </w:p>
        </w:tc>
        <w:tc>
          <w:tcPr>
            <w:tcW w:w="1667" w:type="dxa"/>
            <w:vAlign w:val="center"/>
          </w:tcPr>
          <w:p w14:paraId="74726011" w14:textId="6A8D877E" w:rsidR="00EF7F89" w:rsidRPr="00154FED" w:rsidRDefault="007324FA" w:rsidP="008F5698">
            <w:pPr>
              <w:pStyle w:val="-8"/>
              <w:spacing w:line="360" w:lineRule="auto"/>
              <w:jc w:val="center"/>
            </w:pPr>
            <w:r w:rsidRPr="00154FED">
              <w:t>(</w:t>
            </w:r>
            <w:r w:rsidR="005D4A47" w:rsidRPr="00154FED">
              <w:t>40</w:t>
            </w:r>
            <w:r w:rsidRPr="00154FED">
              <w:t>-1)</w:t>
            </w:r>
            <w:del w:id="1442" w:author="." w:date="2025-03-03T16:24:00Z" w16du:dateUtc="2025-03-03T08:24:00Z">
              <w:r w:rsidR="00627B51" w:rsidRPr="00154FED" w:rsidDel="00CA7D71">
                <w:delText>.</w:delText>
              </w:r>
            </w:del>
          </w:p>
        </w:tc>
      </w:tr>
      <w:tr w:rsidR="00EF7F89" w:rsidRPr="00154FED" w14:paraId="32817304" w14:textId="77777777" w:rsidTr="00FC2442">
        <w:tc>
          <w:tcPr>
            <w:tcW w:w="6629" w:type="dxa"/>
            <w:vAlign w:val="center"/>
          </w:tcPr>
          <w:p w14:paraId="3A177AF0" w14:textId="228AC019" w:rsidR="00EF7F89" w:rsidRPr="00154FED" w:rsidRDefault="004F6F75" w:rsidP="008F5698">
            <w:pPr>
              <w:pStyle w:val="-8"/>
              <w:spacing w:line="360" w:lineRule="auto"/>
              <w:jc w:val="center"/>
            </w:pPr>
            <w:r w:rsidRPr="00154FED">
              <w:rPr>
                <w:position w:val="-12"/>
              </w:rPr>
              <w:object w:dxaOrig="2280" w:dyaOrig="380" w14:anchorId="36C9344E">
                <v:shape id="_x0000_i1357" type="#_x0000_t75" style="width:114pt;height:18pt" o:ole="">
                  <v:imagedata r:id="rId612" o:title=""/>
                </v:shape>
                <o:OLEObject Type="Embed" ProgID="Equation.DSMT4" ShapeID="_x0000_i1357" DrawAspect="Content" ObjectID="_1802632992" r:id="rId613"/>
              </w:object>
            </w:r>
            <w:ins w:id="1443" w:author="." w:date="2025-03-03T16:24:00Z" w16du:dateUtc="2025-03-03T08:24:00Z">
              <w:r w:rsidR="00CA7D71" w:rsidRPr="00154FED">
                <w:t>,</w:t>
              </w:r>
            </w:ins>
          </w:p>
        </w:tc>
        <w:tc>
          <w:tcPr>
            <w:tcW w:w="1667" w:type="dxa"/>
            <w:vAlign w:val="center"/>
          </w:tcPr>
          <w:p w14:paraId="31D4244D" w14:textId="48073C65" w:rsidR="00EF7F89" w:rsidRPr="00154FED" w:rsidRDefault="007324FA" w:rsidP="008F5698">
            <w:pPr>
              <w:pStyle w:val="-8"/>
              <w:spacing w:line="360" w:lineRule="auto"/>
              <w:jc w:val="center"/>
            </w:pPr>
            <w:r w:rsidRPr="00154FED">
              <w:t>(</w:t>
            </w:r>
            <w:r w:rsidR="005D4A47" w:rsidRPr="00154FED">
              <w:t>40</w:t>
            </w:r>
            <w:r w:rsidRPr="00154FED">
              <w:t>-2)</w:t>
            </w:r>
            <w:del w:id="1444" w:author="." w:date="2025-03-03T16:24:00Z" w16du:dateUtc="2025-03-03T08:24:00Z">
              <w:r w:rsidRPr="00154FED" w:rsidDel="00CA7D71">
                <w:delText>.</w:delText>
              </w:r>
            </w:del>
          </w:p>
        </w:tc>
      </w:tr>
      <w:tr w:rsidR="00EF7F89" w:rsidRPr="00154FED" w14:paraId="25AB05B0" w14:textId="77777777" w:rsidTr="00FC2442">
        <w:tc>
          <w:tcPr>
            <w:tcW w:w="6629" w:type="dxa"/>
            <w:vAlign w:val="center"/>
          </w:tcPr>
          <w:p w14:paraId="2B264083" w14:textId="52E2129D" w:rsidR="00EF7F89" w:rsidRPr="00154FED" w:rsidRDefault="004F6F75" w:rsidP="008F5698">
            <w:pPr>
              <w:pStyle w:val="-8"/>
              <w:spacing w:line="360" w:lineRule="auto"/>
              <w:jc w:val="center"/>
            </w:pPr>
            <w:r w:rsidRPr="00154FED">
              <w:rPr>
                <w:position w:val="-14"/>
              </w:rPr>
              <w:object w:dxaOrig="3760" w:dyaOrig="400" w14:anchorId="3B1E3540">
                <v:shape id="_x0000_i1358" type="#_x0000_t75" style="width:186pt;height:18pt" o:ole="">
                  <v:imagedata r:id="rId614" o:title=""/>
                </v:shape>
                <o:OLEObject Type="Embed" ProgID="Equation.DSMT4" ShapeID="_x0000_i1358" DrawAspect="Content" ObjectID="_1802632993" r:id="rId615"/>
              </w:object>
            </w:r>
            <w:ins w:id="1445" w:author="." w:date="2025-03-03T16:24:00Z" w16du:dateUtc="2025-03-03T08:24:00Z">
              <w:r w:rsidR="00CA7D71" w:rsidRPr="00154FED">
                <w:t>.</w:t>
              </w:r>
            </w:ins>
          </w:p>
        </w:tc>
        <w:tc>
          <w:tcPr>
            <w:tcW w:w="1667" w:type="dxa"/>
            <w:vAlign w:val="center"/>
          </w:tcPr>
          <w:p w14:paraId="7585B62E" w14:textId="6CCB53E9" w:rsidR="00EF7F89" w:rsidRPr="00154FED" w:rsidRDefault="007324FA" w:rsidP="008F5698">
            <w:pPr>
              <w:pStyle w:val="-8"/>
              <w:spacing w:line="360" w:lineRule="auto"/>
              <w:jc w:val="center"/>
            </w:pPr>
            <w:r w:rsidRPr="00154FED">
              <w:t>(</w:t>
            </w:r>
            <w:r w:rsidR="005D4A47" w:rsidRPr="00154FED">
              <w:t>40</w:t>
            </w:r>
            <w:r w:rsidRPr="00154FED">
              <w:t>-3)</w:t>
            </w:r>
            <w:del w:id="1446" w:author="." w:date="2025-03-03T16:24:00Z" w16du:dateUtc="2025-03-03T08:24:00Z">
              <w:r w:rsidRPr="00154FED" w:rsidDel="00CA7D71">
                <w:delText>.</w:delText>
              </w:r>
            </w:del>
          </w:p>
        </w:tc>
      </w:tr>
    </w:tbl>
    <w:p w14:paraId="16283058" w14:textId="6C97AE99" w:rsidR="00900B66" w:rsidRDefault="0016172D" w:rsidP="008F5698">
      <w:pPr>
        <w:pStyle w:val="-8"/>
        <w:spacing w:line="360" w:lineRule="auto"/>
        <w:rPr>
          <w:ins w:id="1447" w:author="." w:date="2025-03-04T19:55:00Z" w16du:dateUtc="2025-03-04T11:55:00Z"/>
        </w:rPr>
      </w:pPr>
      <w:del w:id="1448" w:author="." w:date="2025-03-03T16:28:00Z" w16du:dateUtc="2025-03-03T08:28:00Z">
        <w:r w:rsidRPr="00154FED" w:rsidDel="00E7446B">
          <w:delText xml:space="preserve">Firms </w:delText>
        </w:r>
      </w:del>
      <w:ins w:id="1449" w:author="." w:date="2025-03-03T16:28:00Z" w16du:dateUtc="2025-03-03T08:28:00Z">
        <w:r w:rsidR="00E7446B" w:rsidRPr="00154FED">
          <w:t xml:space="preserve">Both firms </w:t>
        </w:r>
      </w:ins>
      <w:r w:rsidRPr="00154FED">
        <w:t>are dedicated to maximizing their profits by choosing</w:t>
      </w:r>
      <w:del w:id="1450" w:author="." w:date="2025-03-04T19:55:00Z" w16du:dateUtc="2025-03-04T11:55:00Z">
        <w:r w:rsidRPr="00154FED" w:rsidDel="00C4005F">
          <w:delText xml:space="preserve"> the</w:delText>
        </w:r>
      </w:del>
      <w:r w:rsidRPr="00154FED">
        <w:t xml:space="preserve"> optimal prices. </w:t>
      </w:r>
      <w:r w:rsidR="00C57667" w:rsidRPr="00154FED">
        <w:t>Based on the first-order conditions of Eq</w:t>
      </w:r>
      <w:r w:rsidR="00627B51" w:rsidRPr="00154FED">
        <w:t>s</w:t>
      </w:r>
      <w:r w:rsidR="00C57667" w:rsidRPr="00154FED">
        <w:t>. (</w:t>
      </w:r>
      <w:r w:rsidR="005D4A47" w:rsidRPr="00154FED">
        <w:t>40</w:t>
      </w:r>
      <w:r w:rsidR="00627B51" w:rsidRPr="00154FED">
        <w:t>-1</w:t>
      </w:r>
      <w:r w:rsidR="00C57667" w:rsidRPr="00154FED">
        <w:t>)</w:t>
      </w:r>
      <w:r w:rsidR="00627B51" w:rsidRPr="00154FED">
        <w:t xml:space="preserve"> and (</w:t>
      </w:r>
      <w:r w:rsidR="005D4A47" w:rsidRPr="00154FED">
        <w:t>40</w:t>
      </w:r>
      <w:r w:rsidR="00627B51" w:rsidRPr="00154FED">
        <w:t>-2)</w:t>
      </w:r>
      <w:r w:rsidR="00C57667" w:rsidRPr="00154FED">
        <w:t>, t</w:t>
      </w:r>
      <w:r w:rsidR="00DE3755" w:rsidRPr="00154FED">
        <w:t>he equilibrium manipulation effort</w:t>
      </w:r>
      <w:r w:rsidR="00EF7F89" w:rsidRPr="00154FED">
        <w:t>s</w:t>
      </w:r>
      <w:r w:rsidR="00DE3755" w:rsidRPr="00154FED">
        <w:t xml:space="preserve"> and the equilibrium price</w:t>
      </w:r>
      <w:r w:rsidR="00EF7F89" w:rsidRPr="00154FED">
        <w:t>s</w:t>
      </w:r>
      <w:r w:rsidR="00DE3755" w:rsidRPr="00154FED">
        <w:t xml:space="preserve"> for each firm are </w:t>
      </w:r>
      <w:ins w:id="1451" w:author="." w:date="2025-03-03T16:25:00Z" w16du:dateUtc="2025-03-03T08:25:00Z">
        <w:r w:rsidR="00CA7D71" w:rsidRPr="00154FED">
          <w:t xml:space="preserve">thus </w:t>
        </w:r>
      </w:ins>
      <w:r w:rsidR="00DE3755" w:rsidRPr="00154FED">
        <w:t>obtained</w:t>
      </w:r>
      <w:r w:rsidR="00900B66" w:rsidRPr="00154FED">
        <w:t xml:space="preserve">. </w:t>
      </w:r>
    </w:p>
    <w:p w14:paraId="6E0F3C9B" w14:textId="77777777" w:rsidR="00C4005F" w:rsidRDefault="00C4005F" w:rsidP="008F5698">
      <w:pPr>
        <w:pStyle w:val="-8"/>
        <w:spacing w:line="360" w:lineRule="auto"/>
        <w:rPr>
          <w:ins w:id="1452" w:author="." w:date="2025-03-04T19:55:00Z" w16du:dateUtc="2025-03-04T11:55:00Z"/>
        </w:rPr>
      </w:pPr>
    </w:p>
    <w:p w14:paraId="2FE5570F" w14:textId="77777777" w:rsidR="00C4005F" w:rsidRDefault="00C4005F" w:rsidP="008F5698">
      <w:pPr>
        <w:pStyle w:val="-8"/>
        <w:spacing w:line="360" w:lineRule="auto"/>
        <w:rPr>
          <w:ins w:id="1453" w:author="." w:date="2025-03-04T19:55:00Z" w16du:dateUtc="2025-03-04T11:55:00Z"/>
        </w:rPr>
      </w:pPr>
    </w:p>
    <w:p w14:paraId="2BFC94D9" w14:textId="77777777" w:rsidR="00C4005F" w:rsidRPr="00154FED" w:rsidRDefault="00C4005F" w:rsidP="008F5698">
      <w:pPr>
        <w:pStyle w:val="-8"/>
        <w:spacing w:line="360" w:lineRule="auto"/>
      </w:pPr>
    </w:p>
    <w:p w14:paraId="4A91AEDB" w14:textId="0DCFE0F5" w:rsidR="00B0012C" w:rsidRPr="00154FED" w:rsidRDefault="00B0012C" w:rsidP="008F5698">
      <w:pPr>
        <w:pStyle w:val="a1"/>
        <w:spacing w:line="360" w:lineRule="auto"/>
      </w:pPr>
      <w:r w:rsidRPr="00154FED">
        <w:rPr>
          <w:rFonts w:hint="eastAsia"/>
        </w:rPr>
        <w:lastRenderedPageBreak/>
        <w:t>L</w:t>
      </w:r>
      <w:r w:rsidRPr="00154FED">
        <w:t xml:space="preserve">emma </w:t>
      </w:r>
      <w:r w:rsidR="00F15D08" w:rsidRPr="00154FED">
        <w:t>7</w:t>
      </w:r>
    </w:p>
    <w:p w14:paraId="67CDA68C" w14:textId="4DCF8651" w:rsidR="00B0012C" w:rsidRPr="00154FED" w:rsidRDefault="00B0012C" w:rsidP="008F5698">
      <w:pPr>
        <w:pStyle w:val="-8"/>
        <w:spacing w:line="360" w:lineRule="auto"/>
      </w:pPr>
      <w:r w:rsidRPr="00154FED">
        <w:t>When both firms manipulate online reviews, the equilibrium prices, manipulation effort</w:t>
      </w:r>
      <w:ins w:id="1454" w:author="." w:date="2025-03-03T16:25:00Z" w16du:dateUtc="2025-03-03T08:25:00Z">
        <w:r w:rsidR="003E1790" w:rsidRPr="00154FED">
          <w:t xml:space="preserve">, </w:t>
        </w:r>
      </w:ins>
      <w:del w:id="1455" w:author="." w:date="2025-03-03T16:25:00Z" w16du:dateUtc="2025-03-03T08:25:00Z">
        <w:r w:rsidRPr="00154FED" w:rsidDel="003E1790">
          <w:delText xml:space="preserve"> </w:delText>
        </w:r>
      </w:del>
      <w:r w:rsidRPr="00154FED">
        <w:t xml:space="preserve">and profits </w:t>
      </w:r>
      <w:del w:id="1456" w:author="." w:date="2025-03-03T16:29:00Z" w16du:dateUtc="2025-03-03T08:29:00Z">
        <w:r w:rsidRPr="00154FED" w:rsidDel="007E1EEA">
          <w:delText xml:space="preserve">are as follows </w:delText>
        </w:r>
      </w:del>
      <w:r w:rsidR="006E09EA" w:rsidRPr="00154FED">
        <w:t>under the conditions of</w:t>
      </w:r>
      <w:r w:rsidRPr="00154FED">
        <w:t xml:space="preserve"> </w:t>
      </w:r>
      <w:r w:rsidR="00A6313A" w:rsidRPr="00154FED">
        <w:rPr>
          <w:position w:val="-12"/>
        </w:rPr>
        <w:object w:dxaOrig="1180" w:dyaOrig="360" w14:anchorId="04EFFDB6">
          <v:shape id="_x0000_i1359" type="#_x0000_t75" style="width:60pt;height:18pt" o:ole="">
            <v:imagedata r:id="rId616" o:title=""/>
          </v:shape>
          <o:OLEObject Type="Embed" ProgID="Equation.DSMT4" ShapeID="_x0000_i1359" DrawAspect="Content" ObjectID="_1802632994" r:id="rId617"/>
        </w:object>
      </w:r>
      <w:r w:rsidR="00767C02" w:rsidRPr="00154FED">
        <w:t xml:space="preserve"> and </w:t>
      </w:r>
      <w:r w:rsidR="00A6313A" w:rsidRPr="00154FED">
        <w:rPr>
          <w:position w:val="-30"/>
        </w:rPr>
        <w:object w:dxaOrig="1600" w:dyaOrig="680" w14:anchorId="75A9E734">
          <v:shape id="_x0000_i1360" type="#_x0000_t75" style="width:78pt;height:36pt" o:ole="">
            <v:imagedata r:id="rId618" o:title=""/>
          </v:shape>
          <o:OLEObject Type="Embed" ProgID="Equation.DSMT4" ShapeID="_x0000_i1360" DrawAspect="Content" ObjectID="_1802632995" r:id="rId619"/>
        </w:object>
      </w:r>
      <w:ins w:id="1457" w:author="." w:date="2025-03-03T16:29:00Z" w16du:dateUtc="2025-03-03T08:29:00Z">
        <w:r w:rsidR="007E1EEA" w:rsidRPr="00154FED">
          <w:t xml:space="preserve"> are as follows</w:t>
        </w:r>
      </w:ins>
      <w:r w:rsidRPr="00154FED">
        <w:t>:</w:t>
      </w:r>
    </w:p>
    <w:p w14:paraId="2DC4B31D" w14:textId="34073EE4" w:rsidR="00900B66" w:rsidRPr="00154FED" w:rsidRDefault="004075B2" w:rsidP="008F5698">
      <w:pPr>
        <w:pStyle w:val="-8"/>
        <w:spacing w:line="360" w:lineRule="auto"/>
      </w:pPr>
      <w:r w:rsidRPr="00154FED">
        <w:t xml:space="preserve">(a) </w:t>
      </w:r>
      <w:r w:rsidR="00900B66" w:rsidRPr="00154FED">
        <w:t>Prices: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EF7F89" w:rsidRPr="00154FED" w14:paraId="054A79EE" w14:textId="77777777" w:rsidTr="00FC2442">
        <w:tc>
          <w:tcPr>
            <w:tcW w:w="6658" w:type="dxa"/>
            <w:vAlign w:val="center"/>
          </w:tcPr>
          <w:p w14:paraId="3B5E1462" w14:textId="0D2517C0" w:rsidR="00EF7F89" w:rsidRPr="00154FED" w:rsidRDefault="00767C02" w:rsidP="008F5698">
            <w:pPr>
              <w:pStyle w:val="-8"/>
              <w:spacing w:line="360" w:lineRule="auto"/>
              <w:jc w:val="center"/>
            </w:pPr>
            <w:r w:rsidRPr="00154FED">
              <w:object w:dxaOrig="2920" w:dyaOrig="1560" w14:anchorId="15FBDFC6">
                <v:shape id="_x0000_i1361" type="#_x0000_t75" style="width:150pt;height:78pt" o:ole="">
                  <v:imagedata r:id="rId620" o:title=""/>
                </v:shape>
                <o:OLEObject Type="Embed" ProgID="Equation.DSMT4" ShapeID="_x0000_i1361" DrawAspect="Content" ObjectID="_1802632996" r:id="rId621"/>
              </w:object>
            </w:r>
            <w:ins w:id="1458" w:author="." w:date="2025-03-03T16:25:00Z" w16du:dateUtc="2025-03-03T08:25:00Z">
              <w:r w:rsidR="003E1790" w:rsidRPr="00154FED">
                <w:t>.</w:t>
              </w:r>
            </w:ins>
          </w:p>
        </w:tc>
        <w:tc>
          <w:tcPr>
            <w:tcW w:w="1638" w:type="dxa"/>
            <w:vAlign w:val="center"/>
          </w:tcPr>
          <w:p w14:paraId="2340BAC9" w14:textId="12BB4806" w:rsidR="00EF7F89" w:rsidRPr="00154FED" w:rsidRDefault="00767C02" w:rsidP="008F5698">
            <w:pPr>
              <w:pStyle w:val="MTDisplayEquation"/>
              <w:spacing w:line="360" w:lineRule="auto"/>
              <w:jc w:val="center"/>
            </w:pPr>
            <w:r w:rsidRPr="00154FED">
              <w:rPr>
                <w:rFonts w:ascii="Times New Roman" w:hAnsi="Times New Roman" w:cs="Times New Roman"/>
              </w:rPr>
              <w:t>(4</w:t>
            </w:r>
            <w:r w:rsidR="005D4A47" w:rsidRPr="00154FED">
              <w:rPr>
                <w:rFonts w:ascii="Times New Roman" w:hAnsi="Times New Roman" w:cs="Times New Roman"/>
              </w:rPr>
              <w:t>1</w:t>
            </w:r>
            <w:r w:rsidRPr="00154FED">
              <w:rPr>
                <w:rFonts w:ascii="Times New Roman" w:hAnsi="Times New Roman" w:cs="Times New Roman"/>
              </w:rPr>
              <w:t>)</w:t>
            </w:r>
            <w:del w:id="1459" w:author="." w:date="2025-03-03T16:25:00Z" w16du:dateUtc="2025-03-03T08:25:00Z">
              <w:r w:rsidR="00EF7F89" w:rsidRPr="00154FED" w:rsidDel="003E1790">
                <w:rPr>
                  <w:rFonts w:ascii="Times New Roman" w:hAnsi="Times New Roman" w:cs="Times New Roman"/>
                </w:rPr>
                <w:delText>.</w:delText>
              </w:r>
            </w:del>
          </w:p>
        </w:tc>
      </w:tr>
    </w:tbl>
    <w:p w14:paraId="6E18327A" w14:textId="56891060" w:rsidR="00900B66" w:rsidRPr="00154FED" w:rsidRDefault="00900B66" w:rsidP="008F5698">
      <w:pPr>
        <w:pStyle w:val="-8"/>
        <w:spacing w:line="360" w:lineRule="auto"/>
      </w:pPr>
      <w:r w:rsidRPr="00154FED">
        <w:rPr>
          <w:rFonts w:hint="eastAsia"/>
        </w:rPr>
        <w:t>(</w:t>
      </w:r>
      <w:r w:rsidRPr="00154FED">
        <w:t>b) Manipulation efforts: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EF7F89" w:rsidRPr="00154FED" w14:paraId="2D67D0C5" w14:textId="77777777" w:rsidTr="00FC2442">
        <w:tc>
          <w:tcPr>
            <w:tcW w:w="6658" w:type="dxa"/>
            <w:vAlign w:val="center"/>
          </w:tcPr>
          <w:p w14:paraId="53903F20" w14:textId="47DFE6F4" w:rsidR="00EF7F89" w:rsidRPr="00154FED" w:rsidRDefault="00767C02" w:rsidP="008F5698">
            <w:pPr>
              <w:pStyle w:val="-8"/>
              <w:spacing w:line="360" w:lineRule="auto"/>
              <w:jc w:val="center"/>
            </w:pPr>
            <w:r w:rsidRPr="00154FED">
              <w:object w:dxaOrig="2720" w:dyaOrig="1600" w14:anchorId="2B744FB0">
                <v:shape id="_x0000_i1362" type="#_x0000_t75" style="width:138pt;height:78pt" o:ole="">
                  <v:imagedata r:id="rId622" o:title=""/>
                </v:shape>
                <o:OLEObject Type="Embed" ProgID="Equation.DSMT4" ShapeID="_x0000_i1362" DrawAspect="Content" ObjectID="_1802632997" r:id="rId623"/>
              </w:object>
            </w:r>
            <w:ins w:id="1460" w:author="." w:date="2025-03-03T16:25:00Z" w16du:dateUtc="2025-03-03T08:25:00Z">
              <w:r w:rsidR="003E1790" w:rsidRPr="00154FED">
                <w:t>.</w:t>
              </w:r>
            </w:ins>
          </w:p>
        </w:tc>
        <w:tc>
          <w:tcPr>
            <w:tcW w:w="1638" w:type="dxa"/>
            <w:vAlign w:val="center"/>
          </w:tcPr>
          <w:p w14:paraId="5FD299EC" w14:textId="275EA06B" w:rsidR="00EF7F89" w:rsidRPr="00154FED" w:rsidRDefault="00767C02" w:rsidP="008F5698">
            <w:pPr>
              <w:pStyle w:val="-8"/>
              <w:spacing w:line="360" w:lineRule="auto"/>
              <w:jc w:val="center"/>
            </w:pPr>
            <w:r w:rsidRPr="00154FED">
              <w:t>(4</w:t>
            </w:r>
            <w:r w:rsidR="005D4A47" w:rsidRPr="00154FED">
              <w:t>2</w:t>
            </w:r>
            <w:r w:rsidRPr="00154FED">
              <w:t>)</w:t>
            </w:r>
            <w:del w:id="1461" w:author="." w:date="2025-03-03T16:25:00Z" w16du:dateUtc="2025-03-03T08:25:00Z">
              <w:r w:rsidR="00EF7F89" w:rsidRPr="00154FED" w:rsidDel="003E1790">
                <w:delText>.</w:delText>
              </w:r>
            </w:del>
          </w:p>
        </w:tc>
      </w:tr>
    </w:tbl>
    <w:p w14:paraId="36876B75" w14:textId="28B13E1D" w:rsidR="00900B66" w:rsidRPr="00154FED" w:rsidRDefault="00900B66" w:rsidP="008F5698">
      <w:pPr>
        <w:pStyle w:val="-8"/>
        <w:spacing w:line="360" w:lineRule="auto"/>
      </w:pPr>
      <w:r w:rsidRPr="00154FED">
        <w:rPr>
          <w:rFonts w:hint="eastAsia"/>
        </w:rPr>
        <w:t>(</w:t>
      </w:r>
      <w:r w:rsidRPr="00154FED">
        <w:t>c) Profits:</w:t>
      </w:r>
    </w:p>
    <w:tbl>
      <w:tblPr>
        <w:tblStyle w:val="TableGrid"/>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83"/>
        <w:gridCol w:w="1213"/>
      </w:tblGrid>
      <w:tr w:rsidR="00815CB7" w:rsidRPr="00154FED" w14:paraId="227D2714" w14:textId="77777777" w:rsidTr="00FC2442">
        <w:trPr>
          <w:trHeight w:val="1131"/>
        </w:trPr>
        <w:tc>
          <w:tcPr>
            <w:tcW w:w="7083" w:type="dxa"/>
            <w:vAlign w:val="center"/>
          </w:tcPr>
          <w:bookmarkStart w:id="1462" w:name="_Hlk175077112"/>
          <w:p w14:paraId="6959E0B6" w14:textId="37F7C347" w:rsidR="00815CB7" w:rsidRPr="00154FED" w:rsidRDefault="0018670D" w:rsidP="008F5698">
            <w:pPr>
              <w:pStyle w:val="-8"/>
              <w:spacing w:line="360" w:lineRule="auto"/>
              <w:jc w:val="center"/>
            </w:pPr>
            <w:r w:rsidRPr="00154FED">
              <w:object w:dxaOrig="3980" w:dyaOrig="859" w14:anchorId="543BE12C">
                <v:shape id="_x0000_i1363" type="#_x0000_t75" style="width:198pt;height:42pt" o:ole="">
                  <v:imagedata r:id="rId624" o:title=""/>
                </v:shape>
                <o:OLEObject Type="Embed" ProgID="Equation.DSMT4" ShapeID="_x0000_i1363" DrawAspect="Content" ObjectID="_1802632998" r:id="rId625"/>
              </w:object>
            </w:r>
            <w:bookmarkEnd w:id="1462"/>
            <w:ins w:id="1463" w:author="." w:date="2025-03-03T16:25:00Z" w16du:dateUtc="2025-03-03T08:25:00Z">
              <w:r w:rsidR="003E1790" w:rsidRPr="00154FED">
                <w:t>,</w:t>
              </w:r>
            </w:ins>
          </w:p>
        </w:tc>
        <w:tc>
          <w:tcPr>
            <w:tcW w:w="1213" w:type="dxa"/>
            <w:vAlign w:val="center"/>
          </w:tcPr>
          <w:p w14:paraId="380E9529" w14:textId="5FB85EAA" w:rsidR="00815CB7" w:rsidRPr="00154FED" w:rsidRDefault="007324FA" w:rsidP="008F5698">
            <w:pPr>
              <w:pStyle w:val="-8"/>
              <w:spacing w:line="360" w:lineRule="auto"/>
              <w:jc w:val="center"/>
            </w:pPr>
            <w:r w:rsidRPr="00154FED">
              <w:t>(4</w:t>
            </w:r>
            <w:r w:rsidR="005D4A47" w:rsidRPr="00154FED">
              <w:t>3</w:t>
            </w:r>
            <w:r w:rsidRPr="00154FED">
              <w:t>-1)</w:t>
            </w:r>
            <w:del w:id="1464" w:author="." w:date="2025-03-03T16:25:00Z" w16du:dateUtc="2025-03-03T08:25:00Z">
              <w:r w:rsidR="000D780A" w:rsidRPr="00154FED" w:rsidDel="003E1790">
                <w:delText>.</w:delText>
              </w:r>
            </w:del>
          </w:p>
        </w:tc>
      </w:tr>
      <w:bookmarkStart w:id="1465" w:name="_Hlk175077119"/>
      <w:tr w:rsidR="00815CB7" w:rsidRPr="00154FED" w14:paraId="7E946E24" w14:textId="77777777" w:rsidTr="00FC2442">
        <w:trPr>
          <w:trHeight w:val="1283"/>
        </w:trPr>
        <w:tc>
          <w:tcPr>
            <w:tcW w:w="7083" w:type="dxa"/>
            <w:vAlign w:val="center"/>
          </w:tcPr>
          <w:p w14:paraId="3650F44C" w14:textId="35D54946" w:rsidR="00815CB7" w:rsidRPr="00154FED" w:rsidRDefault="0018670D" w:rsidP="008F5698">
            <w:pPr>
              <w:pStyle w:val="-8"/>
              <w:spacing w:line="360" w:lineRule="auto"/>
              <w:jc w:val="center"/>
            </w:pPr>
            <w:r w:rsidRPr="00154FED">
              <w:object w:dxaOrig="3980" w:dyaOrig="859" w14:anchorId="312626B4">
                <v:shape id="_x0000_i1364" type="#_x0000_t75" style="width:198pt;height:42pt" o:ole="">
                  <v:imagedata r:id="rId626" o:title=""/>
                </v:shape>
                <o:OLEObject Type="Embed" ProgID="Equation.DSMT4" ShapeID="_x0000_i1364" DrawAspect="Content" ObjectID="_1802632999" r:id="rId627"/>
              </w:object>
            </w:r>
            <w:bookmarkEnd w:id="1465"/>
            <w:ins w:id="1466" w:author="." w:date="2025-03-03T16:25:00Z" w16du:dateUtc="2025-03-03T08:25:00Z">
              <w:r w:rsidR="003E1790" w:rsidRPr="00154FED">
                <w:t>,</w:t>
              </w:r>
            </w:ins>
          </w:p>
        </w:tc>
        <w:tc>
          <w:tcPr>
            <w:tcW w:w="1213" w:type="dxa"/>
            <w:vAlign w:val="center"/>
          </w:tcPr>
          <w:p w14:paraId="5AB8CCC4" w14:textId="1110A2AB" w:rsidR="00815CB7" w:rsidRPr="00154FED" w:rsidRDefault="007324FA" w:rsidP="008F5698">
            <w:pPr>
              <w:pStyle w:val="-8"/>
              <w:spacing w:line="360" w:lineRule="auto"/>
              <w:jc w:val="center"/>
            </w:pPr>
            <w:r w:rsidRPr="00154FED">
              <w:t>(4</w:t>
            </w:r>
            <w:r w:rsidR="005D4A47" w:rsidRPr="00154FED">
              <w:t>3</w:t>
            </w:r>
            <w:r w:rsidRPr="00154FED">
              <w:t>-2)</w:t>
            </w:r>
            <w:del w:id="1467" w:author="." w:date="2025-03-03T16:25:00Z" w16du:dateUtc="2025-03-03T08:25:00Z">
              <w:r w:rsidRPr="00154FED" w:rsidDel="003E1790">
                <w:delText>.</w:delText>
              </w:r>
            </w:del>
          </w:p>
        </w:tc>
      </w:tr>
      <w:bookmarkStart w:id="1468" w:name="_Hlk175077125"/>
      <w:tr w:rsidR="00815CB7" w:rsidRPr="00154FED" w14:paraId="1E74509D" w14:textId="77777777" w:rsidTr="00FC2442">
        <w:trPr>
          <w:trHeight w:val="1134"/>
        </w:trPr>
        <w:tc>
          <w:tcPr>
            <w:tcW w:w="7083" w:type="dxa"/>
            <w:vAlign w:val="center"/>
          </w:tcPr>
          <w:p w14:paraId="1F524D59" w14:textId="6BE21BAE" w:rsidR="00815CB7" w:rsidRPr="00154FED" w:rsidRDefault="0018670D" w:rsidP="008F5698">
            <w:pPr>
              <w:pStyle w:val="-8"/>
              <w:spacing w:line="360" w:lineRule="auto"/>
              <w:jc w:val="center"/>
            </w:pPr>
            <w:r w:rsidRPr="00154FED">
              <w:object w:dxaOrig="4680" w:dyaOrig="880" w14:anchorId="1690D322">
                <v:shape id="_x0000_i1365" type="#_x0000_t75" style="width:234pt;height:42pt" o:ole="">
                  <v:imagedata r:id="rId628" o:title=""/>
                </v:shape>
                <o:OLEObject Type="Embed" ProgID="Equation.DSMT4" ShapeID="_x0000_i1365" DrawAspect="Content" ObjectID="_1802633000" r:id="rId629"/>
              </w:object>
            </w:r>
            <w:bookmarkEnd w:id="1468"/>
            <w:ins w:id="1469" w:author="." w:date="2025-03-03T16:25:00Z" w16du:dateUtc="2025-03-03T08:25:00Z">
              <w:r w:rsidR="003E1790" w:rsidRPr="00154FED">
                <w:t>.</w:t>
              </w:r>
            </w:ins>
          </w:p>
        </w:tc>
        <w:tc>
          <w:tcPr>
            <w:tcW w:w="1213" w:type="dxa"/>
            <w:vAlign w:val="center"/>
          </w:tcPr>
          <w:p w14:paraId="336E02F5" w14:textId="3638BF2A" w:rsidR="00815CB7" w:rsidRPr="00154FED" w:rsidRDefault="007324FA" w:rsidP="008F5698">
            <w:pPr>
              <w:pStyle w:val="-8"/>
              <w:spacing w:line="360" w:lineRule="auto"/>
              <w:jc w:val="center"/>
            </w:pPr>
            <w:r w:rsidRPr="00154FED">
              <w:t>(4</w:t>
            </w:r>
            <w:r w:rsidR="005D4A47" w:rsidRPr="00154FED">
              <w:t>3</w:t>
            </w:r>
            <w:r w:rsidRPr="00154FED">
              <w:t>-3)</w:t>
            </w:r>
            <w:del w:id="1470" w:author="." w:date="2025-03-03T16:25:00Z" w16du:dateUtc="2025-03-03T08:25:00Z">
              <w:r w:rsidRPr="00154FED" w:rsidDel="003E1790">
                <w:delText>.</w:delText>
              </w:r>
            </w:del>
          </w:p>
        </w:tc>
      </w:tr>
    </w:tbl>
    <w:p w14:paraId="0FF5C28F" w14:textId="5A7562C8" w:rsidR="006E09EA" w:rsidRPr="00154FED" w:rsidRDefault="006E09EA" w:rsidP="008F5698">
      <w:pPr>
        <w:pStyle w:val="-8"/>
        <w:spacing w:line="360" w:lineRule="auto"/>
      </w:pPr>
      <w:r w:rsidRPr="00154FED">
        <w:t>Now</w:t>
      </w:r>
      <w:r w:rsidRPr="00154FED">
        <w:rPr>
          <w:rFonts w:hint="eastAsia"/>
        </w:rPr>
        <w:t>,</w:t>
      </w:r>
      <w:r w:rsidRPr="00154FED">
        <w:t xml:space="preserve"> this paper analyzes the manipulation decisions of both firms if both firms manipulate online reviews</w:t>
      </w:r>
      <w:r w:rsidR="005D4A47" w:rsidRPr="00154FED">
        <w:t xml:space="preserve"> </w:t>
      </w:r>
      <w:r w:rsidR="005D4A47" w:rsidRPr="00154FED">
        <w:rPr>
          <w:rFonts w:hint="eastAsia"/>
        </w:rPr>
        <w:t>with</w:t>
      </w:r>
      <w:r w:rsidR="005D4A47" w:rsidRPr="00154FED">
        <w:t>out governance</w:t>
      </w:r>
      <w:r w:rsidRPr="00154FED">
        <w:t>.</w:t>
      </w:r>
      <w:r w:rsidRPr="00154FED">
        <w:rPr>
          <w:rFonts w:hint="eastAsia"/>
        </w:rPr>
        <w:t xml:space="preserve"> </w:t>
      </w:r>
      <w:r w:rsidRPr="00154FED">
        <w:t xml:space="preserve">The outcomes are summarized in </w:t>
      </w:r>
      <w:r w:rsidR="00B5123F" w:rsidRPr="00154FED">
        <w:t>P</w:t>
      </w:r>
      <w:r w:rsidRPr="00154FED">
        <w:t xml:space="preserve">roposition 9. </w:t>
      </w:r>
    </w:p>
    <w:p w14:paraId="623599DA" w14:textId="1090B41B" w:rsidR="006E09EA" w:rsidRPr="00154FED" w:rsidRDefault="006E09EA" w:rsidP="008F5698">
      <w:pPr>
        <w:pStyle w:val="a1"/>
        <w:spacing w:line="360" w:lineRule="auto"/>
      </w:pPr>
      <w:r w:rsidRPr="00154FED">
        <w:t xml:space="preserve">Proposition </w:t>
      </w:r>
      <w:r w:rsidR="001F1D7E" w:rsidRPr="00154FED">
        <w:t>9</w:t>
      </w:r>
    </w:p>
    <w:p w14:paraId="3D5C18FC" w14:textId="500C7108" w:rsidR="006E09EA" w:rsidRPr="00154FED" w:rsidRDefault="006E09EA" w:rsidP="008F5698">
      <w:pPr>
        <w:pStyle w:val="-8"/>
        <w:spacing w:line="360" w:lineRule="auto"/>
      </w:pPr>
      <w:r w:rsidRPr="00154FED">
        <w:t xml:space="preserve">Under the </w:t>
      </w:r>
      <w:ins w:id="1471" w:author="." w:date="2025-03-03T16:25:00Z" w16du:dateUtc="2025-03-03T08:25:00Z">
        <w:r w:rsidR="004C5F3C" w:rsidRPr="00154FED">
          <w:t xml:space="preserve">scenario of </w:t>
        </w:r>
      </w:ins>
      <w:r w:rsidRPr="00154FED">
        <w:t xml:space="preserve">manipulation by both firms and platform governance, both firms will choose to manipulate </w:t>
      </w:r>
      <w:r w:rsidR="00F158E0" w:rsidRPr="00154FED">
        <w:t>(i.e.</w:t>
      </w:r>
      <w:ins w:id="1472" w:author="." w:date="2025-03-03T16:25:00Z" w16du:dateUtc="2025-03-03T08:25:00Z">
        <w:r w:rsidR="004C5F3C" w:rsidRPr="00154FED">
          <w:t>,</w:t>
        </w:r>
      </w:ins>
      <w:r w:rsidR="00F158E0" w:rsidRPr="00154FED">
        <w:t xml:space="preserve"> </w:t>
      </w:r>
      <w:r w:rsidR="00A6313A" w:rsidRPr="00154FED">
        <w:rPr>
          <w:position w:val="-12"/>
        </w:rPr>
        <w:object w:dxaOrig="1180" w:dyaOrig="360" w14:anchorId="50CCDE7E">
          <v:shape id="_x0000_i1366" type="#_x0000_t75" style="width:60pt;height:18pt" o:ole="">
            <v:imagedata r:id="rId630" o:title=""/>
          </v:shape>
          <o:OLEObject Type="Embed" ProgID="Equation.DSMT4" ShapeID="_x0000_i1366" DrawAspect="Content" ObjectID="_1802633001" r:id="rId631"/>
        </w:object>
      </w:r>
      <w:r w:rsidR="00F158E0" w:rsidRPr="00154FED">
        <w:t xml:space="preserve"> and </w:t>
      </w:r>
      <w:r w:rsidR="00A6313A" w:rsidRPr="00154FED">
        <w:rPr>
          <w:position w:val="-12"/>
        </w:rPr>
        <w:object w:dxaOrig="1200" w:dyaOrig="360" w14:anchorId="0CE09523">
          <v:shape id="_x0000_i1367" type="#_x0000_t75" style="width:60pt;height:18pt" o:ole="">
            <v:imagedata r:id="rId632" o:title=""/>
          </v:shape>
          <o:OLEObject Type="Embed" ProgID="Equation.DSMT4" ShapeID="_x0000_i1367" DrawAspect="Content" ObjectID="_1802633002" r:id="rId633"/>
        </w:object>
      </w:r>
      <w:ins w:id="1473" w:author="." w:date="2025-03-03T16:25:00Z" w16du:dateUtc="2025-03-03T08:25:00Z">
        <w:r w:rsidR="004C5F3C" w:rsidRPr="00154FED">
          <w:t xml:space="preserve">, </w:t>
        </w:r>
        <w:commentRangeStart w:id="1474"/>
        <w:r w:rsidR="004C5F3C" w:rsidRPr="00154FED">
          <w:t>respectively</w:t>
        </w:r>
      </w:ins>
      <w:commentRangeEnd w:id="1474"/>
      <w:ins w:id="1475" w:author="." w:date="2025-03-03T16:26:00Z" w16du:dateUtc="2025-03-03T08:26:00Z">
        <w:r w:rsidR="00F9174C" w:rsidRPr="00154FED">
          <w:rPr>
            <w:rStyle w:val="CommentReference"/>
            <w:rFonts w:asciiTheme="minorHAnsi" w:eastAsiaTheme="minorEastAsia" w:hAnsiTheme="minorHAnsi"/>
          </w:rPr>
          <w:commentReference w:id="1474"/>
        </w:r>
      </w:ins>
      <w:r w:rsidR="00F158E0" w:rsidRPr="00154FED">
        <w:t xml:space="preserve">) </w:t>
      </w:r>
      <w:r w:rsidRPr="00154FED">
        <w:t xml:space="preserve">when </w:t>
      </w:r>
      <w:r w:rsidR="00A6313A" w:rsidRPr="00154FED">
        <w:rPr>
          <w:position w:val="-12"/>
        </w:rPr>
        <w:object w:dxaOrig="1180" w:dyaOrig="360" w14:anchorId="74B8535E">
          <v:shape id="_x0000_i1368" type="#_x0000_t75" style="width:60pt;height:18pt" o:ole="">
            <v:imagedata r:id="rId634" o:title=""/>
          </v:shape>
          <o:OLEObject Type="Embed" ProgID="Equation.DSMT4" ShapeID="_x0000_i1368" DrawAspect="Content" ObjectID="_1802633003" r:id="rId635"/>
        </w:object>
      </w:r>
      <w:r w:rsidR="0018670D" w:rsidRPr="00154FED">
        <w:t xml:space="preserve"> and </w:t>
      </w:r>
      <w:r w:rsidR="00CF5112" w:rsidRPr="00154FED">
        <w:rPr>
          <w:position w:val="-30"/>
        </w:rPr>
        <w:object w:dxaOrig="1600" w:dyaOrig="680" w14:anchorId="50BEF8E4">
          <v:shape id="_x0000_i1369" type="#_x0000_t75" style="width:78pt;height:30pt" o:ole="">
            <v:imagedata r:id="rId636" o:title=""/>
          </v:shape>
          <o:OLEObject Type="Embed" ProgID="Equation.DSMT4" ShapeID="_x0000_i1369" DrawAspect="Content" ObjectID="_1802633004" r:id="rId637"/>
        </w:object>
      </w:r>
      <w:r w:rsidRPr="00154FED">
        <w:t>.</w:t>
      </w:r>
    </w:p>
    <w:p w14:paraId="0DB05136" w14:textId="3736EA21" w:rsidR="004F247A" w:rsidRPr="00154FED" w:rsidRDefault="005D4A47" w:rsidP="008F5698">
      <w:pPr>
        <w:pStyle w:val="-8"/>
        <w:spacing w:line="360" w:lineRule="auto"/>
      </w:pPr>
      <w:r w:rsidRPr="00154FED">
        <w:lastRenderedPageBreak/>
        <w:t xml:space="preserve">As analyzed in Propositions 1 and 5, once </w:t>
      </w:r>
      <w:del w:id="1476" w:author="." w:date="2025-03-03T16:26:00Z" w16du:dateUtc="2025-03-03T08:26:00Z">
        <w:r w:rsidRPr="00154FED" w:rsidDel="0031146D">
          <w:delText xml:space="preserve">one </w:delText>
        </w:r>
      </w:del>
      <w:ins w:id="1477" w:author="." w:date="2025-03-03T16:26:00Z" w16du:dateUtc="2025-03-03T08:26:00Z">
        <w:r w:rsidR="0031146D" w:rsidRPr="00154FED">
          <w:t xml:space="preserve">a </w:t>
        </w:r>
      </w:ins>
      <w:r w:rsidRPr="00154FED">
        <w:t xml:space="preserve">firm </w:t>
      </w:r>
      <w:ins w:id="1478" w:author="." w:date="2025-03-03T16:26:00Z" w16du:dateUtc="2025-03-03T08:26:00Z">
        <w:r w:rsidR="0031146D" w:rsidRPr="00154FED">
          <w:t xml:space="preserve">decides to </w:t>
        </w:r>
      </w:ins>
      <w:r w:rsidRPr="00154FED">
        <w:t>engage</w:t>
      </w:r>
      <w:del w:id="1479" w:author="." w:date="2025-03-03T16:26:00Z" w16du:dateUtc="2025-03-03T08:26:00Z">
        <w:r w:rsidRPr="00154FED" w:rsidDel="0031146D">
          <w:delText xml:space="preserve">s </w:delText>
        </w:r>
      </w:del>
      <w:ins w:id="1480" w:author="." w:date="2025-03-03T16:26:00Z" w16du:dateUtc="2025-03-03T08:26:00Z">
        <w:r w:rsidR="0031146D" w:rsidRPr="00154FED">
          <w:t xml:space="preserve"> </w:t>
        </w:r>
      </w:ins>
      <w:r w:rsidRPr="00154FED">
        <w:t xml:space="preserve">in </w:t>
      </w:r>
      <w:ins w:id="1481" w:author="." w:date="2025-03-03T16:26:00Z" w16du:dateUtc="2025-03-03T08:26:00Z">
        <w:r w:rsidR="0031146D" w:rsidRPr="00154FED">
          <w:t xml:space="preserve">review </w:t>
        </w:r>
      </w:ins>
      <w:r w:rsidRPr="00154FED">
        <w:t xml:space="preserve">manipulation, the other firm must also engage in manipulation to avoid incurring losses. </w:t>
      </w:r>
      <w:del w:id="1482" w:author="." w:date="2025-03-03T16:26:00Z" w16du:dateUtc="2025-03-03T08:26:00Z">
        <w:r w:rsidRPr="00154FED" w:rsidDel="00B743F8">
          <w:delText>That is</w:delText>
        </w:r>
      </w:del>
      <w:ins w:id="1483" w:author="." w:date="2025-03-03T16:26:00Z" w16du:dateUtc="2025-03-03T08:26:00Z">
        <w:r w:rsidR="00B743F8" w:rsidRPr="00154FED">
          <w:t>This is</w:t>
        </w:r>
      </w:ins>
      <w:r w:rsidRPr="00154FED">
        <w:t xml:space="preserve"> because, </w:t>
      </w:r>
      <w:r w:rsidR="004F247A" w:rsidRPr="00154FED">
        <w:t>in a competitive environment, any firm that refrains from manipulation risks losing market share.</w:t>
      </w:r>
      <w:r w:rsidRPr="00154FED">
        <w:t xml:space="preserve"> O</w:t>
      </w:r>
      <w:r w:rsidR="004F247A" w:rsidRPr="00154FED">
        <w:t>nce a firm discovers that its competitor is engaging in manipulation, it will likely choose to</w:t>
      </w:r>
      <w:ins w:id="1484" w:author="." w:date="2025-03-03T16:26:00Z" w16du:dateUtc="2025-03-03T08:26:00Z">
        <w:r w:rsidR="00B743F8" w:rsidRPr="00154FED">
          <w:t xml:space="preserve"> also engage in</w:t>
        </w:r>
      </w:ins>
      <w:r w:rsidR="004F247A" w:rsidRPr="00154FED">
        <w:t xml:space="preserve"> </w:t>
      </w:r>
      <w:del w:id="1485" w:author="." w:date="2025-03-03T16:26:00Z" w16du:dateUtc="2025-03-03T08:26:00Z">
        <w:r w:rsidR="004F247A" w:rsidRPr="00154FED" w:rsidDel="00B743F8">
          <w:delText xml:space="preserve">manipulate </w:delText>
        </w:r>
      </w:del>
      <w:ins w:id="1486" w:author="." w:date="2025-03-03T16:26:00Z" w16du:dateUtc="2025-03-03T08:26:00Z">
        <w:r w:rsidR="00B743F8" w:rsidRPr="00154FED">
          <w:t xml:space="preserve">manipulation </w:t>
        </w:r>
      </w:ins>
      <w:r w:rsidR="004F247A" w:rsidRPr="00154FED">
        <w:t>to optimize its market position. This is especially true when there is no governance, as it implies that manipulation will not be punished or weakened by filtering algorithms.</w:t>
      </w:r>
    </w:p>
    <w:p w14:paraId="3BBB7E5D" w14:textId="0FCD3B77" w:rsidR="00D6673B" w:rsidRPr="00154FED" w:rsidRDefault="00B743F8" w:rsidP="008F5698">
      <w:pPr>
        <w:pStyle w:val="-3"/>
        <w:spacing w:line="360" w:lineRule="auto"/>
      </w:pPr>
      <w:ins w:id="1487" w:author="." w:date="2025-03-03T16:27:00Z" w16du:dateUtc="2025-03-03T08:27:00Z">
        <w:r w:rsidRPr="00154FED">
          <w:t xml:space="preserve"> </w:t>
        </w:r>
      </w:ins>
      <w:r w:rsidR="00D6673B" w:rsidRPr="00154FED">
        <w:t>Platform governance</w:t>
      </w:r>
    </w:p>
    <w:p w14:paraId="6E984393" w14:textId="6AD72D0B" w:rsidR="00762076" w:rsidRPr="00154FED" w:rsidRDefault="00762076" w:rsidP="008F5698">
      <w:pPr>
        <w:pStyle w:val="-8"/>
        <w:spacing w:line="360" w:lineRule="auto"/>
      </w:pPr>
      <w:r w:rsidRPr="00154FED">
        <w:t>When both firms choose to manipulate, based on Eq. (</w:t>
      </w:r>
      <w:r w:rsidR="00B5123F" w:rsidRPr="00154FED">
        <w:t>6</w:t>
      </w:r>
      <w:r w:rsidRPr="00154FED">
        <w:t xml:space="preserve">), the </w:t>
      </w:r>
      <w:ins w:id="1488" w:author="." w:date="2025-03-03T16:27:00Z" w16du:dateUtc="2025-03-03T08:27:00Z">
        <w:r w:rsidR="00B743F8" w:rsidRPr="00154FED">
          <w:t xml:space="preserve">respective </w:t>
        </w:r>
      </w:ins>
      <w:r w:rsidRPr="00154FED">
        <w:t>demand functions of firm A and firm B are</w:t>
      </w:r>
      <w:ins w:id="1489" w:author="." w:date="2025-03-03T16:27:00Z" w16du:dateUtc="2025-03-03T08:27:00Z">
        <w:r w:rsidR="00B743F8" w:rsidRPr="00154FED">
          <w:t xml:space="preserve"> as follows</w:t>
        </w:r>
      </w:ins>
      <w:r w:rsidRPr="00154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208"/>
      </w:tblGrid>
      <w:tr w:rsidR="00762076" w:rsidRPr="00154FED" w14:paraId="288E663C" w14:textId="77777777" w:rsidTr="00FC2442">
        <w:tc>
          <w:tcPr>
            <w:tcW w:w="7088" w:type="dxa"/>
            <w:vAlign w:val="center"/>
          </w:tcPr>
          <w:p w14:paraId="62655B3B" w14:textId="54F79A40" w:rsidR="00762076" w:rsidRPr="00154FED" w:rsidRDefault="00A6313A" w:rsidP="008F5698">
            <w:pPr>
              <w:pStyle w:val="-8"/>
              <w:spacing w:line="360" w:lineRule="auto"/>
              <w:jc w:val="center"/>
            </w:pPr>
            <w:r w:rsidRPr="00154FED">
              <w:rPr>
                <w:position w:val="-24"/>
              </w:rPr>
              <w:object w:dxaOrig="4900" w:dyaOrig="620" w14:anchorId="1AFB2A5F">
                <v:shape id="_x0000_i1370" type="#_x0000_t75" style="width:246pt;height:30pt" o:ole="">
                  <v:imagedata r:id="rId638" o:title=""/>
                </v:shape>
                <o:OLEObject Type="Embed" ProgID="Equation.DSMT4" ShapeID="_x0000_i1370" DrawAspect="Content" ObjectID="_1802633005" r:id="rId639"/>
              </w:object>
            </w:r>
            <w:ins w:id="1490" w:author="." w:date="2025-03-03T16:27:00Z" w16du:dateUtc="2025-03-03T08:27:00Z">
              <w:r w:rsidR="00B743F8" w:rsidRPr="00154FED">
                <w:t>,</w:t>
              </w:r>
            </w:ins>
          </w:p>
        </w:tc>
        <w:tc>
          <w:tcPr>
            <w:tcW w:w="1208" w:type="dxa"/>
            <w:vMerge w:val="restart"/>
            <w:vAlign w:val="center"/>
          </w:tcPr>
          <w:p w14:paraId="6569D7F3" w14:textId="204BEC50" w:rsidR="00762076" w:rsidRPr="00154FED" w:rsidRDefault="007324FA" w:rsidP="008F5698">
            <w:pPr>
              <w:pStyle w:val="-8"/>
              <w:spacing w:line="360" w:lineRule="auto"/>
              <w:jc w:val="center"/>
            </w:pPr>
            <w:r w:rsidRPr="00154FED">
              <w:t>(4</w:t>
            </w:r>
            <w:r w:rsidR="00112786" w:rsidRPr="00154FED">
              <w:t>4</w:t>
            </w:r>
            <w:r w:rsidRPr="00154FED">
              <w:t>)</w:t>
            </w:r>
            <w:del w:id="1491" w:author="." w:date="2025-03-03T16:27:00Z" w16du:dateUtc="2025-03-03T08:27:00Z">
              <w:r w:rsidR="00762076" w:rsidRPr="00154FED" w:rsidDel="00B743F8">
                <w:delText>.</w:delText>
              </w:r>
            </w:del>
          </w:p>
        </w:tc>
      </w:tr>
      <w:tr w:rsidR="00762076" w:rsidRPr="00154FED" w14:paraId="62504A72" w14:textId="77777777" w:rsidTr="00FC2442">
        <w:tc>
          <w:tcPr>
            <w:tcW w:w="7088" w:type="dxa"/>
            <w:vAlign w:val="center"/>
          </w:tcPr>
          <w:p w14:paraId="79F4E748" w14:textId="59AB34C2" w:rsidR="00762076" w:rsidRPr="00154FED" w:rsidRDefault="004F6F75" w:rsidP="008F5698">
            <w:pPr>
              <w:pStyle w:val="-8"/>
              <w:spacing w:line="360" w:lineRule="auto"/>
              <w:jc w:val="center"/>
            </w:pPr>
            <w:r w:rsidRPr="00154FED">
              <w:rPr>
                <w:position w:val="-24"/>
              </w:rPr>
              <w:object w:dxaOrig="4900" w:dyaOrig="620" w14:anchorId="2F618509">
                <v:shape id="_x0000_i1371" type="#_x0000_t75" style="width:246pt;height:30pt" o:ole="">
                  <v:imagedata r:id="rId640" o:title=""/>
                </v:shape>
                <o:OLEObject Type="Embed" ProgID="Equation.DSMT4" ShapeID="_x0000_i1371" DrawAspect="Content" ObjectID="_1802633006" r:id="rId641"/>
              </w:object>
            </w:r>
            <w:ins w:id="1492" w:author="." w:date="2025-03-03T16:27:00Z" w16du:dateUtc="2025-03-03T08:27:00Z">
              <w:r w:rsidR="00B743F8" w:rsidRPr="00154FED">
                <w:t>.</w:t>
              </w:r>
            </w:ins>
          </w:p>
        </w:tc>
        <w:tc>
          <w:tcPr>
            <w:tcW w:w="1208" w:type="dxa"/>
            <w:vMerge/>
            <w:vAlign w:val="center"/>
          </w:tcPr>
          <w:p w14:paraId="4359AD0B" w14:textId="77777777" w:rsidR="00762076" w:rsidRPr="00154FED" w:rsidRDefault="00762076" w:rsidP="008F5698">
            <w:pPr>
              <w:pStyle w:val="-8"/>
              <w:spacing w:line="360" w:lineRule="auto"/>
              <w:jc w:val="center"/>
            </w:pPr>
          </w:p>
        </w:tc>
      </w:tr>
    </w:tbl>
    <w:p w14:paraId="3D44F43F" w14:textId="789D799E" w:rsidR="00762076" w:rsidRPr="00154FED" w:rsidRDefault="00762076" w:rsidP="008F5698">
      <w:pPr>
        <w:pStyle w:val="-8"/>
        <w:spacing w:line="360" w:lineRule="auto"/>
      </w:pPr>
      <w:r w:rsidRPr="00154FED">
        <w:t xml:space="preserve">The </w:t>
      </w:r>
      <w:ins w:id="1493" w:author="." w:date="2025-03-03T16:27:00Z" w16du:dateUtc="2025-03-03T08:27:00Z">
        <w:r w:rsidR="00B743F8" w:rsidRPr="00154FED">
          <w:t xml:space="preserve">corresponding </w:t>
        </w:r>
      </w:ins>
      <w:r w:rsidRPr="00154FED">
        <w:t>profit functions of firm A, firm B, and the platform are</w:t>
      </w:r>
      <w:ins w:id="1494" w:author="." w:date="2025-03-03T16:27:00Z" w16du:dateUtc="2025-03-03T08:27:00Z">
        <w:r w:rsidR="00B743F8" w:rsidRPr="00154FED">
          <w:t xml:space="preserve"> as follows</w:t>
        </w:r>
      </w:ins>
      <w:r w:rsidRPr="00154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208"/>
      </w:tblGrid>
      <w:tr w:rsidR="0018670D" w:rsidRPr="00154FED" w14:paraId="54C96890" w14:textId="77777777" w:rsidTr="00FC2442">
        <w:tc>
          <w:tcPr>
            <w:tcW w:w="7088" w:type="dxa"/>
            <w:vAlign w:val="center"/>
          </w:tcPr>
          <w:p w14:paraId="195ADFE5" w14:textId="242C95BD" w:rsidR="0018670D" w:rsidRPr="00154FED" w:rsidRDefault="004F6F75" w:rsidP="008F5698">
            <w:pPr>
              <w:pStyle w:val="-8"/>
              <w:spacing w:line="360" w:lineRule="auto"/>
              <w:jc w:val="center"/>
            </w:pPr>
            <w:r w:rsidRPr="00154FED">
              <w:rPr>
                <w:position w:val="-12"/>
              </w:rPr>
              <w:object w:dxaOrig="2799" w:dyaOrig="380" w14:anchorId="595001B1">
                <v:shape id="_x0000_i1372" type="#_x0000_t75" style="width:138pt;height:18pt" o:ole="">
                  <v:imagedata r:id="rId642" o:title=""/>
                </v:shape>
                <o:OLEObject Type="Embed" ProgID="Equation.DSMT4" ShapeID="_x0000_i1372" DrawAspect="Content" ObjectID="_1802633007" r:id="rId643"/>
              </w:object>
            </w:r>
            <w:ins w:id="1495" w:author="." w:date="2025-03-03T16:27:00Z" w16du:dateUtc="2025-03-03T08:27:00Z">
              <w:r w:rsidR="002C2DE0" w:rsidRPr="00154FED">
                <w:t>,</w:t>
              </w:r>
            </w:ins>
          </w:p>
        </w:tc>
        <w:tc>
          <w:tcPr>
            <w:tcW w:w="1208" w:type="dxa"/>
            <w:vAlign w:val="center"/>
          </w:tcPr>
          <w:p w14:paraId="4E4C00D9" w14:textId="0A15882E" w:rsidR="0018670D" w:rsidRPr="00154FED" w:rsidRDefault="0018670D" w:rsidP="008F5698">
            <w:pPr>
              <w:pStyle w:val="-8"/>
              <w:spacing w:line="360" w:lineRule="auto"/>
              <w:jc w:val="center"/>
            </w:pPr>
            <w:r w:rsidRPr="00154FED">
              <w:t>(4</w:t>
            </w:r>
            <w:r w:rsidR="00112786" w:rsidRPr="00154FED">
              <w:t>5</w:t>
            </w:r>
            <w:r w:rsidRPr="00154FED">
              <w:t>-1)</w:t>
            </w:r>
            <w:del w:id="1496" w:author="." w:date="2025-03-03T16:28:00Z" w16du:dateUtc="2025-03-03T08:28:00Z">
              <w:r w:rsidRPr="00154FED" w:rsidDel="002C2DE0">
                <w:delText>.</w:delText>
              </w:r>
            </w:del>
          </w:p>
        </w:tc>
      </w:tr>
      <w:tr w:rsidR="0018670D" w:rsidRPr="00154FED" w14:paraId="1B2FCFBA" w14:textId="77777777" w:rsidTr="00FC2442">
        <w:tc>
          <w:tcPr>
            <w:tcW w:w="7088" w:type="dxa"/>
            <w:vAlign w:val="center"/>
          </w:tcPr>
          <w:p w14:paraId="4DBD2D16" w14:textId="33FA1627" w:rsidR="0018670D" w:rsidRPr="00154FED" w:rsidRDefault="004F6F75" w:rsidP="008F5698">
            <w:pPr>
              <w:pStyle w:val="-8"/>
              <w:spacing w:line="360" w:lineRule="auto"/>
              <w:jc w:val="center"/>
            </w:pPr>
            <w:r w:rsidRPr="00154FED">
              <w:rPr>
                <w:position w:val="-12"/>
              </w:rPr>
              <w:object w:dxaOrig="2799" w:dyaOrig="380" w14:anchorId="1BDFEC42">
                <v:shape id="_x0000_i1373" type="#_x0000_t75" style="width:138pt;height:18pt" o:ole="">
                  <v:imagedata r:id="rId644" o:title=""/>
                </v:shape>
                <o:OLEObject Type="Embed" ProgID="Equation.DSMT4" ShapeID="_x0000_i1373" DrawAspect="Content" ObjectID="_1802633008" r:id="rId645"/>
              </w:object>
            </w:r>
            <w:ins w:id="1497" w:author="." w:date="2025-03-03T16:28:00Z" w16du:dateUtc="2025-03-03T08:28:00Z">
              <w:r w:rsidR="002C2DE0" w:rsidRPr="00154FED">
                <w:t>,</w:t>
              </w:r>
            </w:ins>
          </w:p>
        </w:tc>
        <w:tc>
          <w:tcPr>
            <w:tcW w:w="1208" w:type="dxa"/>
            <w:vAlign w:val="center"/>
          </w:tcPr>
          <w:p w14:paraId="6D77777C" w14:textId="226DFEF9" w:rsidR="0018670D" w:rsidRPr="00154FED" w:rsidRDefault="0018670D" w:rsidP="008F5698">
            <w:pPr>
              <w:pStyle w:val="-8"/>
              <w:spacing w:line="360" w:lineRule="auto"/>
              <w:jc w:val="center"/>
            </w:pPr>
            <w:r w:rsidRPr="00154FED">
              <w:rPr>
                <w:rFonts w:hint="eastAsia"/>
              </w:rPr>
              <w:t>(</w:t>
            </w:r>
            <w:r w:rsidRPr="00154FED">
              <w:t>4</w:t>
            </w:r>
            <w:r w:rsidR="00112786" w:rsidRPr="00154FED">
              <w:t>5</w:t>
            </w:r>
            <w:r w:rsidRPr="00154FED">
              <w:t>-2)</w:t>
            </w:r>
            <w:del w:id="1498" w:author="." w:date="2025-03-03T16:28:00Z" w16du:dateUtc="2025-03-03T08:28:00Z">
              <w:r w:rsidRPr="00154FED" w:rsidDel="002C2DE0">
                <w:delText>.</w:delText>
              </w:r>
            </w:del>
          </w:p>
        </w:tc>
      </w:tr>
      <w:tr w:rsidR="0018670D" w:rsidRPr="00154FED" w14:paraId="46781B6E" w14:textId="77777777" w:rsidTr="00FC2442">
        <w:tc>
          <w:tcPr>
            <w:tcW w:w="7088" w:type="dxa"/>
            <w:vAlign w:val="center"/>
          </w:tcPr>
          <w:p w14:paraId="1440D9D5" w14:textId="5601E875" w:rsidR="0018670D" w:rsidRPr="00154FED" w:rsidRDefault="004F6F75" w:rsidP="008F5698">
            <w:pPr>
              <w:pStyle w:val="-8"/>
              <w:spacing w:line="360" w:lineRule="auto"/>
              <w:jc w:val="center"/>
            </w:pPr>
            <w:r w:rsidRPr="00154FED">
              <w:rPr>
                <w:position w:val="-14"/>
              </w:rPr>
              <w:object w:dxaOrig="4300" w:dyaOrig="400" w14:anchorId="4BEEC0A2">
                <v:shape id="_x0000_i1374" type="#_x0000_t75" style="width:3in;height:18pt" o:ole="">
                  <v:imagedata r:id="rId646" o:title=""/>
                </v:shape>
                <o:OLEObject Type="Embed" ProgID="Equation.DSMT4" ShapeID="_x0000_i1374" DrawAspect="Content" ObjectID="_1802633009" r:id="rId647"/>
              </w:object>
            </w:r>
            <w:ins w:id="1499" w:author="." w:date="2025-03-03T16:28:00Z" w16du:dateUtc="2025-03-03T08:28:00Z">
              <w:r w:rsidR="002C2DE0" w:rsidRPr="00154FED">
                <w:t>.</w:t>
              </w:r>
            </w:ins>
          </w:p>
        </w:tc>
        <w:tc>
          <w:tcPr>
            <w:tcW w:w="1208" w:type="dxa"/>
            <w:vAlign w:val="center"/>
          </w:tcPr>
          <w:p w14:paraId="16F169E4" w14:textId="2AE082C5" w:rsidR="0018670D" w:rsidRPr="00154FED" w:rsidRDefault="0018670D" w:rsidP="008F5698">
            <w:pPr>
              <w:pStyle w:val="-8"/>
              <w:spacing w:line="360" w:lineRule="auto"/>
              <w:jc w:val="center"/>
            </w:pPr>
            <w:r w:rsidRPr="00154FED">
              <w:rPr>
                <w:rFonts w:hint="eastAsia"/>
              </w:rPr>
              <w:t>(</w:t>
            </w:r>
            <w:r w:rsidRPr="00154FED">
              <w:t>4</w:t>
            </w:r>
            <w:r w:rsidR="00112786" w:rsidRPr="00154FED">
              <w:t>5</w:t>
            </w:r>
            <w:r w:rsidRPr="00154FED">
              <w:t>-3)</w:t>
            </w:r>
            <w:del w:id="1500" w:author="." w:date="2025-03-03T16:28:00Z" w16du:dateUtc="2025-03-03T08:28:00Z">
              <w:r w:rsidRPr="00154FED" w:rsidDel="002C2DE0">
                <w:delText>.</w:delText>
              </w:r>
            </w:del>
          </w:p>
        </w:tc>
      </w:tr>
    </w:tbl>
    <w:p w14:paraId="59DB4A24" w14:textId="15B836B5" w:rsidR="00F15D08" w:rsidRPr="00154FED" w:rsidRDefault="00F15D08" w:rsidP="008F5698">
      <w:pPr>
        <w:pStyle w:val="-8"/>
        <w:spacing w:line="360" w:lineRule="auto"/>
      </w:pPr>
      <w:del w:id="1501" w:author="." w:date="2025-03-03T16:28:00Z" w16du:dateUtc="2025-03-03T08:28:00Z">
        <w:r w:rsidRPr="00154FED" w:rsidDel="00E7446B">
          <w:delText xml:space="preserve">Firms </w:delText>
        </w:r>
      </w:del>
      <w:ins w:id="1502" w:author="." w:date="2025-03-03T16:28:00Z" w16du:dateUtc="2025-03-03T08:28:00Z">
        <w:r w:rsidR="00E7446B" w:rsidRPr="00154FED">
          <w:t xml:space="preserve">Both firms </w:t>
        </w:r>
      </w:ins>
      <w:r w:rsidRPr="00154FED">
        <w:t xml:space="preserve">and </w:t>
      </w:r>
      <w:r w:rsidR="00B5123F" w:rsidRPr="00154FED">
        <w:t xml:space="preserve">the </w:t>
      </w:r>
      <w:r w:rsidRPr="00154FED">
        <w:t>platform are dedicated to maximizing their profits by choosing optimal strategi</w:t>
      </w:r>
      <w:r w:rsidR="00B5123F" w:rsidRPr="00154FED">
        <w:t>e</w:t>
      </w:r>
      <w:r w:rsidRPr="00154FED">
        <w:t>s. Based on</w:t>
      </w:r>
      <w:del w:id="1503" w:author="." w:date="2025-03-04T19:55:00Z" w16du:dateUtc="2025-03-04T11:55:00Z">
        <w:r w:rsidRPr="00154FED" w:rsidDel="00C4005F">
          <w:delText xml:space="preserve"> the</w:delText>
        </w:r>
      </w:del>
      <w:r w:rsidRPr="00154FED">
        <w:t xml:space="preserve"> backward induction, we can </w:t>
      </w:r>
      <w:ins w:id="1504" w:author="." w:date="2025-03-03T16:28:00Z" w16du:dateUtc="2025-03-03T08:28:00Z">
        <w:r w:rsidR="00E7446B" w:rsidRPr="00154FED">
          <w:t xml:space="preserve">thus </w:t>
        </w:r>
      </w:ins>
      <w:r w:rsidRPr="00154FED">
        <w:t>obtain the equilibrium punishment intensity, manipulation effort</w:t>
      </w:r>
      <w:ins w:id="1505" w:author="." w:date="2025-03-03T16:28:00Z" w16du:dateUtc="2025-03-03T08:28:00Z">
        <w:r w:rsidR="00E7446B" w:rsidRPr="00154FED">
          <w:t>,</w:t>
        </w:r>
      </w:ins>
      <w:r w:rsidRPr="00154FED">
        <w:t xml:space="preserve"> and equilibrium prices.</w:t>
      </w:r>
    </w:p>
    <w:p w14:paraId="7642EBE8" w14:textId="41B92A1D" w:rsidR="00762076" w:rsidRPr="00154FED" w:rsidRDefault="00762076" w:rsidP="008F5698">
      <w:pPr>
        <w:pStyle w:val="a1"/>
        <w:spacing w:line="360" w:lineRule="auto"/>
      </w:pPr>
      <w:r w:rsidRPr="00154FED">
        <w:rPr>
          <w:rFonts w:hint="eastAsia"/>
        </w:rPr>
        <w:t>L</w:t>
      </w:r>
      <w:r w:rsidRPr="00154FED">
        <w:t xml:space="preserve">emma </w:t>
      </w:r>
      <w:r w:rsidR="00F15D08" w:rsidRPr="00154FED">
        <w:t>8</w:t>
      </w:r>
    </w:p>
    <w:p w14:paraId="4E1031D6" w14:textId="3AC3908B" w:rsidR="00F15D08" w:rsidRPr="00154FED" w:rsidRDefault="00F15D08" w:rsidP="008F5698">
      <w:pPr>
        <w:pStyle w:val="-8"/>
        <w:spacing w:line="360" w:lineRule="auto"/>
      </w:pPr>
      <w:r w:rsidRPr="00154FED">
        <w:t xml:space="preserve">When both firms manipulate online reviews alone with platform governance, the </w:t>
      </w:r>
      <w:ins w:id="1506" w:author="." w:date="2025-03-03T16:29:00Z" w16du:dateUtc="2025-03-03T08:29:00Z">
        <w:r w:rsidR="00E7446B" w:rsidRPr="00154FED">
          <w:t xml:space="preserve">respective </w:t>
        </w:r>
      </w:ins>
      <w:r w:rsidRPr="00154FED">
        <w:t>equilibrium prices, manipulation effort, punishment intensity</w:t>
      </w:r>
      <w:ins w:id="1507" w:author="." w:date="2025-03-03T16:28:00Z" w16du:dateUtc="2025-03-03T08:28:00Z">
        <w:r w:rsidR="00E7446B" w:rsidRPr="00154FED">
          <w:t xml:space="preserve">, </w:t>
        </w:r>
      </w:ins>
      <w:del w:id="1508" w:author="." w:date="2025-03-03T16:28:00Z" w16du:dateUtc="2025-03-03T08:28:00Z">
        <w:r w:rsidRPr="00154FED" w:rsidDel="00E7446B">
          <w:delText xml:space="preserve"> </w:delText>
        </w:r>
      </w:del>
      <w:r w:rsidRPr="00154FED">
        <w:t xml:space="preserve">and profits </w:t>
      </w:r>
      <w:del w:id="1509" w:author="." w:date="2025-03-03T16:29:00Z" w16du:dateUtc="2025-03-03T08:29:00Z">
        <w:r w:rsidRPr="00154FED" w:rsidDel="00E7446B">
          <w:delText xml:space="preserve">are as follows </w:delText>
        </w:r>
      </w:del>
      <w:r w:rsidRPr="00154FED">
        <w:t>under the conditions of</w:t>
      </w:r>
      <w:r w:rsidR="008E449B" w:rsidRPr="00154FED">
        <w:t xml:space="preserve"> </w:t>
      </w:r>
      <w:r w:rsidR="00A6313A" w:rsidRPr="00154FED">
        <w:rPr>
          <w:position w:val="-24"/>
        </w:rPr>
        <w:object w:dxaOrig="980" w:dyaOrig="660" w14:anchorId="6C7C189E">
          <v:shape id="_x0000_i1375" type="#_x0000_t75" style="width:48pt;height:36pt" o:ole="">
            <v:imagedata r:id="rId648" o:title=""/>
          </v:shape>
          <o:OLEObject Type="Embed" ProgID="Equation.DSMT4" ShapeID="_x0000_i1375" DrawAspect="Content" ObjectID="_1802633010" r:id="rId649"/>
        </w:object>
      </w:r>
      <w:r w:rsidR="00A035B1" w:rsidRPr="00154FED">
        <w:t xml:space="preserve"> and</w:t>
      </w:r>
      <w:r w:rsidRPr="00154FED">
        <w:t xml:space="preserve"> </w:t>
      </w:r>
      <w:r w:rsidR="00CF5112" w:rsidRPr="00154FED">
        <w:rPr>
          <w:position w:val="-30"/>
        </w:rPr>
        <w:object w:dxaOrig="2780" w:dyaOrig="720" w14:anchorId="61B7FC97">
          <v:shape id="_x0000_i1376" type="#_x0000_t75" style="width:126pt;height:36pt" o:ole="">
            <v:imagedata r:id="rId650" o:title=""/>
          </v:shape>
          <o:OLEObject Type="Embed" ProgID="Equation.DSMT4" ShapeID="_x0000_i1376" DrawAspect="Content" ObjectID="_1802633011" r:id="rId651"/>
        </w:object>
      </w:r>
      <w:ins w:id="1510" w:author="." w:date="2025-03-03T16:29:00Z" w16du:dateUtc="2025-03-03T08:29:00Z">
        <w:r w:rsidR="00E7446B" w:rsidRPr="00154FED">
          <w:t xml:space="preserve"> are as follows</w:t>
        </w:r>
      </w:ins>
      <w:r w:rsidRPr="00154FED">
        <w:t>:</w:t>
      </w:r>
    </w:p>
    <w:p w14:paraId="28B24859" w14:textId="4CB81BD2" w:rsidR="00762076" w:rsidRPr="00154FED" w:rsidRDefault="00762076" w:rsidP="008F5698">
      <w:pPr>
        <w:pStyle w:val="-8"/>
        <w:spacing w:line="360" w:lineRule="auto"/>
      </w:pPr>
      <w:r w:rsidRPr="00154FED">
        <w:t>(a) Prices: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762076" w:rsidRPr="00154FED" w14:paraId="42458D9E" w14:textId="77777777" w:rsidTr="00FC2442">
        <w:tc>
          <w:tcPr>
            <w:tcW w:w="6658" w:type="dxa"/>
            <w:vAlign w:val="center"/>
          </w:tcPr>
          <w:p w14:paraId="5A8E33D5" w14:textId="15976ADA" w:rsidR="00762076" w:rsidRPr="00154FED" w:rsidRDefault="00C26D06" w:rsidP="008F5698">
            <w:pPr>
              <w:pStyle w:val="-8"/>
              <w:spacing w:line="360" w:lineRule="auto"/>
              <w:jc w:val="center"/>
            </w:pPr>
            <w:r w:rsidRPr="00154FED">
              <w:object w:dxaOrig="3220" w:dyaOrig="1480" w14:anchorId="68EB582E">
                <v:shape id="_x0000_i1377" type="#_x0000_t75" style="width:162pt;height:78pt" o:ole="">
                  <v:imagedata r:id="rId652" o:title=""/>
                </v:shape>
                <o:OLEObject Type="Embed" ProgID="Equation.DSMT4" ShapeID="_x0000_i1377" DrawAspect="Content" ObjectID="_1802633012" r:id="rId653"/>
              </w:object>
            </w:r>
            <w:ins w:id="1511" w:author="." w:date="2025-03-03T16:30:00Z" w16du:dateUtc="2025-03-03T08:30:00Z">
              <w:r w:rsidR="007B3E8E" w:rsidRPr="00154FED">
                <w:t>.</w:t>
              </w:r>
            </w:ins>
          </w:p>
        </w:tc>
        <w:tc>
          <w:tcPr>
            <w:tcW w:w="1638" w:type="dxa"/>
            <w:vAlign w:val="center"/>
          </w:tcPr>
          <w:p w14:paraId="1C674EC5" w14:textId="28E41E99" w:rsidR="00762076" w:rsidRPr="00154FED" w:rsidRDefault="007324FA" w:rsidP="008F5698">
            <w:pPr>
              <w:pStyle w:val="MTDisplayEquation"/>
              <w:spacing w:line="360" w:lineRule="auto"/>
              <w:jc w:val="center"/>
            </w:pPr>
            <w:r w:rsidRPr="00154FED">
              <w:rPr>
                <w:rFonts w:ascii="Times New Roman" w:hAnsi="Times New Roman" w:cs="Times New Roman"/>
              </w:rPr>
              <w:t>(4</w:t>
            </w:r>
            <w:r w:rsidR="00112786" w:rsidRPr="00154FED">
              <w:rPr>
                <w:rFonts w:ascii="Times New Roman" w:hAnsi="Times New Roman" w:cs="Times New Roman"/>
              </w:rPr>
              <w:t>6</w:t>
            </w:r>
            <w:r w:rsidRPr="00154FED">
              <w:rPr>
                <w:rFonts w:ascii="Times New Roman" w:hAnsi="Times New Roman" w:cs="Times New Roman"/>
              </w:rPr>
              <w:t>)</w:t>
            </w:r>
            <w:del w:id="1512" w:author="." w:date="2025-03-03T16:30:00Z" w16du:dateUtc="2025-03-03T08:30:00Z">
              <w:r w:rsidR="00145689" w:rsidRPr="00154FED" w:rsidDel="007B3E8E">
                <w:rPr>
                  <w:rFonts w:ascii="Times New Roman" w:hAnsi="Times New Roman" w:cs="Times New Roman" w:hint="eastAsia"/>
                </w:rPr>
                <w:delText>.</w:delText>
              </w:r>
            </w:del>
          </w:p>
        </w:tc>
      </w:tr>
    </w:tbl>
    <w:p w14:paraId="0156CD21" w14:textId="77777777" w:rsidR="00762076" w:rsidRPr="00154FED" w:rsidRDefault="00762076" w:rsidP="008F5698">
      <w:pPr>
        <w:pStyle w:val="-8"/>
        <w:spacing w:line="360" w:lineRule="auto"/>
      </w:pPr>
      <w:r w:rsidRPr="00154FED">
        <w:rPr>
          <w:rFonts w:hint="eastAsia"/>
        </w:rPr>
        <w:t>(</w:t>
      </w:r>
      <w:r w:rsidRPr="00154FED">
        <w:t>b) Manipulation efforts: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762076" w:rsidRPr="00154FED" w14:paraId="289B9348" w14:textId="77777777" w:rsidTr="00FC2442">
        <w:tc>
          <w:tcPr>
            <w:tcW w:w="6658" w:type="dxa"/>
            <w:vAlign w:val="center"/>
          </w:tcPr>
          <w:p w14:paraId="7A081F96" w14:textId="32A8B5E1" w:rsidR="00762076" w:rsidRPr="00154FED" w:rsidRDefault="00B53566" w:rsidP="008F5698">
            <w:pPr>
              <w:pStyle w:val="-8"/>
              <w:spacing w:line="360" w:lineRule="auto"/>
              <w:jc w:val="center"/>
            </w:pPr>
            <w:r w:rsidRPr="00154FED">
              <w:object w:dxaOrig="4700" w:dyaOrig="1300" w14:anchorId="1166F845">
                <v:shape id="_x0000_i1378" type="#_x0000_t75" style="width:234pt;height:60pt" o:ole="">
                  <v:imagedata r:id="rId654" o:title=""/>
                </v:shape>
                <o:OLEObject Type="Embed" ProgID="Equation.DSMT4" ShapeID="_x0000_i1378" DrawAspect="Content" ObjectID="_1802633013" r:id="rId655"/>
              </w:object>
            </w:r>
            <w:ins w:id="1513" w:author="." w:date="2025-03-03T16:30:00Z" w16du:dateUtc="2025-03-03T08:30:00Z">
              <w:r w:rsidR="007B3E8E" w:rsidRPr="00154FED">
                <w:t>,</w:t>
              </w:r>
            </w:ins>
          </w:p>
        </w:tc>
        <w:tc>
          <w:tcPr>
            <w:tcW w:w="1638" w:type="dxa"/>
            <w:vAlign w:val="center"/>
          </w:tcPr>
          <w:p w14:paraId="24B0AAF7" w14:textId="2A27DC1B" w:rsidR="00762076" w:rsidRPr="00154FED" w:rsidRDefault="007324FA" w:rsidP="008F5698">
            <w:pPr>
              <w:pStyle w:val="-8"/>
              <w:spacing w:line="360" w:lineRule="auto"/>
              <w:jc w:val="center"/>
            </w:pPr>
            <w:r w:rsidRPr="00154FED">
              <w:t>(4</w:t>
            </w:r>
            <w:r w:rsidR="00112786" w:rsidRPr="00154FED">
              <w:t>7</w:t>
            </w:r>
            <w:r w:rsidR="00C26D06" w:rsidRPr="00154FED">
              <w:t>-1</w:t>
            </w:r>
            <w:r w:rsidRPr="00154FED">
              <w:t>)</w:t>
            </w:r>
            <w:del w:id="1514" w:author="." w:date="2025-03-03T16:30:00Z" w16du:dateUtc="2025-03-03T08:30:00Z">
              <w:r w:rsidR="00762076" w:rsidRPr="00154FED" w:rsidDel="007B3E8E">
                <w:delText>.</w:delText>
              </w:r>
            </w:del>
          </w:p>
        </w:tc>
      </w:tr>
      <w:tr w:rsidR="00C26D06" w:rsidRPr="00154FED" w14:paraId="3AFF739E" w14:textId="77777777" w:rsidTr="00FC2442">
        <w:tc>
          <w:tcPr>
            <w:tcW w:w="6658" w:type="dxa"/>
            <w:vAlign w:val="center"/>
          </w:tcPr>
          <w:p w14:paraId="79E7A639" w14:textId="2695F7C3" w:rsidR="00C26D06" w:rsidRPr="00154FED" w:rsidRDefault="00112786" w:rsidP="008F5698">
            <w:pPr>
              <w:pStyle w:val="-8"/>
              <w:spacing w:line="360" w:lineRule="auto"/>
              <w:jc w:val="center"/>
            </w:pPr>
            <w:r w:rsidRPr="00154FED">
              <w:object w:dxaOrig="4700" w:dyaOrig="1300" w14:anchorId="08E43C20">
                <v:shape id="_x0000_i1379" type="#_x0000_t75" style="width:234pt;height:66pt" o:ole="">
                  <v:imagedata r:id="rId656" o:title=""/>
                </v:shape>
                <o:OLEObject Type="Embed" ProgID="Equation.DSMT4" ShapeID="_x0000_i1379" DrawAspect="Content" ObjectID="_1802633014" r:id="rId657"/>
              </w:object>
            </w:r>
            <w:ins w:id="1515" w:author="." w:date="2025-03-03T16:30:00Z" w16du:dateUtc="2025-03-03T08:30:00Z">
              <w:r w:rsidR="007B3E8E" w:rsidRPr="00154FED">
                <w:t>.</w:t>
              </w:r>
            </w:ins>
          </w:p>
        </w:tc>
        <w:tc>
          <w:tcPr>
            <w:tcW w:w="1638" w:type="dxa"/>
            <w:vAlign w:val="center"/>
          </w:tcPr>
          <w:p w14:paraId="46E0D95C" w14:textId="1FC4700C" w:rsidR="00C26D06" w:rsidRPr="00154FED" w:rsidRDefault="00B53566" w:rsidP="008F5698">
            <w:pPr>
              <w:pStyle w:val="-8"/>
              <w:spacing w:line="360" w:lineRule="auto"/>
              <w:jc w:val="center"/>
            </w:pPr>
            <w:r w:rsidRPr="00154FED">
              <w:t>(4</w:t>
            </w:r>
            <w:r w:rsidR="00CF5112" w:rsidRPr="00154FED">
              <w:t>7</w:t>
            </w:r>
            <w:r w:rsidRPr="00154FED">
              <w:t>-2)</w:t>
            </w:r>
            <w:del w:id="1516" w:author="." w:date="2025-03-03T16:30:00Z" w16du:dateUtc="2025-03-03T08:30:00Z">
              <w:r w:rsidRPr="00154FED" w:rsidDel="007B3E8E">
                <w:delText>.</w:delText>
              </w:r>
            </w:del>
          </w:p>
        </w:tc>
      </w:tr>
    </w:tbl>
    <w:p w14:paraId="7E309586" w14:textId="512FBFB8" w:rsidR="00762076" w:rsidRPr="00154FED" w:rsidRDefault="00762076" w:rsidP="008F5698">
      <w:pPr>
        <w:pStyle w:val="-8"/>
        <w:spacing w:line="360" w:lineRule="auto"/>
      </w:pPr>
      <w:r w:rsidRPr="00154FED">
        <w:rPr>
          <w:rFonts w:hint="eastAsia"/>
        </w:rPr>
        <w:t>(</w:t>
      </w:r>
      <w:r w:rsidRPr="00154FED">
        <w:t xml:space="preserve">c) </w:t>
      </w:r>
      <w:r w:rsidR="00B53566" w:rsidRPr="00154FED">
        <w:t>Governance</w:t>
      </w:r>
      <w:r w:rsidRPr="00154FED">
        <w:t xml:space="preserve"> intensity: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638"/>
      </w:tblGrid>
      <w:tr w:rsidR="00762076" w:rsidRPr="00154FED" w14:paraId="51FEEA15" w14:textId="77777777" w:rsidTr="00FC2442">
        <w:tc>
          <w:tcPr>
            <w:tcW w:w="6658" w:type="dxa"/>
            <w:vAlign w:val="center"/>
          </w:tcPr>
          <w:p w14:paraId="09705F64" w14:textId="241D0DB3" w:rsidR="00762076" w:rsidRPr="00154FED" w:rsidRDefault="00B53566" w:rsidP="008F5698">
            <w:pPr>
              <w:pStyle w:val="-8"/>
              <w:spacing w:line="360" w:lineRule="auto"/>
              <w:jc w:val="center"/>
            </w:pPr>
            <w:r w:rsidRPr="00154FED">
              <w:object w:dxaOrig="1880" w:dyaOrig="740" w14:anchorId="639D8751">
                <v:shape id="_x0000_i1380" type="#_x0000_t75" style="width:90pt;height:36pt" o:ole="">
                  <v:imagedata r:id="rId658" o:title=""/>
                </v:shape>
                <o:OLEObject Type="Embed" ProgID="Equation.DSMT4" ShapeID="_x0000_i1380" DrawAspect="Content" ObjectID="_1802633015" r:id="rId659"/>
              </w:object>
            </w:r>
            <w:ins w:id="1517" w:author="." w:date="2025-03-03T16:30:00Z" w16du:dateUtc="2025-03-03T08:30:00Z">
              <w:r w:rsidR="007B3E8E" w:rsidRPr="00154FED">
                <w:t>.</w:t>
              </w:r>
            </w:ins>
          </w:p>
        </w:tc>
        <w:tc>
          <w:tcPr>
            <w:tcW w:w="1638" w:type="dxa"/>
            <w:vAlign w:val="center"/>
          </w:tcPr>
          <w:p w14:paraId="37083C52" w14:textId="216191F2" w:rsidR="00762076" w:rsidRPr="00154FED" w:rsidRDefault="007324FA" w:rsidP="008F5698">
            <w:pPr>
              <w:pStyle w:val="-8"/>
              <w:spacing w:line="360" w:lineRule="auto"/>
              <w:jc w:val="center"/>
            </w:pPr>
            <w:r w:rsidRPr="00154FED">
              <w:t>(4</w:t>
            </w:r>
            <w:r w:rsidR="00CF5112" w:rsidRPr="00154FED">
              <w:t>8</w:t>
            </w:r>
            <w:r w:rsidRPr="00154FED">
              <w:t>)</w:t>
            </w:r>
            <w:del w:id="1518" w:author="." w:date="2025-03-03T16:30:00Z" w16du:dateUtc="2025-03-03T08:30:00Z">
              <w:r w:rsidR="00762076" w:rsidRPr="00154FED" w:rsidDel="007B3E8E">
                <w:delText>.</w:delText>
              </w:r>
            </w:del>
          </w:p>
        </w:tc>
      </w:tr>
    </w:tbl>
    <w:p w14:paraId="736E0AEB" w14:textId="5827B0FD" w:rsidR="00762076" w:rsidRPr="00154FED" w:rsidRDefault="00762076" w:rsidP="008F5698">
      <w:pPr>
        <w:pStyle w:val="-8"/>
        <w:spacing w:line="360" w:lineRule="auto"/>
      </w:pPr>
      <w:r w:rsidRPr="00154FED">
        <w:rPr>
          <w:rFonts w:hint="eastAsia"/>
        </w:rPr>
        <w:t>(</w:t>
      </w:r>
      <w:r w:rsidRPr="00154FED">
        <w:t>d) Profits:</w:t>
      </w:r>
    </w:p>
    <w:tbl>
      <w:tblPr>
        <w:tblStyle w:val="TableGrid"/>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83"/>
        <w:gridCol w:w="1213"/>
      </w:tblGrid>
      <w:tr w:rsidR="00B4549E" w:rsidRPr="00154FED" w14:paraId="10CE3A40" w14:textId="77777777" w:rsidTr="00494B2C">
        <w:trPr>
          <w:trHeight w:val="1417"/>
        </w:trPr>
        <w:tc>
          <w:tcPr>
            <w:tcW w:w="7083" w:type="dxa"/>
            <w:vAlign w:val="center"/>
          </w:tcPr>
          <w:p w14:paraId="5FA5CA70" w14:textId="21F3DF82" w:rsidR="00B4549E" w:rsidRPr="00154FED" w:rsidRDefault="00E814FC" w:rsidP="008F5698">
            <w:pPr>
              <w:pStyle w:val="-8"/>
              <w:spacing w:line="360" w:lineRule="auto"/>
            </w:pPr>
            <w:r w:rsidRPr="00154FED">
              <w:object w:dxaOrig="6399" w:dyaOrig="2439" w14:anchorId="4B16C184">
                <v:shape id="_x0000_i1381" type="#_x0000_t75" style="width:318pt;height:120pt" o:ole="">
                  <v:imagedata r:id="rId660" o:title=""/>
                </v:shape>
                <o:OLEObject Type="Embed" ProgID="Equation.DSMT4" ShapeID="_x0000_i1381" DrawAspect="Content" ObjectID="_1802633016" r:id="rId661"/>
              </w:object>
            </w:r>
            <w:ins w:id="1519" w:author="." w:date="2025-03-03T16:30:00Z" w16du:dateUtc="2025-03-03T08:30:00Z">
              <w:r w:rsidR="007B3E8E" w:rsidRPr="00154FED">
                <w:t>,</w:t>
              </w:r>
            </w:ins>
          </w:p>
        </w:tc>
        <w:tc>
          <w:tcPr>
            <w:tcW w:w="1213" w:type="dxa"/>
            <w:vAlign w:val="center"/>
          </w:tcPr>
          <w:p w14:paraId="76540845" w14:textId="53294E74" w:rsidR="00B4549E" w:rsidRPr="00154FED" w:rsidRDefault="007324FA" w:rsidP="008F5698">
            <w:pPr>
              <w:pStyle w:val="-8"/>
              <w:spacing w:line="360" w:lineRule="auto"/>
            </w:pPr>
            <w:r w:rsidRPr="00154FED">
              <w:t>(</w:t>
            </w:r>
            <w:r w:rsidR="00CF5112" w:rsidRPr="00154FED">
              <w:t>49</w:t>
            </w:r>
            <w:r w:rsidRPr="00154FED">
              <w:t>-1)</w:t>
            </w:r>
            <w:del w:id="1520" w:author="." w:date="2025-03-03T16:30:00Z" w16du:dateUtc="2025-03-03T08:30:00Z">
              <w:r w:rsidR="00B4549E" w:rsidRPr="00154FED" w:rsidDel="007B3E8E">
                <w:delText>.</w:delText>
              </w:r>
            </w:del>
          </w:p>
        </w:tc>
      </w:tr>
      <w:tr w:rsidR="00B4549E" w:rsidRPr="00154FED" w14:paraId="5088625D" w14:textId="77777777" w:rsidTr="00494B2C">
        <w:trPr>
          <w:trHeight w:val="1417"/>
        </w:trPr>
        <w:tc>
          <w:tcPr>
            <w:tcW w:w="7083" w:type="dxa"/>
            <w:vAlign w:val="center"/>
          </w:tcPr>
          <w:p w14:paraId="529D7467" w14:textId="4E162D3E" w:rsidR="00B4549E" w:rsidRPr="00154FED" w:rsidRDefault="00112786" w:rsidP="008F5698">
            <w:pPr>
              <w:pStyle w:val="-8"/>
              <w:spacing w:line="360" w:lineRule="auto"/>
            </w:pPr>
            <w:r w:rsidRPr="00154FED">
              <w:object w:dxaOrig="6300" w:dyaOrig="2439" w14:anchorId="2B430C81">
                <v:shape id="_x0000_i1382" type="#_x0000_t75" style="width:318pt;height:120pt" o:ole="">
                  <v:imagedata r:id="rId662" o:title=""/>
                </v:shape>
                <o:OLEObject Type="Embed" ProgID="Equation.DSMT4" ShapeID="_x0000_i1382" DrawAspect="Content" ObjectID="_1802633017" r:id="rId663"/>
              </w:object>
            </w:r>
            <w:ins w:id="1521" w:author="." w:date="2025-03-03T16:30:00Z" w16du:dateUtc="2025-03-03T08:30:00Z">
              <w:r w:rsidR="007B3E8E" w:rsidRPr="00154FED">
                <w:t>,</w:t>
              </w:r>
            </w:ins>
          </w:p>
        </w:tc>
        <w:tc>
          <w:tcPr>
            <w:tcW w:w="1213" w:type="dxa"/>
            <w:vAlign w:val="center"/>
          </w:tcPr>
          <w:p w14:paraId="7D87745F" w14:textId="7113681F" w:rsidR="00B4549E" w:rsidRPr="00154FED" w:rsidRDefault="007324FA" w:rsidP="008F5698">
            <w:pPr>
              <w:pStyle w:val="-8"/>
              <w:spacing w:line="360" w:lineRule="auto"/>
            </w:pPr>
            <w:r w:rsidRPr="00154FED">
              <w:t>(</w:t>
            </w:r>
            <w:r w:rsidR="00CF5112" w:rsidRPr="00154FED">
              <w:t>49</w:t>
            </w:r>
            <w:r w:rsidRPr="00154FED">
              <w:t>-2)</w:t>
            </w:r>
            <w:del w:id="1522" w:author="." w:date="2025-03-03T16:30:00Z" w16du:dateUtc="2025-03-03T08:30:00Z">
              <w:r w:rsidRPr="00154FED" w:rsidDel="007B3E8E">
                <w:delText>.</w:delText>
              </w:r>
            </w:del>
          </w:p>
        </w:tc>
      </w:tr>
      <w:tr w:rsidR="00B4549E" w:rsidRPr="00154FED" w14:paraId="76106586" w14:textId="77777777" w:rsidTr="00494B2C">
        <w:trPr>
          <w:trHeight w:val="1417"/>
        </w:trPr>
        <w:tc>
          <w:tcPr>
            <w:tcW w:w="7083" w:type="dxa"/>
            <w:vAlign w:val="center"/>
          </w:tcPr>
          <w:p w14:paraId="1B325B62" w14:textId="4E967854" w:rsidR="00B4549E" w:rsidRPr="00154FED" w:rsidRDefault="00E814FC" w:rsidP="008F5698">
            <w:pPr>
              <w:pStyle w:val="-8"/>
              <w:spacing w:line="360" w:lineRule="auto"/>
            </w:pPr>
            <w:r w:rsidRPr="00154FED">
              <w:object w:dxaOrig="4520" w:dyaOrig="880" w14:anchorId="2FF7C957">
                <v:shape id="_x0000_i1383" type="#_x0000_t75" style="width:228pt;height:42pt" o:ole="">
                  <v:imagedata r:id="rId664" o:title=""/>
                </v:shape>
                <o:OLEObject Type="Embed" ProgID="Equation.DSMT4" ShapeID="_x0000_i1383" DrawAspect="Content" ObjectID="_1802633018" r:id="rId665"/>
              </w:object>
            </w:r>
            <w:ins w:id="1523" w:author="." w:date="2025-03-03T16:30:00Z" w16du:dateUtc="2025-03-03T08:30:00Z">
              <w:r w:rsidR="007B3E8E" w:rsidRPr="00154FED">
                <w:t>.</w:t>
              </w:r>
            </w:ins>
          </w:p>
        </w:tc>
        <w:tc>
          <w:tcPr>
            <w:tcW w:w="1213" w:type="dxa"/>
            <w:vAlign w:val="center"/>
          </w:tcPr>
          <w:p w14:paraId="75E89105" w14:textId="2E552FF6" w:rsidR="00B4549E" w:rsidRPr="00154FED" w:rsidRDefault="007324FA" w:rsidP="008F5698">
            <w:pPr>
              <w:pStyle w:val="-8"/>
              <w:spacing w:line="360" w:lineRule="auto"/>
            </w:pPr>
            <w:r w:rsidRPr="00154FED">
              <w:t>(</w:t>
            </w:r>
            <w:r w:rsidR="00CF5112" w:rsidRPr="00154FED">
              <w:t>49</w:t>
            </w:r>
            <w:r w:rsidRPr="00154FED">
              <w:t>-3)</w:t>
            </w:r>
            <w:del w:id="1524" w:author="." w:date="2025-03-03T16:30:00Z" w16du:dateUtc="2025-03-03T08:30:00Z">
              <w:r w:rsidRPr="00154FED" w:rsidDel="007B3E8E">
                <w:delText>.</w:delText>
              </w:r>
            </w:del>
          </w:p>
        </w:tc>
      </w:tr>
    </w:tbl>
    <w:p w14:paraId="20263915" w14:textId="4FDEBA76" w:rsidR="00762076" w:rsidRPr="00154FED" w:rsidRDefault="007B3E8E" w:rsidP="008F5698">
      <w:pPr>
        <w:pStyle w:val="-8"/>
        <w:spacing w:line="360" w:lineRule="auto"/>
      </w:pPr>
      <w:ins w:id="1525" w:author="." w:date="2025-03-03T16:30:00Z" w16du:dateUtc="2025-03-03T08:30:00Z">
        <w:r w:rsidRPr="00154FED">
          <w:lastRenderedPageBreak/>
          <w:t>At this point, t</w:t>
        </w:r>
      </w:ins>
      <w:del w:id="1526" w:author="." w:date="2025-03-03T16:30:00Z" w16du:dateUtc="2025-03-03T08:30:00Z">
        <w:r w:rsidR="00F15D08" w:rsidRPr="00154FED" w:rsidDel="007B3E8E">
          <w:delText>Now</w:delText>
        </w:r>
        <w:r w:rsidR="00F15D08" w:rsidRPr="00154FED" w:rsidDel="007B3E8E">
          <w:rPr>
            <w:rFonts w:hint="eastAsia"/>
          </w:rPr>
          <w:delText>,</w:delText>
        </w:r>
        <w:r w:rsidR="00F15D08" w:rsidRPr="00154FED" w:rsidDel="007B3E8E">
          <w:delText xml:space="preserve"> this</w:delText>
        </w:r>
      </w:del>
      <w:ins w:id="1527" w:author="." w:date="2025-03-03T16:30:00Z" w16du:dateUtc="2025-03-03T08:30:00Z">
        <w:r w:rsidRPr="00154FED">
          <w:t>his</w:t>
        </w:r>
      </w:ins>
      <w:r w:rsidR="00F15D08" w:rsidRPr="00154FED">
        <w:t xml:space="preserve"> paper analyzes the manipulation decisions of both firms if </w:t>
      </w:r>
      <w:del w:id="1528" w:author="." w:date="2025-03-04T19:55:00Z" w16du:dateUtc="2025-03-04T11:55:00Z">
        <w:r w:rsidR="00F15D08" w:rsidRPr="00154FED" w:rsidDel="00C4005F">
          <w:delText>bo</w:delText>
        </w:r>
      </w:del>
      <w:r w:rsidR="00F15D08" w:rsidRPr="00154FED">
        <w:t>th</w:t>
      </w:r>
      <w:del w:id="1529" w:author="." w:date="2025-03-04T19:55:00Z" w16du:dateUtc="2025-03-04T11:55:00Z">
        <w:r w:rsidR="00F15D08" w:rsidRPr="00154FED" w:rsidDel="00C4005F">
          <w:delText xml:space="preserve"> firms</w:delText>
        </w:r>
      </w:del>
      <w:ins w:id="1530" w:author="." w:date="2025-03-04T19:55:00Z" w16du:dateUtc="2025-03-04T11:55:00Z">
        <w:r w:rsidR="00C4005F">
          <w:t>ey</w:t>
        </w:r>
      </w:ins>
      <w:r w:rsidR="00F15D08" w:rsidRPr="00154FED">
        <w:t xml:space="preserve"> manipulate online reviews.</w:t>
      </w:r>
      <w:r w:rsidR="00F15D08" w:rsidRPr="00154FED">
        <w:rPr>
          <w:rFonts w:hint="eastAsia"/>
        </w:rPr>
        <w:t xml:space="preserve"> </w:t>
      </w:r>
      <w:r w:rsidR="009E49D2" w:rsidRPr="00154FED">
        <w:t xml:space="preserve">This paper is interested in cases </w:t>
      </w:r>
      <w:del w:id="1531" w:author="." w:date="2025-03-03T16:31:00Z" w16du:dateUtc="2025-03-03T08:31:00Z">
        <w:r w:rsidR="009E49D2" w:rsidRPr="00154FED" w:rsidDel="004A506D">
          <w:delText xml:space="preserve">where </w:delText>
        </w:r>
      </w:del>
      <w:ins w:id="1532" w:author="." w:date="2025-03-03T16:31:00Z" w16du:dateUtc="2025-03-03T08:31:00Z">
        <w:r w:rsidR="004A506D" w:rsidRPr="00154FED">
          <w:t xml:space="preserve">in which </w:t>
        </w:r>
      </w:ins>
      <w:r w:rsidR="009E49D2" w:rsidRPr="00154FED">
        <w:t>both firms play a role in</w:t>
      </w:r>
      <w:del w:id="1533" w:author="." w:date="2025-03-04T19:55:00Z" w16du:dateUtc="2025-03-04T11:55:00Z">
        <w:r w:rsidR="009E49D2" w:rsidRPr="00154FED" w:rsidDel="00C4005F">
          <w:delText xml:space="preserve"> the</w:delText>
        </w:r>
      </w:del>
      <w:r w:rsidR="009E49D2" w:rsidRPr="00154FED">
        <w:t xml:space="preserve"> equilibrium. Therefore, the conditions </w:t>
      </w:r>
      <w:r w:rsidR="00CF5112" w:rsidRPr="00154FED">
        <w:rPr>
          <w:position w:val="-24"/>
        </w:rPr>
        <w:object w:dxaOrig="980" w:dyaOrig="660" w14:anchorId="52B76D1D">
          <v:shape id="_x0000_i1384" type="#_x0000_t75" style="width:42pt;height:30pt" o:ole="">
            <v:imagedata r:id="rId666" o:title=""/>
          </v:shape>
          <o:OLEObject Type="Embed" ProgID="Equation.DSMT4" ShapeID="_x0000_i1384" DrawAspect="Content" ObjectID="_1802633019" r:id="rId667"/>
        </w:object>
      </w:r>
      <w:r w:rsidR="009E49D2" w:rsidRPr="00154FED">
        <w:t xml:space="preserve"> and </w:t>
      </w:r>
      <w:r w:rsidR="00CF5112" w:rsidRPr="00154FED">
        <w:rPr>
          <w:position w:val="-30"/>
        </w:rPr>
        <w:object w:dxaOrig="2780" w:dyaOrig="720" w14:anchorId="61E1C5FA">
          <v:shape id="_x0000_i1385" type="#_x0000_t75" style="width:126pt;height:36pt" o:ole="">
            <v:imagedata r:id="rId650" o:title=""/>
          </v:shape>
          <o:OLEObject Type="Embed" ProgID="Equation.DSMT4" ShapeID="_x0000_i1385" DrawAspect="Content" ObjectID="_1802633020" r:id="rId668"/>
        </w:object>
      </w:r>
      <w:r w:rsidR="009E49D2" w:rsidRPr="00154FED">
        <w:rPr>
          <w:rFonts w:hint="eastAsia"/>
        </w:rPr>
        <w:t xml:space="preserve"> </w:t>
      </w:r>
      <w:del w:id="1534" w:author="." w:date="2025-03-03T16:31:00Z" w16du:dateUtc="2025-03-03T08:31:00Z">
        <w:r w:rsidR="009E49D2" w:rsidRPr="00154FED" w:rsidDel="004A506D">
          <w:delText xml:space="preserve">are to </w:delText>
        </w:r>
      </w:del>
      <w:r w:rsidR="009E49D2" w:rsidRPr="00154FED">
        <w:t>ensure that the equilibrium prices and demands are positive</w:t>
      </w:r>
      <w:ins w:id="1535" w:author="." w:date="2025-03-03T16:31:00Z" w16du:dateUtc="2025-03-03T08:31:00Z">
        <w:r w:rsidR="004A506D" w:rsidRPr="00154FED">
          <w:t>, respectively</w:t>
        </w:r>
      </w:ins>
      <w:r w:rsidR="009E49D2" w:rsidRPr="00154FED">
        <w:t xml:space="preserve">. </w:t>
      </w:r>
      <w:r w:rsidR="00F15D08" w:rsidRPr="00154FED">
        <w:t>The outcomes are summarized in the following propositions. The proof and all the denotations that are not shown in Table 1 can be seen in Appendix A.3.</w:t>
      </w:r>
    </w:p>
    <w:p w14:paraId="65EC5142" w14:textId="77777777" w:rsidR="009E49D2" w:rsidRPr="00154FED" w:rsidRDefault="009E49D2" w:rsidP="008F5698">
      <w:pPr>
        <w:pStyle w:val="a1"/>
        <w:spacing w:line="360" w:lineRule="auto"/>
      </w:pPr>
      <w:r w:rsidRPr="00154FED">
        <w:t>Proposition 10</w:t>
      </w:r>
    </w:p>
    <w:p w14:paraId="35F63F46" w14:textId="3BB0A078" w:rsidR="009E49D2" w:rsidRPr="00154FED" w:rsidRDefault="009E49D2" w:rsidP="008F5698">
      <w:pPr>
        <w:pStyle w:val="-8"/>
        <w:spacing w:line="360" w:lineRule="auto"/>
      </w:pPr>
      <w:r w:rsidRPr="00154FED">
        <w:t xml:space="preserve">When the platform chooses to govern, suppose that both firms </w:t>
      </w:r>
      <w:r w:rsidR="00865FED" w:rsidRPr="00154FED">
        <w:t xml:space="preserve">engage in </w:t>
      </w:r>
      <w:r w:rsidRPr="00154FED">
        <w:t>manipulat</w:t>
      </w:r>
      <w:r w:rsidR="00B04D9A" w:rsidRPr="00154FED">
        <w:t>ion</w:t>
      </w:r>
      <w:r w:rsidRPr="00154FED">
        <w:t xml:space="preserve">, </w:t>
      </w:r>
      <w:r w:rsidR="00865FED" w:rsidRPr="00154FED">
        <w:t>they</w:t>
      </w:r>
      <w:r w:rsidRPr="00154FED">
        <w:t xml:space="preserve"> will be better off </w:t>
      </w:r>
      <w:r w:rsidR="00865FED" w:rsidRPr="00154FED">
        <w:t xml:space="preserve">compared to </w:t>
      </w:r>
      <w:ins w:id="1536" w:author="." w:date="2025-03-03T16:31:00Z" w16du:dateUtc="2025-03-03T08:31:00Z">
        <w:r w:rsidR="004A506D" w:rsidRPr="00154FED">
          <w:t xml:space="preserve">the </w:t>
        </w:r>
      </w:ins>
      <w:del w:id="1537" w:author="." w:date="2025-03-04T17:08:00Z" w16du:dateUtc="2025-03-04T09:08:00Z">
        <w:r w:rsidR="00865FED" w:rsidRPr="00154FED" w:rsidDel="004F41A0">
          <w:delText>no man</w:delText>
        </w:r>
      </w:del>
      <w:ins w:id="1538" w:author="." w:date="2025-03-04T17:08:00Z" w16du:dateUtc="2025-03-04T09:08:00Z">
        <w:r w:rsidR="004F41A0" w:rsidRPr="00154FED">
          <w:t>no man</w:t>
        </w:r>
      </w:ins>
      <w:r w:rsidR="00865FED" w:rsidRPr="00154FED">
        <w:t>ipulat</w:t>
      </w:r>
      <w:del w:id="1539" w:author="." w:date="2025-03-04T17:09:00Z" w16du:dateUtc="2025-03-04T09:09:00Z">
        <w:r w:rsidR="00865FED" w:rsidRPr="00154FED" w:rsidDel="004F41A0">
          <w:delText>ion</w:delText>
        </w:r>
      </w:del>
      <w:ins w:id="1540" w:author="." w:date="2025-03-04T17:09:00Z" w16du:dateUtc="2025-03-04T09:09:00Z">
        <w:r w:rsidR="004F41A0" w:rsidRPr="00154FED">
          <w:t>ion</w:t>
        </w:r>
      </w:ins>
      <w:ins w:id="1541" w:author="." w:date="2025-03-03T16:31:00Z" w16du:dateUtc="2025-03-03T08:31:00Z">
        <w:r w:rsidR="004A506D" w:rsidRPr="00154FED">
          <w:t xml:space="preserve"> scenario</w:t>
        </w:r>
      </w:ins>
      <w:r w:rsidR="00865FED" w:rsidRPr="00154FED">
        <w:t xml:space="preserve"> if </w:t>
      </w:r>
      <w:r w:rsidRPr="00154FED">
        <w:t xml:space="preserve">and only if </w:t>
      </w:r>
      <w:r w:rsidRPr="00154FED">
        <w:rPr>
          <w:position w:val="-12"/>
        </w:rPr>
        <w:object w:dxaOrig="1160" w:dyaOrig="360" w14:anchorId="3E34BE6C">
          <v:shape id="_x0000_i1386" type="#_x0000_t75" style="width:60pt;height:18pt" o:ole="">
            <v:imagedata r:id="rId669" o:title=""/>
          </v:shape>
          <o:OLEObject Type="Embed" ProgID="Equation.DSMT4" ShapeID="_x0000_i1386" DrawAspect="Content" ObjectID="_1802633021" r:id="rId670"/>
        </w:object>
      </w:r>
      <w:r w:rsidRPr="00154FED">
        <w:t xml:space="preserve"> and </w:t>
      </w:r>
      <w:r w:rsidRPr="00154FED">
        <w:rPr>
          <w:position w:val="-12"/>
        </w:rPr>
        <w:object w:dxaOrig="1180" w:dyaOrig="360" w14:anchorId="0879FD8B">
          <v:shape id="_x0000_i1387" type="#_x0000_t75" style="width:60pt;height:18pt" o:ole="">
            <v:imagedata r:id="rId671" o:title=""/>
          </v:shape>
          <o:OLEObject Type="Embed" ProgID="Equation.DSMT4" ShapeID="_x0000_i1387" DrawAspect="Content" ObjectID="_1802633022" r:id="rId672"/>
        </w:object>
      </w:r>
      <w:r w:rsidRPr="00154FED">
        <w:t xml:space="preserve">. </w:t>
      </w:r>
      <w:r w:rsidR="00112786" w:rsidRPr="00154FED">
        <w:t>Under the</w:t>
      </w:r>
      <w:r w:rsidRPr="00154FED">
        <w:t xml:space="preserve"> conditions </w:t>
      </w:r>
      <w:r w:rsidR="00A6313A" w:rsidRPr="00154FED">
        <w:rPr>
          <w:position w:val="-24"/>
        </w:rPr>
        <w:object w:dxaOrig="980" w:dyaOrig="660" w14:anchorId="3BD9B3F0">
          <v:shape id="_x0000_i1388" type="#_x0000_t75" style="width:48pt;height:36pt" o:ole="">
            <v:imagedata r:id="rId673" o:title=""/>
          </v:shape>
          <o:OLEObject Type="Embed" ProgID="Equation.DSMT4" ShapeID="_x0000_i1388" DrawAspect="Content" ObjectID="_1802633023" r:id="rId674"/>
        </w:object>
      </w:r>
      <w:r w:rsidRPr="00154FED">
        <w:t xml:space="preserve"> and </w:t>
      </w:r>
      <w:r w:rsidR="00A6313A" w:rsidRPr="00154FED">
        <w:rPr>
          <w:position w:val="-30"/>
        </w:rPr>
        <w:object w:dxaOrig="2780" w:dyaOrig="720" w14:anchorId="5CA04628">
          <v:shape id="_x0000_i1389" type="#_x0000_t75" style="width:138pt;height:36pt" o:ole="">
            <v:imagedata r:id="rId675" o:title=""/>
          </v:shape>
          <o:OLEObject Type="Embed" ProgID="Equation.DSMT4" ShapeID="_x0000_i1389" DrawAspect="Content" ObjectID="_1802633024" r:id="rId676"/>
        </w:object>
      </w:r>
      <w:r w:rsidR="00112786" w:rsidRPr="00154FED">
        <w:t>,</w:t>
      </w:r>
      <w:r w:rsidRPr="00154FED">
        <w:t xml:space="preserve"> there </w:t>
      </w:r>
      <w:r w:rsidR="00112786" w:rsidRPr="00154FED">
        <w:t>are</w:t>
      </w:r>
      <w:r w:rsidRPr="00154FED">
        <w:t xml:space="preserve"> </w:t>
      </w:r>
      <w:r w:rsidR="00112786" w:rsidRPr="00154FED">
        <w:t>two</w:t>
      </w:r>
      <w:r w:rsidRPr="00154FED">
        <w:t xml:space="preserve"> case</w:t>
      </w:r>
      <w:r w:rsidR="00112786" w:rsidRPr="00154FED">
        <w:t>s</w:t>
      </w:r>
      <w:ins w:id="1542" w:author="." w:date="2025-03-03T16:32:00Z" w16du:dateUtc="2025-03-03T08:32:00Z">
        <w:r w:rsidR="004A506D" w:rsidRPr="00154FED">
          <w:t>:</w:t>
        </w:r>
      </w:ins>
      <w:del w:id="1543" w:author="." w:date="2025-03-03T16:32:00Z" w16du:dateUtc="2025-03-03T08:32:00Z">
        <w:r w:rsidRPr="00154FED" w:rsidDel="004A506D">
          <w:delText xml:space="preserve">. </w:delText>
        </w:r>
      </w:del>
    </w:p>
    <w:p w14:paraId="7FA3141D" w14:textId="11A45981" w:rsidR="00356EB9" w:rsidRPr="00154FED" w:rsidRDefault="00356EB9" w:rsidP="008F5698">
      <w:pPr>
        <w:pStyle w:val="-8"/>
        <w:spacing w:line="360" w:lineRule="auto"/>
      </w:pPr>
      <w:r w:rsidRPr="00154FED">
        <w:t xml:space="preserve">(1) </w:t>
      </w:r>
      <w:r w:rsidR="00FC2442" w:rsidRPr="00154FED">
        <w:rPr>
          <w:position w:val="-24"/>
        </w:rPr>
        <w:object w:dxaOrig="980" w:dyaOrig="620" w14:anchorId="2A133DD9">
          <v:shape id="_x0000_i1390" type="#_x0000_t75" style="width:48pt;height:30pt" o:ole="">
            <v:imagedata r:id="rId677" o:title=""/>
          </v:shape>
          <o:OLEObject Type="Embed" ProgID="Equation.DSMT4" ShapeID="_x0000_i1390" DrawAspect="Content" ObjectID="_1802633025" r:id="rId678"/>
        </w:object>
      </w:r>
      <w:r w:rsidRPr="00154FED">
        <w:rPr>
          <w:rFonts w:hint="eastAsia"/>
        </w:rPr>
        <w:t>,</w:t>
      </w:r>
      <w:r w:rsidRPr="00154FED">
        <w:t xml:space="preserve"> </w:t>
      </w:r>
      <w:r w:rsidR="00FC2442" w:rsidRPr="00154FED">
        <w:rPr>
          <w:position w:val="-24"/>
        </w:rPr>
        <w:object w:dxaOrig="3159" w:dyaOrig="660" w14:anchorId="7BA3166B">
          <v:shape id="_x0000_i1391" type="#_x0000_t75" style="width:2in;height:30pt" o:ole="">
            <v:imagedata r:id="rId679" o:title=""/>
          </v:shape>
          <o:OLEObject Type="Embed" ProgID="Equation.DSMT4" ShapeID="_x0000_i1391" DrawAspect="Content" ObjectID="_1802633026" r:id="rId680"/>
        </w:object>
      </w:r>
      <w:r w:rsidRPr="00154FED">
        <w:t xml:space="preserve">, </w:t>
      </w:r>
      <w:r w:rsidRPr="00154FED">
        <w:rPr>
          <w:position w:val="-14"/>
        </w:rPr>
        <w:object w:dxaOrig="2000" w:dyaOrig="400" w14:anchorId="6CEDCD9F">
          <v:shape id="_x0000_i1392" type="#_x0000_t75" style="width:90pt;height:18pt" o:ole="">
            <v:imagedata r:id="rId681" o:title=""/>
          </v:shape>
          <o:OLEObject Type="Embed" ProgID="Equation.DSMT4" ShapeID="_x0000_i1392" DrawAspect="Content" ObjectID="_1802633027" r:id="rId682"/>
        </w:object>
      </w:r>
      <w:r w:rsidRPr="00154FED">
        <w:t xml:space="preserve"> or </w:t>
      </w:r>
      <w:r w:rsidRPr="00154FED">
        <w:rPr>
          <w:position w:val="-14"/>
        </w:rPr>
        <w:object w:dxaOrig="1700" w:dyaOrig="400" w14:anchorId="79F645C5">
          <v:shape id="_x0000_i1393" type="#_x0000_t75" style="width:1in;height:18pt" o:ole="">
            <v:imagedata r:id="rId683" o:title=""/>
          </v:shape>
          <o:OLEObject Type="Embed" ProgID="Equation.DSMT4" ShapeID="_x0000_i1393" DrawAspect="Content" ObjectID="_1802633028" r:id="rId684"/>
        </w:object>
      </w:r>
      <w:r w:rsidRPr="00154FED">
        <w:t>;</w:t>
      </w:r>
      <w:ins w:id="1544" w:author="." w:date="2025-03-03T16:32:00Z" w16du:dateUtc="2025-03-03T08:32:00Z">
        <w:r w:rsidR="004A506D" w:rsidRPr="00154FED">
          <w:t xml:space="preserve"> and</w:t>
        </w:r>
      </w:ins>
    </w:p>
    <w:p w14:paraId="2E479805" w14:textId="43B1EB7A" w:rsidR="00356EB9" w:rsidRPr="00154FED" w:rsidRDefault="00356EB9" w:rsidP="008F5698">
      <w:pPr>
        <w:pStyle w:val="-8"/>
        <w:spacing w:line="360" w:lineRule="auto"/>
      </w:pPr>
      <w:r w:rsidRPr="00154FED">
        <w:rPr>
          <w:rFonts w:hint="eastAsia"/>
        </w:rPr>
        <w:t>(</w:t>
      </w:r>
      <w:r w:rsidRPr="00154FED">
        <w:t xml:space="preserve">2) </w:t>
      </w:r>
      <w:r w:rsidR="00FC2442" w:rsidRPr="00154FED">
        <w:rPr>
          <w:position w:val="-24"/>
        </w:rPr>
        <w:object w:dxaOrig="980" w:dyaOrig="620" w14:anchorId="6A4EAC03">
          <v:shape id="_x0000_i1394" type="#_x0000_t75" style="width:42pt;height:30pt" o:ole="">
            <v:imagedata r:id="rId685" o:title=""/>
          </v:shape>
          <o:OLEObject Type="Embed" ProgID="Equation.DSMT4" ShapeID="_x0000_i1394" DrawAspect="Content" ObjectID="_1802633029" r:id="rId686"/>
        </w:object>
      </w:r>
      <w:r w:rsidRPr="00154FED">
        <w:t xml:space="preserve">, </w:t>
      </w:r>
      <w:r w:rsidR="00FC2442" w:rsidRPr="00154FED">
        <w:rPr>
          <w:position w:val="-24"/>
        </w:rPr>
        <w:object w:dxaOrig="2480" w:dyaOrig="620" w14:anchorId="3815B7E0">
          <v:shape id="_x0000_i1395" type="#_x0000_t75" style="width:114pt;height:30pt" o:ole="">
            <v:imagedata r:id="rId687" o:title=""/>
          </v:shape>
          <o:OLEObject Type="Embed" ProgID="Equation.DSMT4" ShapeID="_x0000_i1395" DrawAspect="Content" ObjectID="_1802633030" r:id="rId688"/>
        </w:object>
      </w:r>
      <w:r w:rsidRPr="00154FED">
        <w:t xml:space="preserve">, </w:t>
      </w:r>
      <w:r w:rsidRPr="00154FED">
        <w:rPr>
          <w:position w:val="-12"/>
        </w:rPr>
        <w:object w:dxaOrig="1200" w:dyaOrig="360" w14:anchorId="595DEACB">
          <v:shape id="_x0000_i1396" type="#_x0000_t75" style="width:54pt;height:18pt" o:ole="">
            <v:imagedata r:id="rId689" o:title=""/>
          </v:shape>
          <o:OLEObject Type="Embed" ProgID="Equation.DSMT4" ShapeID="_x0000_i1396" DrawAspect="Content" ObjectID="_1802633031" r:id="rId690"/>
        </w:object>
      </w:r>
      <w:r w:rsidRPr="00154FED">
        <w:t xml:space="preserve">, </w:t>
      </w:r>
      <w:r w:rsidRPr="00154FED">
        <w:rPr>
          <w:position w:val="-14"/>
        </w:rPr>
        <w:object w:dxaOrig="1660" w:dyaOrig="400" w14:anchorId="03055BE5">
          <v:shape id="_x0000_i1397" type="#_x0000_t75" style="width:1in;height:18pt" o:ole="">
            <v:imagedata r:id="rId691" o:title=""/>
          </v:shape>
          <o:OLEObject Type="Embed" ProgID="Equation.DSMT4" ShapeID="_x0000_i1397" DrawAspect="Content" ObjectID="_1802633032" r:id="rId692"/>
        </w:object>
      </w:r>
      <w:r w:rsidRPr="00154FED">
        <w:t>.</w:t>
      </w:r>
    </w:p>
    <w:p w14:paraId="5013E109" w14:textId="77777777" w:rsidR="009E49D2" w:rsidRPr="00154FED" w:rsidRDefault="009E49D2" w:rsidP="008F5698">
      <w:pPr>
        <w:pStyle w:val="a1"/>
        <w:spacing w:line="360" w:lineRule="auto"/>
      </w:pPr>
      <w:r w:rsidRPr="00154FED">
        <w:t>Proposition 11</w:t>
      </w:r>
    </w:p>
    <w:p w14:paraId="79CE6DF3" w14:textId="5A928EDA" w:rsidR="009E49D2" w:rsidRPr="00154FED" w:rsidRDefault="009E49D2" w:rsidP="008F5698">
      <w:pPr>
        <w:pStyle w:val="-8"/>
        <w:spacing w:line="360" w:lineRule="auto"/>
      </w:pPr>
      <w:r w:rsidRPr="00154FED">
        <w:t xml:space="preserve">When both firms choose to manipulate online reviews, the platform will choose to govern if and only if </w:t>
      </w:r>
      <w:r w:rsidRPr="00154FED">
        <w:rPr>
          <w:position w:val="-12"/>
        </w:rPr>
        <w:object w:dxaOrig="1200" w:dyaOrig="360" w14:anchorId="07533DF6">
          <v:shape id="_x0000_i1398" type="#_x0000_t75" style="width:60pt;height:18pt" o:ole="">
            <v:imagedata r:id="rId693" o:title=""/>
          </v:shape>
          <o:OLEObject Type="Embed" ProgID="Equation.DSMT4" ShapeID="_x0000_i1398" DrawAspect="Content" ObjectID="_1802633033" r:id="rId694"/>
        </w:object>
      </w:r>
      <w:r w:rsidRPr="00154FED">
        <w:t xml:space="preserve">. </w:t>
      </w:r>
      <w:ins w:id="1545" w:author="." w:date="2025-03-03T16:32:00Z" w16du:dateUtc="2025-03-03T08:32:00Z">
        <w:r w:rsidR="00CE79DB" w:rsidRPr="00154FED">
          <w:t xml:space="preserve">Based on </w:t>
        </w:r>
      </w:ins>
      <w:del w:id="1546" w:author="." w:date="2025-03-03T16:32:00Z" w16du:dateUtc="2025-03-03T08:32:00Z">
        <w:r w:rsidRPr="00154FED" w:rsidDel="00CE79DB">
          <w:delText xml:space="preserve">According to </w:delText>
        </w:r>
      </w:del>
      <w:r w:rsidRPr="00154FED">
        <w:t>the profits we calculated in Eqs. (</w:t>
      </w:r>
      <w:r w:rsidR="00CF5112" w:rsidRPr="00154FED">
        <w:t>49</w:t>
      </w:r>
      <w:r w:rsidRPr="00154FED">
        <w:t>-3) and (4</w:t>
      </w:r>
      <w:r w:rsidR="00112786" w:rsidRPr="00154FED">
        <w:t>3</w:t>
      </w:r>
      <w:r w:rsidRPr="00154FED">
        <w:t>-3), there is one case</w:t>
      </w:r>
      <w:r w:rsidR="00EF767B" w:rsidRPr="00154FED">
        <w:t xml:space="preserve"> </w:t>
      </w:r>
      <w:del w:id="1547" w:author="." w:date="2025-03-03T16:32:00Z" w16du:dateUtc="2025-03-03T08:32:00Z">
        <w:r w:rsidR="00EF767B" w:rsidRPr="00154FED" w:rsidDel="00CE79DB">
          <w:delText>as</w:delText>
        </w:r>
        <w:r w:rsidRPr="00154FED" w:rsidDel="00CE79DB">
          <w:delText xml:space="preserve"> </w:delText>
        </w:r>
      </w:del>
      <w:ins w:id="1548" w:author="." w:date="2025-03-03T16:32:00Z" w16du:dateUtc="2025-03-03T08:32:00Z">
        <w:r w:rsidR="00CE79DB" w:rsidRPr="00154FED">
          <w:t xml:space="preserve">in which </w:t>
        </w:r>
      </w:ins>
      <w:r w:rsidR="00FC2442" w:rsidRPr="00154FED">
        <w:rPr>
          <w:position w:val="-24"/>
        </w:rPr>
        <w:object w:dxaOrig="2020" w:dyaOrig="660" w14:anchorId="66C0B50F">
          <v:shape id="_x0000_i1399" type="#_x0000_t75" style="width:102pt;height:36pt" o:ole="">
            <v:imagedata r:id="rId695" o:title=""/>
          </v:shape>
          <o:OLEObject Type="Embed" ProgID="Equation.DSMT4" ShapeID="_x0000_i1399" DrawAspect="Content" ObjectID="_1802633034" r:id="rId696"/>
        </w:object>
      </w:r>
      <w:r w:rsidRPr="00154FED">
        <w:t xml:space="preserve">, </w:t>
      </w:r>
      <w:r w:rsidR="00B82C40" w:rsidRPr="00154FED">
        <w:rPr>
          <w:position w:val="-14"/>
        </w:rPr>
        <w:object w:dxaOrig="2240" w:dyaOrig="400" w14:anchorId="0E122F3B">
          <v:shape id="_x0000_i1400" type="#_x0000_t75" style="width:102pt;height:18pt" o:ole="">
            <v:imagedata r:id="rId697" o:title=""/>
          </v:shape>
          <o:OLEObject Type="Embed" ProgID="Equation.DSMT4" ShapeID="_x0000_i1400" DrawAspect="Content" ObjectID="_1802633035" r:id="rId698"/>
        </w:object>
      </w:r>
      <w:r w:rsidRPr="00154FED">
        <w:t>.</w:t>
      </w:r>
    </w:p>
    <w:p w14:paraId="783AC8B5" w14:textId="3ABF00B6" w:rsidR="00356EB9" w:rsidRPr="00154FED" w:rsidRDefault="00B4549E" w:rsidP="008F5698">
      <w:pPr>
        <w:pStyle w:val="-8"/>
        <w:spacing w:line="360" w:lineRule="auto"/>
      </w:pPr>
      <w:r w:rsidRPr="00154FED">
        <w:t xml:space="preserve">Under the manipulation imposed by </w:t>
      </w:r>
      <w:del w:id="1549" w:author="." w:date="2025-03-03T16:32:00Z" w16du:dateUtc="2025-03-03T08:32:00Z">
        <w:r w:rsidRPr="00154FED" w:rsidDel="00CE79DB">
          <w:delText xml:space="preserve">both </w:delText>
        </w:r>
      </w:del>
      <w:r w:rsidRPr="00154FED">
        <w:t xml:space="preserve">firms A and B, our calculations </w:t>
      </w:r>
      <w:ins w:id="1550" w:author="." w:date="2025-03-04T19:55:00Z" w16du:dateUtc="2025-03-04T11:55:00Z">
        <w:r w:rsidR="00C4005F">
          <w:t>in</w:t>
        </w:r>
      </w:ins>
      <w:r w:rsidR="0040036C" w:rsidRPr="00154FED">
        <w:t>d</w:t>
      </w:r>
      <w:del w:id="1551" w:author="." w:date="2025-03-04T19:55:00Z" w16du:dateUtc="2025-03-04T11:55:00Z">
        <w:r w:rsidR="0040036C" w:rsidRPr="00154FED" w:rsidDel="00C4005F">
          <w:delText>escr</w:delText>
        </w:r>
      </w:del>
      <w:r w:rsidR="0040036C" w:rsidRPr="00154FED">
        <w:t>i</w:t>
      </w:r>
      <w:del w:id="1552" w:author="." w:date="2025-03-04T19:55:00Z" w16du:dateUtc="2025-03-04T11:55:00Z">
        <w:r w:rsidR="0040036C" w:rsidRPr="00154FED" w:rsidDel="00C4005F">
          <w:delText>b</w:delText>
        </w:r>
      </w:del>
      <w:ins w:id="1553" w:author="." w:date="2025-03-04T19:55:00Z" w16du:dateUtc="2025-03-04T11:55:00Z">
        <w:r w:rsidR="00C4005F">
          <w:t>cat</w:t>
        </w:r>
      </w:ins>
      <w:r w:rsidR="0040036C" w:rsidRPr="00154FED">
        <w:t>e</w:t>
      </w:r>
      <w:r w:rsidRPr="00154FED">
        <w:t xml:space="preserve"> that manipulation is not necessary to harm the firms</w:t>
      </w:r>
      <w:r w:rsidR="0010046F" w:rsidRPr="00154FED">
        <w:t>’</w:t>
      </w:r>
      <w:r w:rsidRPr="00154FED">
        <w:t xml:space="preserve"> profits in </w:t>
      </w:r>
      <w:r w:rsidR="00356EB9" w:rsidRPr="00154FED">
        <w:t>two</w:t>
      </w:r>
      <w:r w:rsidRPr="00154FED">
        <w:t xml:space="preserve"> case</w:t>
      </w:r>
      <w:r w:rsidR="00356EB9" w:rsidRPr="00154FED">
        <w:t>s</w:t>
      </w:r>
      <w:ins w:id="1554" w:author="." w:date="2025-03-03T16:32:00Z" w16du:dateUtc="2025-03-03T08:32:00Z">
        <w:r w:rsidR="00CE79DB" w:rsidRPr="00154FED">
          <w:t>,</w:t>
        </w:r>
      </w:ins>
      <w:r w:rsidR="0040036C" w:rsidRPr="00154FED">
        <w:t xml:space="preserve"> as shown in Proposition 10</w:t>
      </w:r>
      <w:r w:rsidRPr="00154FED">
        <w:t>.</w:t>
      </w:r>
      <w:r w:rsidR="0040036C" w:rsidRPr="00154FED">
        <w:t xml:space="preserve"> </w:t>
      </w:r>
      <w:del w:id="1555" w:author="." w:date="2025-03-03T16:32:00Z" w16du:dateUtc="2025-03-03T08:32:00Z">
        <w:r w:rsidR="00356EB9" w:rsidRPr="00154FED" w:rsidDel="00CE79DB">
          <w:delText>It is important to note that</w:delText>
        </w:r>
      </w:del>
      <w:ins w:id="1556" w:author="." w:date="2025-03-03T16:32:00Z" w16du:dateUtc="2025-03-03T08:32:00Z">
        <w:r w:rsidR="00CE79DB" w:rsidRPr="00154FED">
          <w:t>Notably,</w:t>
        </w:r>
      </w:ins>
      <w:r w:rsidR="00356EB9" w:rsidRPr="00154FED">
        <w:t xml:space="preserve"> </w:t>
      </w:r>
      <w:r w:rsidR="00356EB9" w:rsidRPr="00154FED">
        <w:rPr>
          <w:position w:val="-6"/>
        </w:rPr>
        <w:object w:dxaOrig="220" w:dyaOrig="279" w14:anchorId="7DF07020">
          <v:shape id="_x0000_i1401" type="#_x0000_t75" style="width:12pt;height:12pt" o:ole="">
            <v:imagedata r:id="rId699" o:title=""/>
          </v:shape>
          <o:OLEObject Type="Embed" ProgID="Equation.DSMT4" ShapeID="_x0000_i1401" DrawAspect="Content" ObjectID="_1802633036" r:id="rId700"/>
        </w:object>
      </w:r>
      <w:r w:rsidR="00356EB9" w:rsidRPr="00154FED">
        <w:t xml:space="preserve"> represents the net profit retained by firms A and B after deducting platform commissions. Only when </w:t>
      </w:r>
      <w:r w:rsidR="00356EB9" w:rsidRPr="00154FED">
        <w:rPr>
          <w:position w:val="-6"/>
        </w:rPr>
        <w:object w:dxaOrig="220" w:dyaOrig="279" w14:anchorId="351D5059">
          <v:shape id="_x0000_i1402" type="#_x0000_t75" style="width:12pt;height:12pt" o:ole="">
            <v:imagedata r:id="rId699" o:title=""/>
          </v:shape>
          <o:OLEObject Type="Embed" ProgID="Equation.DSMT4" ShapeID="_x0000_i1402" DrawAspect="Content" ObjectID="_1802633037" r:id="rId701"/>
        </w:object>
      </w:r>
      <w:r w:rsidR="00356EB9" w:rsidRPr="00154FED">
        <w:t xml:space="preserve"> exceeds a certain threshold (i.e.</w:t>
      </w:r>
      <w:ins w:id="1557" w:author="." w:date="2025-03-03T16:33:00Z" w16du:dateUtc="2025-03-03T08:33:00Z">
        <w:r w:rsidR="00CE79DB" w:rsidRPr="00154FED">
          <w:t>,</w:t>
        </w:r>
      </w:ins>
      <w:r w:rsidR="00356EB9" w:rsidRPr="00154FED">
        <w:t xml:space="preserve"> </w:t>
      </w:r>
      <w:r w:rsidR="00A6313A" w:rsidRPr="00154FED">
        <w:rPr>
          <w:position w:val="-24"/>
        </w:rPr>
        <w:object w:dxaOrig="980" w:dyaOrig="620" w14:anchorId="7E96BFB9">
          <v:shape id="_x0000_i1403" type="#_x0000_t75" style="width:48pt;height:30pt" o:ole="">
            <v:imagedata r:id="rId702" o:title=""/>
          </v:shape>
          <o:OLEObject Type="Embed" ProgID="Equation.DSMT4" ShapeID="_x0000_i1403" DrawAspect="Content" ObjectID="_1802633038" r:id="rId703"/>
        </w:object>
      </w:r>
      <w:r w:rsidR="00356EB9" w:rsidRPr="00154FED">
        <w:t xml:space="preserve">) can the retained profit from price adjustments and manipulative actions be sufficiently high, </w:t>
      </w:r>
      <w:del w:id="1558" w:author="." w:date="2025-03-03T16:33:00Z" w16du:dateUtc="2025-03-03T08:33:00Z">
        <w:r w:rsidR="00356EB9" w:rsidRPr="00154FED" w:rsidDel="00CE79DB">
          <w:delText xml:space="preserve">allowing </w:delText>
        </w:r>
      </w:del>
      <w:ins w:id="1559" w:author="." w:date="2025-03-03T16:33:00Z" w16du:dateUtc="2025-03-03T08:33:00Z">
        <w:r w:rsidR="00CE79DB" w:rsidRPr="00154FED">
          <w:t xml:space="preserve">thus allowing </w:t>
        </w:r>
      </w:ins>
      <w:r w:rsidR="00356EB9" w:rsidRPr="00154FED">
        <w:t xml:space="preserve">the marginal benefits of manipulation to outweigh its costs. Conversely, when </w:t>
      </w:r>
      <w:r w:rsidR="00356EB9" w:rsidRPr="00154FED">
        <w:rPr>
          <w:position w:val="-6"/>
        </w:rPr>
        <w:object w:dxaOrig="220" w:dyaOrig="279" w14:anchorId="1C5528E2">
          <v:shape id="_x0000_i1404" type="#_x0000_t75" style="width:12pt;height:12pt" o:ole="">
            <v:imagedata r:id="rId699" o:title=""/>
          </v:shape>
          <o:OLEObject Type="Embed" ProgID="Equation.DSMT4" ShapeID="_x0000_i1404" DrawAspect="Content" ObjectID="_1802633039" r:id="rId704"/>
        </w:object>
      </w:r>
      <w:r w:rsidR="00356EB9" w:rsidRPr="00154FED">
        <w:t xml:space="preserve"> is relatively low, the platform</w:t>
      </w:r>
      <w:r w:rsidR="0010046F" w:rsidRPr="00154FED">
        <w:t>’</w:t>
      </w:r>
      <w:r w:rsidR="00356EB9" w:rsidRPr="00154FED">
        <w:t xml:space="preserve">s commission is too high, and even if a firm increases sales through manipulation, </w:t>
      </w:r>
      <w:r w:rsidR="00356EB9" w:rsidRPr="00154FED">
        <w:lastRenderedPageBreak/>
        <w:t xml:space="preserve">the remaining profit is insufficient to cover the cost of manipulation, </w:t>
      </w:r>
      <w:del w:id="1560" w:author="." w:date="2025-03-03T16:33:00Z" w16du:dateUtc="2025-03-03T08:33:00Z">
        <w:r w:rsidR="00356EB9" w:rsidRPr="00154FED" w:rsidDel="00012DCE">
          <w:delText xml:space="preserve">thereby </w:delText>
        </w:r>
      </w:del>
      <w:ins w:id="1561" w:author="." w:date="2025-03-03T16:33:00Z" w16du:dateUtc="2025-03-03T08:33:00Z">
        <w:r w:rsidR="00012DCE" w:rsidRPr="00154FED">
          <w:t xml:space="preserve">thus </w:t>
        </w:r>
      </w:ins>
      <w:r w:rsidR="00356EB9" w:rsidRPr="00154FED">
        <w:t>reducing the incentive to manipulate.</w:t>
      </w:r>
    </w:p>
    <w:p w14:paraId="7111A844" w14:textId="4166551B" w:rsidR="00356EB9" w:rsidRPr="00154FED" w:rsidRDefault="00356EB9" w:rsidP="008F5698">
      <w:pPr>
        <w:pStyle w:val="-8"/>
        <w:spacing w:line="360" w:lineRule="auto"/>
      </w:pPr>
      <w:r w:rsidRPr="00154FED">
        <w:t>(1) When the unit manipulation cost is small (i.e.</w:t>
      </w:r>
      <w:ins w:id="1562" w:author="." w:date="2025-03-03T16:33:00Z" w16du:dateUtc="2025-03-03T08:33:00Z">
        <w:r w:rsidR="00012DCE" w:rsidRPr="00154FED">
          <w:t>,</w:t>
        </w:r>
      </w:ins>
      <w:r w:rsidRPr="00154FED">
        <w:t xml:space="preserve"> </w:t>
      </w:r>
      <w:r w:rsidR="00A6313A" w:rsidRPr="00154FED">
        <w:rPr>
          <w:position w:val="-24"/>
        </w:rPr>
        <w:object w:dxaOrig="2480" w:dyaOrig="620" w14:anchorId="6192B0F6">
          <v:shape id="_x0000_i1405" type="#_x0000_t75" style="width:126pt;height:30pt" o:ole="">
            <v:imagedata r:id="rId705" o:title=""/>
          </v:shape>
          <o:OLEObject Type="Embed" ProgID="Equation.DSMT4" ShapeID="_x0000_i1405" DrawAspect="Content" ObjectID="_1802633040" r:id="rId706"/>
        </w:object>
      </w:r>
      <w:r w:rsidRPr="00154FED">
        <w:t xml:space="preserve">), both firms will be better off compared to </w:t>
      </w:r>
      <w:ins w:id="1563" w:author="." w:date="2025-03-03T16:33:00Z" w16du:dateUtc="2025-03-03T08:33:00Z">
        <w:r w:rsidR="00012DCE" w:rsidRPr="00154FED">
          <w:t xml:space="preserve">the </w:t>
        </w:r>
      </w:ins>
      <w:del w:id="1564" w:author="." w:date="2025-03-04T17:08:00Z" w16du:dateUtc="2025-03-04T09:08:00Z">
        <w:r w:rsidRPr="00154FED" w:rsidDel="004F41A0">
          <w:delText>no man</w:delText>
        </w:r>
      </w:del>
      <w:ins w:id="1565" w:author="." w:date="2025-03-04T17:08:00Z" w16du:dateUtc="2025-03-04T09:08:00Z">
        <w:r w:rsidR="004F41A0" w:rsidRPr="00154FED">
          <w:t>no man</w:t>
        </w:r>
      </w:ins>
      <w:r w:rsidRPr="00154FED">
        <w:t>ipulat</w:t>
      </w:r>
      <w:del w:id="1566" w:author="." w:date="2025-03-04T17:09:00Z" w16du:dateUtc="2025-03-04T09:09:00Z">
        <w:r w:rsidRPr="00154FED" w:rsidDel="004F41A0">
          <w:delText>ion</w:delText>
        </w:r>
      </w:del>
      <w:ins w:id="1567" w:author="." w:date="2025-03-04T17:09:00Z" w16du:dateUtc="2025-03-04T09:09:00Z">
        <w:r w:rsidR="004F41A0" w:rsidRPr="00154FED">
          <w:t>ion</w:t>
        </w:r>
      </w:ins>
      <w:ins w:id="1568" w:author="." w:date="2025-03-03T16:33:00Z" w16du:dateUtc="2025-03-03T08:33:00Z">
        <w:r w:rsidR="00012DCE" w:rsidRPr="00154FED">
          <w:t xml:space="preserve"> scenario</w:t>
        </w:r>
      </w:ins>
      <w:r w:rsidRPr="00154FED">
        <w:t xml:space="preserve"> with a small </w:t>
      </w:r>
      <w:r w:rsidR="00A6313A" w:rsidRPr="00154FED">
        <w:rPr>
          <w:position w:val="-12"/>
        </w:rPr>
        <w:object w:dxaOrig="279" w:dyaOrig="360" w14:anchorId="4221960A">
          <v:shape id="_x0000_i1406" type="#_x0000_t75" style="width:12pt;height:18pt" o:ole="">
            <v:imagedata r:id="rId528" o:title=""/>
          </v:shape>
          <o:OLEObject Type="Embed" ProgID="Equation.DSMT4" ShapeID="_x0000_i1406" DrawAspect="Content" ObjectID="_1802633041" r:id="rId707"/>
        </w:object>
      </w:r>
      <w:r w:rsidRPr="00154FED">
        <w:t xml:space="preserve"> or a large </w:t>
      </w:r>
      <w:r w:rsidR="00A6313A" w:rsidRPr="00154FED">
        <w:rPr>
          <w:position w:val="-12"/>
        </w:rPr>
        <w:object w:dxaOrig="279" w:dyaOrig="360" w14:anchorId="348C15FC">
          <v:shape id="_x0000_i1407" type="#_x0000_t75" style="width:12pt;height:18pt" o:ole="">
            <v:imagedata r:id="rId508" o:title=""/>
          </v:shape>
          <o:OLEObject Type="Embed" ProgID="Equation.DSMT4" ShapeID="_x0000_i1407" DrawAspect="Content" ObjectID="_1802633042" r:id="rId708"/>
        </w:object>
      </w:r>
      <w:r w:rsidRPr="00154FED">
        <w:t xml:space="preserve">. </w:t>
      </w:r>
      <w:commentRangeStart w:id="1569"/>
      <w:del w:id="1570" w:author="." w:date="2025-03-03T16:33:00Z" w16du:dateUtc="2025-03-03T08:33:00Z">
        <w:r w:rsidRPr="00154FED" w:rsidDel="00012DCE">
          <w:delText>According to</w:delText>
        </w:r>
      </w:del>
      <w:ins w:id="1571" w:author="." w:date="2025-03-03T16:33:00Z" w16du:dateUtc="2025-03-03T08:33:00Z">
        <w:r w:rsidR="00012DCE" w:rsidRPr="00154FED">
          <w:t>Based on</w:t>
        </w:r>
      </w:ins>
      <w:r w:rsidRPr="00154FED">
        <w:t xml:space="preserve"> Eqs. (47-1) and (47-2), the manipulation </w:t>
      </w:r>
      <w:del w:id="1572" w:author="." w:date="2025-03-03T16:33:00Z" w16du:dateUtc="2025-03-03T08:33:00Z">
        <w:r w:rsidRPr="00154FED" w:rsidDel="00012DCE">
          <w:delText xml:space="preserve">intensity </w:delText>
        </w:r>
      </w:del>
      <w:ins w:id="1573" w:author="." w:date="2025-03-03T16:33:00Z" w16du:dateUtc="2025-03-03T08:33:00Z">
        <w:r w:rsidR="00012DCE" w:rsidRPr="00154FED">
          <w:t xml:space="preserve">intensities </w:t>
        </w:r>
      </w:ins>
      <w:r w:rsidRPr="00154FED">
        <w:t xml:space="preserve">of firms A and B </w:t>
      </w:r>
      <w:del w:id="1574" w:author="." w:date="2025-03-03T16:33:00Z" w16du:dateUtc="2025-03-03T08:33:00Z">
        <w:r w:rsidRPr="00154FED" w:rsidDel="00012DCE">
          <w:delText xml:space="preserve">is </w:delText>
        </w:r>
      </w:del>
      <w:ins w:id="1575" w:author="." w:date="2025-03-03T16:33:00Z" w16du:dateUtc="2025-03-03T08:33:00Z">
        <w:r w:rsidR="00012DCE" w:rsidRPr="00154FED">
          <w:t xml:space="preserve">are </w:t>
        </w:r>
      </w:ins>
      <w:r w:rsidRPr="00154FED">
        <w:t>monotonically decreasing to</w:t>
      </w:r>
      <w:r w:rsidR="00865FED" w:rsidRPr="00154FED">
        <w:t xml:space="preserve"> </w:t>
      </w:r>
      <w:r w:rsidR="00865FED" w:rsidRPr="00154FED">
        <w:rPr>
          <w:position w:val="-12"/>
        </w:rPr>
        <w:object w:dxaOrig="279" w:dyaOrig="360" w14:anchorId="64745404">
          <v:shape id="_x0000_i1408" type="#_x0000_t75" style="width:12pt;height:18pt" o:ole="">
            <v:imagedata r:id="rId709" o:title=""/>
          </v:shape>
          <o:OLEObject Type="Embed" ProgID="Equation.DSMT4" ShapeID="_x0000_i1408" DrawAspect="Content" ObjectID="_1802633043" r:id="rId710"/>
        </w:object>
      </w:r>
      <w:r w:rsidRPr="00154FED">
        <w:t xml:space="preserve">, </w:t>
      </w:r>
      <w:ins w:id="1576" w:author="." w:date="2025-03-03T16:33:00Z" w16du:dateUtc="2025-03-03T08:33:00Z">
        <w:r w:rsidR="00012DCE" w:rsidRPr="00154FED">
          <w:t xml:space="preserve">respectively, </w:t>
        </w:r>
      </w:ins>
      <w:r w:rsidRPr="00154FED">
        <w:t xml:space="preserve">and </w:t>
      </w:r>
      <w:del w:id="1577" w:author="." w:date="2025-03-03T16:33:00Z" w16du:dateUtc="2025-03-03T08:33:00Z">
        <w:r w:rsidRPr="00154FED" w:rsidDel="00012DCE">
          <w:delText xml:space="preserve">since </w:delText>
        </w:r>
      </w:del>
      <w:ins w:id="1578" w:author="." w:date="2025-03-03T16:33:00Z" w16du:dateUtc="2025-03-03T08:33:00Z">
        <w:r w:rsidR="00012DCE" w:rsidRPr="00154FED">
          <w:t xml:space="preserve">because </w:t>
        </w:r>
      </w:ins>
      <w:r w:rsidRPr="00154FED">
        <w:t>the manipulation intensity appears as a squared term in the cost function, its impact on costs is significantly amplified</w:t>
      </w:r>
      <w:commentRangeEnd w:id="1569"/>
      <w:r w:rsidR="00312C6B" w:rsidRPr="00154FED">
        <w:rPr>
          <w:rStyle w:val="CommentReference"/>
          <w:rFonts w:asciiTheme="minorHAnsi" w:eastAsiaTheme="minorEastAsia" w:hAnsiTheme="minorHAnsi"/>
        </w:rPr>
        <w:commentReference w:id="1569"/>
      </w:r>
      <w:r w:rsidRPr="00154FED">
        <w:t xml:space="preserve">. When </w:t>
      </w:r>
      <w:r w:rsidR="00865FED" w:rsidRPr="00154FED">
        <w:rPr>
          <w:position w:val="-12"/>
        </w:rPr>
        <w:object w:dxaOrig="279" w:dyaOrig="360" w14:anchorId="4C8E07EC">
          <v:shape id="_x0000_i1409" type="#_x0000_t75" style="width:12pt;height:18pt" o:ole="">
            <v:imagedata r:id="rId711" o:title=""/>
          </v:shape>
          <o:OLEObject Type="Embed" ProgID="Equation.DSMT4" ShapeID="_x0000_i1409" DrawAspect="Content" ObjectID="_1802633044" r:id="rId712"/>
        </w:object>
      </w:r>
      <w:r w:rsidRPr="00154FED">
        <w:t xml:space="preserve"> is small, the resulting manipulation costs become substantial. However, at this stage, firms A and B can still benefit from manipulation with a small </w:t>
      </w:r>
      <w:r w:rsidR="00A6313A" w:rsidRPr="00154FED">
        <w:rPr>
          <w:position w:val="-12"/>
        </w:rPr>
        <w:object w:dxaOrig="279" w:dyaOrig="360" w14:anchorId="67E8109A">
          <v:shape id="_x0000_i1410" type="#_x0000_t75" style="width:12pt;height:18pt" o:ole="">
            <v:imagedata r:id="rId528" o:title=""/>
          </v:shape>
          <o:OLEObject Type="Embed" ProgID="Equation.DSMT4" ShapeID="_x0000_i1410" DrawAspect="Content" ObjectID="_1802633045" r:id="rId713"/>
        </w:object>
      </w:r>
      <w:r w:rsidRPr="00154FED">
        <w:t xml:space="preserve"> or a large </w:t>
      </w:r>
      <w:r w:rsidR="00A6313A" w:rsidRPr="00154FED">
        <w:rPr>
          <w:position w:val="-12"/>
        </w:rPr>
        <w:object w:dxaOrig="279" w:dyaOrig="360" w14:anchorId="52370A1A">
          <v:shape id="_x0000_i1411" type="#_x0000_t75" style="width:12pt;height:18pt" o:ole="">
            <v:imagedata r:id="rId508" o:title=""/>
          </v:shape>
          <o:OLEObject Type="Embed" ProgID="Equation.DSMT4" ShapeID="_x0000_i1411" DrawAspect="Content" ObjectID="_1802633046" r:id="rId714"/>
        </w:object>
      </w:r>
      <w:r w:rsidRPr="00154FED">
        <w:t>. On</w:t>
      </w:r>
      <w:r w:rsidR="00EF767B" w:rsidRPr="00154FED">
        <w:t xml:space="preserve"> the</w:t>
      </w:r>
      <w:r w:rsidRPr="00154FED">
        <w:t xml:space="preserve"> one hand, when </w:t>
      </w:r>
      <w:r w:rsidR="00A6313A" w:rsidRPr="00154FED">
        <w:rPr>
          <w:position w:val="-12"/>
        </w:rPr>
        <w:object w:dxaOrig="279" w:dyaOrig="360" w14:anchorId="70A7A404">
          <v:shape id="_x0000_i1412" type="#_x0000_t75" style="width:12pt;height:18pt" o:ole="">
            <v:imagedata r:id="rId508" o:title=""/>
          </v:shape>
          <o:OLEObject Type="Embed" ProgID="Equation.DSMT4" ShapeID="_x0000_i1412" DrawAspect="Content" ObjectID="_1802633047" r:id="rId715"/>
        </w:object>
      </w:r>
      <w:r w:rsidRPr="00154FED">
        <w:t xml:space="preserve"> is relatively small, consumers may be more sensitive in their product choices, </w:t>
      </w:r>
      <w:del w:id="1579" w:author="." w:date="2025-03-03T16:34:00Z" w16du:dateUtc="2025-03-03T08:34:00Z">
        <w:r w:rsidRPr="00154FED" w:rsidDel="00012DCE">
          <w:delText xml:space="preserve">leading </w:delText>
        </w:r>
      </w:del>
      <w:ins w:id="1580" w:author="." w:date="2025-03-03T16:34:00Z" w16du:dateUtc="2025-03-03T08:34:00Z">
        <w:r w:rsidR="00012DCE" w:rsidRPr="00154FED">
          <w:t xml:space="preserve">driving </w:t>
        </w:r>
      </w:ins>
      <w:r w:rsidRPr="00154FED">
        <w:t xml:space="preserve">firms to resort to manipulation to enhance their market appeal and compete for a limited </w:t>
      </w:r>
      <w:r w:rsidR="005C450D" w:rsidRPr="00154FED">
        <w:t>consumer</w:t>
      </w:r>
      <w:r w:rsidRPr="00154FED">
        <w:t xml:space="preserve"> base. In this context, manipulation can help firms stand out in a situation wher</w:t>
      </w:r>
      <w:ins w:id="1581" w:author="." w:date="2025-03-04T19:55:00Z" w16du:dateUtc="2025-03-04T11:55:00Z">
        <w:r w:rsidR="00C4005F">
          <w:t>e th</w:t>
        </w:r>
      </w:ins>
      <w:r w:rsidRPr="00154FED">
        <w:t>e perceived quality difference (i.e.</w:t>
      </w:r>
      <w:ins w:id="1582" w:author="." w:date="2025-03-03T16:34:00Z" w16du:dateUtc="2025-03-03T08:34:00Z">
        <w:r w:rsidR="001C4B81" w:rsidRPr="00154FED">
          <w:t>,</w:t>
        </w:r>
      </w:ins>
      <w:r w:rsidRPr="00154FED">
        <w:t xml:space="preserve"> </w:t>
      </w:r>
      <w:r w:rsidR="00A6313A" w:rsidRPr="00154FED">
        <w:rPr>
          <w:position w:val="-12"/>
        </w:rPr>
        <w:object w:dxaOrig="279" w:dyaOrig="360" w14:anchorId="3054E392">
          <v:shape id="_x0000_i1413" type="#_x0000_t75" style="width:12pt;height:18pt" o:ole="">
            <v:imagedata r:id="rId528" o:title=""/>
          </v:shape>
          <o:OLEObject Type="Embed" ProgID="Equation.DSMT4" ShapeID="_x0000_i1413" DrawAspect="Content" ObjectID="_1802633048" r:id="rId716"/>
        </w:object>
      </w:r>
      <w:r w:rsidRPr="00154FED">
        <w:t xml:space="preserve">) is </w:t>
      </w:r>
      <w:r w:rsidR="005C450D" w:rsidRPr="00154FED">
        <w:t>small</w:t>
      </w:r>
      <w:r w:rsidRPr="00154FED">
        <w:t xml:space="preserve">, resulting in higher sales. On the other hand, when </w:t>
      </w:r>
      <w:r w:rsidR="00A6313A" w:rsidRPr="00154FED">
        <w:rPr>
          <w:position w:val="-12"/>
        </w:rPr>
        <w:object w:dxaOrig="279" w:dyaOrig="360" w14:anchorId="6712100B">
          <v:shape id="_x0000_i1414" type="#_x0000_t75" style="width:12pt;height:18pt" o:ole="">
            <v:imagedata r:id="rId508" o:title=""/>
          </v:shape>
          <o:OLEObject Type="Embed" ProgID="Equation.DSMT4" ShapeID="_x0000_i1414" DrawAspect="Content" ObjectID="_1802633049" r:id="rId717"/>
        </w:object>
      </w:r>
      <w:r w:rsidRPr="00154FED">
        <w:t xml:space="preserve"> is large, consumers are likely to prefer superior firm A.</w:t>
      </w:r>
      <w:r w:rsidR="00EF767B" w:rsidRPr="00154FED">
        <w:t xml:space="preserve"> Thus,</w:t>
      </w:r>
      <w:r w:rsidRPr="00154FED">
        <w:t xml:space="preserve"> firm A can maintain its advantageous position through greater manipulation efforts, as the difference </w:t>
      </w:r>
      <w:r w:rsidR="00A6313A" w:rsidRPr="00154FED">
        <w:rPr>
          <w:position w:val="-12"/>
        </w:rPr>
        <w:object w:dxaOrig="700" w:dyaOrig="360" w14:anchorId="49BF4763">
          <v:shape id="_x0000_i1415" type="#_x0000_t75" style="width:36pt;height:18pt" o:ole="">
            <v:imagedata r:id="rId718" o:title=""/>
          </v:shape>
          <o:OLEObject Type="Embed" ProgID="Equation.DSMT4" ShapeID="_x0000_i1415" DrawAspect="Content" ObjectID="_1802633050" r:id="rId719"/>
        </w:object>
      </w:r>
      <w:r w:rsidRPr="00154FED">
        <w:rPr>
          <w:rStyle w:val="katex-mathml"/>
        </w:rPr>
        <w:t xml:space="preserve"> </w:t>
      </w:r>
      <w:r w:rsidRPr="00154FED">
        <w:t xml:space="preserve">is greater than zero and is positively correlated with </w:t>
      </w:r>
      <w:r w:rsidR="00A6313A" w:rsidRPr="00154FED">
        <w:rPr>
          <w:position w:val="-12"/>
        </w:rPr>
        <w:object w:dxaOrig="279" w:dyaOrig="360" w14:anchorId="6822B1F8">
          <v:shape id="_x0000_i1416" type="#_x0000_t75" style="width:12pt;height:18pt" o:ole="">
            <v:imagedata r:id="rId296" o:title=""/>
          </v:shape>
          <o:OLEObject Type="Embed" ProgID="Equation.DSMT4" ShapeID="_x0000_i1416" DrawAspect="Content" ObjectID="_1802633051" r:id="rId720"/>
        </w:object>
      </w:r>
      <w:r w:rsidRPr="00154FED">
        <w:t xml:space="preserve">. This </w:t>
      </w:r>
      <w:ins w:id="1583" w:author="." w:date="2025-03-03T16:34:00Z" w16du:dateUtc="2025-03-03T08:34:00Z">
        <w:r w:rsidR="001C4B81" w:rsidRPr="00154FED">
          <w:t xml:space="preserve">finding </w:t>
        </w:r>
      </w:ins>
      <w:r w:rsidRPr="00154FED">
        <w:t xml:space="preserve">implies that when </w:t>
      </w:r>
      <w:r w:rsidR="00A6313A" w:rsidRPr="00154FED">
        <w:rPr>
          <w:position w:val="-12"/>
        </w:rPr>
        <w:object w:dxaOrig="279" w:dyaOrig="360" w14:anchorId="7F94598E">
          <v:shape id="_x0000_i1417" type="#_x0000_t75" style="width:12pt;height:18pt" o:ole="">
            <v:imagedata r:id="rId528" o:title=""/>
          </v:shape>
          <o:OLEObject Type="Embed" ProgID="Equation.DSMT4" ShapeID="_x0000_i1417" DrawAspect="Content" ObjectID="_1802633052" r:id="rId721"/>
        </w:object>
      </w:r>
      <w:r w:rsidRPr="00154FED">
        <w:t xml:space="preserve"> is large, firm A</w:t>
      </w:r>
      <w:r w:rsidR="0010046F" w:rsidRPr="00154FED">
        <w:t>’</w:t>
      </w:r>
      <w:r w:rsidRPr="00154FED">
        <w:t>s manipulation intensity may significantly exceed that of B. In</w:t>
      </w:r>
      <w:del w:id="1584" w:author="." w:date="2025-03-04T19:55:00Z" w16du:dateUtc="2025-03-04T11:55:00Z">
        <w:r w:rsidRPr="00154FED" w:rsidDel="00C4005F">
          <w:delText xml:space="preserve"> a</w:delText>
        </w:r>
      </w:del>
      <w:r w:rsidRPr="00154FED">
        <w:t xml:space="preserve"> such</w:t>
      </w:r>
      <w:ins w:id="1585" w:author="." w:date="2025-03-04T19:55:00Z" w16du:dateUtc="2025-03-04T11:55:00Z">
        <w:r w:rsidR="00C4005F">
          <w:t xml:space="preserve"> a</w:t>
        </w:r>
      </w:ins>
      <w:r w:rsidRPr="00154FED">
        <w:t xml:space="preserve"> case, even if manipulation increases costs, firm B is more likely to engage in manipulation to enhance its market position and avoid being completely excluded from the market. Therefore, both firms will </w:t>
      </w:r>
      <w:del w:id="1586" w:author="." w:date="2025-03-03T16:34:00Z" w16du:dateUtc="2025-03-03T08:34:00Z">
        <w:r w:rsidRPr="00154FED" w:rsidDel="001C4B81">
          <w:delText xml:space="preserve">choose </w:delText>
        </w:r>
      </w:del>
      <w:ins w:id="1587" w:author="." w:date="2025-03-03T16:34:00Z" w16du:dateUtc="2025-03-03T08:34:00Z">
        <w:r w:rsidR="001C4B81" w:rsidRPr="00154FED">
          <w:t xml:space="preserve">decide </w:t>
        </w:r>
      </w:ins>
      <w:del w:id="1588" w:author="." w:date="2025-03-03T16:34:00Z" w16du:dateUtc="2025-03-03T08:34:00Z">
        <w:r w:rsidRPr="00154FED" w:rsidDel="001C4B81">
          <w:delText xml:space="preserve">to </w:delText>
        </w:r>
      </w:del>
      <w:ins w:id="1589" w:author="." w:date="2025-03-03T16:34:00Z" w16du:dateUtc="2025-03-03T08:34:00Z">
        <w:r w:rsidR="001C4B81" w:rsidRPr="00154FED">
          <w:t xml:space="preserve">to </w:t>
        </w:r>
      </w:ins>
      <w:r w:rsidRPr="00154FED">
        <w:t xml:space="preserve">manipulate with a small </w:t>
      </w:r>
      <w:r w:rsidR="00A6313A" w:rsidRPr="00154FED">
        <w:rPr>
          <w:position w:val="-12"/>
        </w:rPr>
        <w:object w:dxaOrig="279" w:dyaOrig="360" w14:anchorId="71C0CF48">
          <v:shape id="_x0000_i1418" type="#_x0000_t75" style="width:12pt;height:18pt" o:ole="">
            <v:imagedata r:id="rId309" o:title=""/>
          </v:shape>
          <o:OLEObject Type="Embed" ProgID="Equation.DSMT4" ShapeID="_x0000_i1418" DrawAspect="Content" ObjectID="_1802633053" r:id="rId722"/>
        </w:object>
      </w:r>
      <w:r w:rsidRPr="00154FED">
        <w:t xml:space="preserve"> or a large </w:t>
      </w:r>
      <w:r w:rsidR="00A6313A" w:rsidRPr="00154FED">
        <w:rPr>
          <w:position w:val="-12"/>
        </w:rPr>
        <w:object w:dxaOrig="279" w:dyaOrig="360" w14:anchorId="2AA9079A">
          <v:shape id="_x0000_i1419" type="#_x0000_t75" style="width:12pt;height:18pt" o:ole="">
            <v:imagedata r:id="rId309" o:title=""/>
          </v:shape>
          <o:OLEObject Type="Embed" ProgID="Equation.DSMT4" ShapeID="_x0000_i1419" DrawAspect="Content" ObjectID="_1802633054" r:id="rId723"/>
        </w:object>
      </w:r>
      <w:r w:rsidRPr="00154FED">
        <w:t xml:space="preserve"> in this case.</w:t>
      </w:r>
    </w:p>
    <w:p w14:paraId="3F1B087D" w14:textId="7FDD4AE8" w:rsidR="00F218A4" w:rsidRPr="00154FED" w:rsidRDefault="00356EB9" w:rsidP="008F5698">
      <w:pPr>
        <w:pStyle w:val="-8"/>
        <w:spacing w:line="360" w:lineRule="auto"/>
        <w:rPr>
          <w:ins w:id="1590" w:author="." w:date="2025-03-03T16:36:00Z" w16du:dateUtc="2025-03-03T08:36:00Z"/>
        </w:rPr>
      </w:pPr>
      <w:r w:rsidRPr="00154FED">
        <w:rPr>
          <w:rFonts w:hint="eastAsia"/>
        </w:rPr>
        <w:t>(</w:t>
      </w:r>
      <w:r w:rsidRPr="00154FED">
        <w:t>2) When the unit manipulation cost is large (i.e.</w:t>
      </w:r>
      <w:ins w:id="1591" w:author="." w:date="2025-03-03T16:34:00Z" w16du:dateUtc="2025-03-03T08:34:00Z">
        <w:r w:rsidR="00D549CC" w:rsidRPr="00154FED">
          <w:t>,</w:t>
        </w:r>
      </w:ins>
      <w:r w:rsidRPr="00154FED">
        <w:t xml:space="preserve"> </w:t>
      </w:r>
      <w:r w:rsidR="00A6313A" w:rsidRPr="00154FED">
        <w:rPr>
          <w:position w:val="-24"/>
        </w:rPr>
        <w:object w:dxaOrig="2480" w:dyaOrig="620" w14:anchorId="6B156643">
          <v:shape id="_x0000_i1420" type="#_x0000_t75" style="width:126pt;height:30pt" o:ole="">
            <v:imagedata r:id="rId724" o:title=""/>
          </v:shape>
          <o:OLEObject Type="Embed" ProgID="Equation.DSMT4" ShapeID="_x0000_i1420" DrawAspect="Content" ObjectID="_1802633055" r:id="rId725"/>
        </w:object>
      </w:r>
      <w:r w:rsidRPr="00154FED">
        <w:t>), and the unit governance cost is small (i.e.</w:t>
      </w:r>
      <w:ins w:id="1592" w:author="." w:date="2025-03-03T16:34:00Z" w16du:dateUtc="2025-03-03T08:34:00Z">
        <w:r w:rsidR="00D549CC" w:rsidRPr="00154FED">
          <w:t>,</w:t>
        </w:r>
      </w:ins>
      <w:r w:rsidRPr="00154FED">
        <w:t xml:space="preserve"> </w:t>
      </w:r>
      <w:r w:rsidR="00865FED" w:rsidRPr="00154FED">
        <w:rPr>
          <w:position w:val="-12"/>
        </w:rPr>
        <w:object w:dxaOrig="1200" w:dyaOrig="360" w14:anchorId="100012E2">
          <v:shape id="_x0000_i1421" type="#_x0000_t75" style="width:54pt;height:18pt" o:ole="">
            <v:imagedata r:id="rId689" o:title=""/>
          </v:shape>
          <o:OLEObject Type="Embed" ProgID="Equation.DSMT4" ShapeID="_x0000_i1421" DrawAspect="Content" ObjectID="_1802633056" r:id="rId726"/>
        </w:object>
      </w:r>
      <w:r w:rsidRPr="00154FED">
        <w:t xml:space="preserve">), both firms will be better off compared to </w:t>
      </w:r>
      <w:ins w:id="1593" w:author="." w:date="2025-03-03T16:35:00Z" w16du:dateUtc="2025-03-03T08:35:00Z">
        <w:r w:rsidR="00D549CC" w:rsidRPr="00154FED">
          <w:t xml:space="preserve">the </w:t>
        </w:r>
      </w:ins>
      <w:del w:id="1594" w:author="." w:date="2025-03-04T17:08:00Z" w16du:dateUtc="2025-03-04T09:08:00Z">
        <w:r w:rsidRPr="00154FED" w:rsidDel="004F41A0">
          <w:delText>no man</w:delText>
        </w:r>
      </w:del>
      <w:ins w:id="1595" w:author="." w:date="2025-03-04T17:08:00Z" w16du:dateUtc="2025-03-04T09:08:00Z">
        <w:r w:rsidR="004F41A0" w:rsidRPr="00154FED">
          <w:t>no man</w:t>
        </w:r>
      </w:ins>
      <w:r w:rsidRPr="00154FED">
        <w:t>ipulat</w:t>
      </w:r>
      <w:del w:id="1596" w:author="." w:date="2025-03-04T17:09:00Z" w16du:dateUtc="2025-03-04T09:09:00Z">
        <w:r w:rsidRPr="00154FED" w:rsidDel="004F41A0">
          <w:delText>ion</w:delText>
        </w:r>
      </w:del>
      <w:ins w:id="1597" w:author="." w:date="2025-03-04T17:09:00Z" w16du:dateUtc="2025-03-04T09:09:00Z">
        <w:r w:rsidR="004F41A0" w:rsidRPr="00154FED">
          <w:t>ion</w:t>
        </w:r>
      </w:ins>
      <w:ins w:id="1598" w:author="." w:date="2025-03-03T16:35:00Z" w16du:dateUtc="2025-03-03T08:35:00Z">
        <w:r w:rsidR="00D549CC" w:rsidRPr="00154FED">
          <w:t xml:space="preserve"> scenario</w:t>
        </w:r>
      </w:ins>
      <w:r w:rsidRPr="00154FED">
        <w:t xml:space="preserve"> with a small </w:t>
      </w:r>
      <w:r w:rsidR="00A6313A" w:rsidRPr="00154FED">
        <w:rPr>
          <w:position w:val="-12"/>
        </w:rPr>
        <w:object w:dxaOrig="279" w:dyaOrig="360" w14:anchorId="12A7D794">
          <v:shape id="_x0000_i1422" type="#_x0000_t75" style="width:12pt;height:18pt" o:ole="">
            <v:imagedata r:id="rId508" o:title=""/>
          </v:shape>
          <o:OLEObject Type="Embed" ProgID="Equation.DSMT4" ShapeID="_x0000_i1422" DrawAspect="Content" ObjectID="_1802633057" r:id="rId727"/>
        </w:object>
      </w:r>
      <w:r w:rsidRPr="00154FED">
        <w:t>. When the unit manipulation cost is large,</w:t>
      </w:r>
      <w:del w:id="1599" w:author="." w:date="2025-03-04T19:55:00Z" w16du:dateUtc="2025-03-04T11:55:00Z">
        <w:r w:rsidRPr="00154FED" w:rsidDel="00C4005F">
          <w:delText xml:space="preserve"> the</w:delText>
        </w:r>
      </w:del>
      <w:r w:rsidRPr="00154FED">
        <w:t xml:space="preserve"> manipulation efforts will decrease, </w:t>
      </w:r>
      <w:del w:id="1600" w:author="." w:date="2025-03-03T16:35:00Z" w16du:dateUtc="2025-03-03T08:35:00Z">
        <w:r w:rsidRPr="00154FED" w:rsidDel="00D549CC">
          <w:delText>which means</w:delText>
        </w:r>
      </w:del>
      <w:ins w:id="1601" w:author="." w:date="2025-03-03T16:35:00Z" w16du:dateUtc="2025-03-03T08:35:00Z">
        <w:r w:rsidR="00D549CC" w:rsidRPr="00154FED">
          <w:t>indicating that</w:t>
        </w:r>
      </w:ins>
      <w:r w:rsidRPr="00154FED">
        <w:t xml:space="preserve"> </w:t>
      </w:r>
      <w:r w:rsidR="00EF767B" w:rsidRPr="00154FED">
        <w:t xml:space="preserve">both </w:t>
      </w:r>
      <w:r w:rsidRPr="00154FED">
        <w:t xml:space="preserve">firms cannot gain significant benefits. </w:t>
      </w:r>
      <w:del w:id="1602" w:author="." w:date="2025-03-03T16:35:00Z" w16du:dateUtc="2025-03-03T08:35:00Z">
        <w:r w:rsidRPr="00154FED" w:rsidDel="00D549CC">
          <w:delText xml:space="preserve">According </w:delText>
        </w:r>
      </w:del>
      <w:ins w:id="1603" w:author="." w:date="2025-03-03T16:35:00Z" w16du:dateUtc="2025-03-03T08:35:00Z">
        <w:r w:rsidR="00D549CC" w:rsidRPr="00154FED">
          <w:t xml:space="preserve">Based on </w:t>
        </w:r>
      </w:ins>
      <w:del w:id="1604" w:author="." w:date="2025-03-03T16:35:00Z" w16du:dateUtc="2025-03-03T08:35:00Z">
        <w:r w:rsidRPr="00154FED" w:rsidDel="00D549CC">
          <w:delText xml:space="preserve">to </w:delText>
        </w:r>
      </w:del>
      <w:r w:rsidRPr="00154FED">
        <w:t xml:space="preserve">Eq. (48), the governance intensity </w:t>
      </w:r>
      <w:r w:rsidRPr="00154FED">
        <w:rPr>
          <w:position w:val="-6"/>
        </w:rPr>
        <w:object w:dxaOrig="200" w:dyaOrig="220" w14:anchorId="1173D0EB">
          <v:shape id="_x0000_i1423" type="#_x0000_t75" style="width:12pt;height:12pt" o:ole="">
            <v:imagedata r:id="rId107" o:title=""/>
          </v:shape>
          <o:OLEObject Type="Embed" ProgID="Equation.DSMT4" ShapeID="_x0000_i1423" DrawAspect="Content" ObjectID="_1802633058" r:id="rId728"/>
        </w:object>
      </w:r>
      <w:r w:rsidRPr="00154FED">
        <w:t xml:space="preserve"> is monotonically increasing to the unit governance cost </w:t>
      </w:r>
      <w:r w:rsidRPr="00154FED">
        <w:rPr>
          <w:position w:val="-12"/>
        </w:rPr>
        <w:object w:dxaOrig="300" w:dyaOrig="360" w14:anchorId="6EE08B61">
          <v:shape id="_x0000_i1424" type="#_x0000_t75" style="width:18pt;height:18pt" o:ole="">
            <v:imagedata r:id="rId729" o:title=""/>
          </v:shape>
          <o:OLEObject Type="Embed" ProgID="Equation.DSMT4" ShapeID="_x0000_i1424" DrawAspect="Content" ObjectID="_1802633059" r:id="rId730"/>
        </w:object>
      </w:r>
      <w:r w:rsidRPr="00154FED">
        <w:t xml:space="preserve">. </w:t>
      </w:r>
      <w:ins w:id="1605" w:author="." w:date="2025-03-03T16:35:00Z" w16du:dateUtc="2025-03-03T08:35:00Z">
        <w:r w:rsidR="00D549CC" w:rsidRPr="00154FED">
          <w:lastRenderedPageBreak/>
          <w:t>Thus, if</w:t>
        </w:r>
      </w:ins>
      <w:del w:id="1606" w:author="." w:date="2025-03-03T16:35:00Z" w16du:dateUtc="2025-03-03T08:35:00Z">
        <w:r w:rsidRPr="00154FED" w:rsidDel="00D549CC">
          <w:delText>If</w:delText>
        </w:r>
      </w:del>
      <w:r w:rsidRPr="00154FED">
        <w:t xml:space="preserve"> firms A and B wish to benefit from manipulation, they </w:t>
      </w:r>
      <w:r w:rsidR="00EF767B" w:rsidRPr="00154FED">
        <w:t>should</w:t>
      </w:r>
      <w:r w:rsidRPr="00154FED">
        <w:t xml:space="preserve"> ensure that </w:t>
      </w:r>
      <w:r w:rsidRPr="00154FED">
        <w:rPr>
          <w:position w:val="-12"/>
        </w:rPr>
        <w:object w:dxaOrig="300" w:dyaOrig="360" w14:anchorId="069FF192">
          <v:shape id="_x0000_i1425" type="#_x0000_t75" style="width:18pt;height:18pt" o:ole="">
            <v:imagedata r:id="rId731" o:title=""/>
          </v:shape>
          <o:OLEObject Type="Embed" ProgID="Equation.DSMT4" ShapeID="_x0000_i1425" DrawAspect="Content" ObjectID="_1802633060" r:id="rId732"/>
        </w:object>
      </w:r>
      <w:r w:rsidRPr="00154FED">
        <w:t xml:space="preserve"> is kept as low as possible to </w:t>
      </w:r>
      <w:r w:rsidR="005C450D" w:rsidRPr="00154FED">
        <w:t xml:space="preserve">reduce </w:t>
      </w:r>
      <w:r w:rsidRPr="00154FED">
        <w:t xml:space="preserve">costs. </w:t>
      </w:r>
      <w:commentRangeStart w:id="1607"/>
      <w:del w:id="1608" w:author="." w:date="2025-03-03T16:35:00Z" w16du:dateUtc="2025-03-03T08:35:00Z">
        <w:r w:rsidRPr="00154FED" w:rsidDel="00D549CC">
          <w:delText>For f</w:delText>
        </w:r>
      </w:del>
      <w:ins w:id="1609" w:author="." w:date="2025-03-03T16:35:00Z" w16du:dateUtc="2025-03-03T08:35:00Z">
        <w:r w:rsidR="00D549CC" w:rsidRPr="00154FED">
          <w:t>In particular</w:t>
        </w:r>
      </w:ins>
      <w:commentRangeEnd w:id="1607"/>
      <w:ins w:id="1610" w:author="." w:date="2025-03-04T19:10:00Z" w16du:dateUtc="2025-03-04T11:10:00Z">
        <w:r w:rsidR="00312C6B" w:rsidRPr="00154FED">
          <w:rPr>
            <w:rStyle w:val="CommentReference"/>
            <w:rFonts w:asciiTheme="minorHAnsi" w:eastAsiaTheme="minorEastAsia" w:hAnsiTheme="minorHAnsi"/>
          </w:rPr>
          <w:commentReference w:id="1607"/>
        </w:r>
      </w:ins>
      <w:ins w:id="1611" w:author="." w:date="2025-03-03T16:35:00Z" w16du:dateUtc="2025-03-03T08:35:00Z">
        <w:r w:rsidR="00D549CC" w:rsidRPr="00154FED">
          <w:t>, f</w:t>
        </w:r>
      </w:ins>
      <w:r w:rsidRPr="00154FED">
        <w:t>irm A</w:t>
      </w:r>
      <w:del w:id="1612" w:author="." w:date="2025-03-03T16:35:00Z" w16du:dateUtc="2025-03-03T08:35:00Z">
        <w:r w:rsidRPr="00154FED" w:rsidDel="00D549CC">
          <w:delText xml:space="preserve">, it </w:delText>
        </w:r>
      </w:del>
      <w:ins w:id="1613" w:author="." w:date="2025-03-03T16:35:00Z" w16du:dateUtc="2025-03-03T08:35:00Z">
        <w:r w:rsidR="00D549CC" w:rsidRPr="00154FED">
          <w:t xml:space="preserve"> </w:t>
        </w:r>
      </w:ins>
      <w:r w:rsidRPr="00154FED">
        <w:t xml:space="preserve">can only benefit from manipulation in this case when </w:t>
      </w:r>
      <w:r w:rsidR="00A6313A" w:rsidRPr="00154FED">
        <w:rPr>
          <w:position w:val="-12"/>
        </w:rPr>
        <w:object w:dxaOrig="279" w:dyaOrig="360" w14:anchorId="7B62A6AD">
          <v:shape id="_x0000_i1426" type="#_x0000_t75" style="width:12pt;height:18pt" o:ole="">
            <v:imagedata r:id="rId508" o:title=""/>
          </v:shape>
          <o:OLEObject Type="Embed" ProgID="Equation.DSMT4" ShapeID="_x0000_i1426" DrawAspect="Content" ObjectID="_1802633061" r:id="rId733"/>
        </w:object>
      </w:r>
      <w:r w:rsidRPr="00154FED">
        <w:t xml:space="preserve"> is low. This is because, if </w:t>
      </w:r>
      <w:r w:rsidR="00A6313A" w:rsidRPr="00154FED">
        <w:rPr>
          <w:position w:val="-12"/>
        </w:rPr>
        <w:object w:dxaOrig="279" w:dyaOrig="360" w14:anchorId="4C1CF593">
          <v:shape id="_x0000_i1427" type="#_x0000_t75" style="width:12pt;height:18pt" o:ole="">
            <v:imagedata r:id="rId508" o:title=""/>
          </v:shape>
          <o:OLEObject Type="Embed" ProgID="Equation.DSMT4" ShapeID="_x0000_i1427" DrawAspect="Content" ObjectID="_1802633062" r:id="rId734"/>
        </w:object>
      </w:r>
      <w:r w:rsidRPr="00154FED">
        <w:t xml:space="preserve"> is high, firm A already has a significant perceived quality advantage, and additional manipulation effort </w:t>
      </w:r>
      <w:del w:id="1614" w:author="." w:date="2025-03-03T16:36:00Z" w16du:dateUtc="2025-03-03T08:36:00Z">
        <w:r w:rsidRPr="00154FED" w:rsidDel="00D549CC">
          <w:delText xml:space="preserve">has </w:delText>
        </w:r>
      </w:del>
      <w:ins w:id="1615" w:author="." w:date="2025-03-03T16:36:00Z" w16du:dateUtc="2025-03-03T08:36:00Z">
        <w:r w:rsidR="00D549CC" w:rsidRPr="00154FED">
          <w:t xml:space="preserve">will only have </w:t>
        </w:r>
      </w:ins>
      <w:r w:rsidRPr="00154FED">
        <w:t xml:space="preserve">a </w:t>
      </w:r>
      <w:r w:rsidR="005C450D" w:rsidRPr="00154FED">
        <w:t xml:space="preserve">small </w:t>
      </w:r>
      <w:r w:rsidRPr="00154FED">
        <w:t xml:space="preserve">marginal impact on demand, especially with a small </w:t>
      </w:r>
      <w:r w:rsidR="00A6313A" w:rsidRPr="00154FED">
        <w:rPr>
          <w:position w:val="-12"/>
        </w:rPr>
        <w:object w:dxaOrig="279" w:dyaOrig="360" w14:anchorId="61E48D8D">
          <v:shape id="_x0000_i1428" type="#_x0000_t75" style="width:12pt;height:18pt" o:ole="">
            <v:imagedata r:id="rId508" o:title=""/>
          </v:shape>
          <o:OLEObject Type="Embed" ProgID="Equation.DSMT4" ShapeID="_x0000_i1428" DrawAspect="Content" ObjectID="_1802633063" r:id="rId735"/>
        </w:object>
      </w:r>
      <w:r w:rsidRPr="00154FED">
        <w:t xml:space="preserve">. </w:t>
      </w:r>
      <w:del w:id="1616" w:author="." w:date="2025-03-03T16:36:00Z" w16du:dateUtc="2025-03-03T08:36:00Z">
        <w:r w:rsidRPr="00154FED" w:rsidDel="007773B7">
          <w:delText>Besides</w:delText>
        </w:r>
      </w:del>
      <w:ins w:id="1617" w:author="." w:date="2025-03-03T16:36:00Z" w16du:dateUtc="2025-03-03T08:36:00Z">
        <w:r w:rsidR="007773B7" w:rsidRPr="00154FED">
          <w:t>Furthermore</w:t>
        </w:r>
      </w:ins>
      <w:r w:rsidRPr="00154FED">
        <w:t xml:space="preserve">, </w:t>
      </w:r>
      <w:del w:id="1618" w:author="." w:date="2025-03-03T16:36:00Z" w16du:dateUtc="2025-03-03T08:36:00Z">
        <w:r w:rsidRPr="00154FED" w:rsidDel="007773B7">
          <w:delText xml:space="preserve">due </w:delText>
        </w:r>
      </w:del>
      <w:ins w:id="1619" w:author="." w:date="2025-03-03T16:36:00Z" w16du:dateUtc="2025-03-03T08:36:00Z">
        <w:r w:rsidR="007773B7" w:rsidRPr="00154FED">
          <w:t xml:space="preserve">given that </w:t>
        </w:r>
      </w:ins>
      <w:del w:id="1620" w:author="." w:date="2025-03-03T16:36:00Z" w16du:dateUtc="2025-03-03T08:36:00Z">
        <w:r w:rsidRPr="00154FED" w:rsidDel="007773B7">
          <w:delText xml:space="preserve">to </w:delText>
        </w:r>
      </w:del>
      <w:r w:rsidR="00A6313A" w:rsidRPr="00154FED">
        <w:rPr>
          <w:position w:val="-12"/>
        </w:rPr>
        <w:object w:dxaOrig="800" w:dyaOrig="360" w14:anchorId="492C16AF">
          <v:shape id="_x0000_i1429" type="#_x0000_t75" style="width:42pt;height:18pt" o:ole="">
            <v:imagedata r:id="rId736" o:title=""/>
          </v:shape>
          <o:OLEObject Type="Embed" ProgID="Equation.DSMT4" ShapeID="_x0000_i1429" DrawAspect="Content" ObjectID="_1802633064" r:id="rId737"/>
        </w:object>
      </w:r>
      <w:r w:rsidRPr="00154FED">
        <w:t xml:space="preserve"> is monotonically increasing to </w:t>
      </w:r>
      <w:r w:rsidR="00A6313A" w:rsidRPr="00154FED">
        <w:rPr>
          <w:position w:val="-12"/>
        </w:rPr>
        <w:object w:dxaOrig="279" w:dyaOrig="360" w14:anchorId="29B2044D">
          <v:shape id="_x0000_i1430" type="#_x0000_t75" style="width:12pt;height:18pt" o:ole="">
            <v:imagedata r:id="rId296" o:title=""/>
          </v:shape>
          <o:OLEObject Type="Embed" ProgID="Equation.DSMT4" ShapeID="_x0000_i1430" DrawAspect="Content" ObjectID="_1802633065" r:id="rId738"/>
        </w:object>
      </w:r>
      <w:r w:rsidRPr="00154FED">
        <w:t xml:space="preserve"> (i.e.</w:t>
      </w:r>
      <w:ins w:id="1621" w:author="." w:date="2025-03-03T16:36:00Z" w16du:dateUtc="2025-03-03T08:36:00Z">
        <w:r w:rsidR="00F218A4" w:rsidRPr="00154FED">
          <w:t>,</w:t>
        </w:r>
      </w:ins>
      <w:r w:rsidRPr="00154FED">
        <w:t xml:space="preserve"> </w:t>
      </w:r>
      <w:r w:rsidR="00A6313A" w:rsidRPr="00154FED">
        <w:rPr>
          <w:position w:val="-30"/>
        </w:rPr>
        <w:object w:dxaOrig="1560" w:dyaOrig="720" w14:anchorId="5CA6CED3">
          <v:shape id="_x0000_i1431" type="#_x0000_t75" style="width:78pt;height:36pt" o:ole="">
            <v:imagedata r:id="rId739" o:title=""/>
          </v:shape>
          <o:OLEObject Type="Embed" ProgID="Equation.DSMT4" ShapeID="_x0000_i1431" DrawAspect="Content" ObjectID="_1802633066" r:id="rId740"/>
        </w:object>
      </w:r>
      <w:r w:rsidRPr="00154FED">
        <w:t xml:space="preserve">), when </w:t>
      </w:r>
      <w:r w:rsidR="00A6313A" w:rsidRPr="00154FED">
        <w:rPr>
          <w:position w:val="-12"/>
        </w:rPr>
        <w:object w:dxaOrig="279" w:dyaOrig="360" w14:anchorId="4CEB60FE">
          <v:shape id="_x0000_i1432" type="#_x0000_t75" style="width:12pt;height:18pt" o:ole="">
            <v:imagedata r:id="rId296" o:title=""/>
          </v:shape>
          <o:OLEObject Type="Embed" ProgID="Equation.DSMT4" ShapeID="_x0000_i1432" DrawAspect="Content" ObjectID="_1802633067" r:id="rId741"/>
        </w:object>
      </w:r>
      <w:r w:rsidRPr="00154FED">
        <w:t xml:space="preserve"> is large, firm A</w:t>
      </w:r>
      <w:r w:rsidR="0010046F" w:rsidRPr="00154FED">
        <w:t>’</w:t>
      </w:r>
      <w:r w:rsidRPr="00154FED">
        <w:t>s price will be significantly higher than firm B</w:t>
      </w:r>
      <w:r w:rsidR="0010046F" w:rsidRPr="00154FED">
        <w:t>’</w:t>
      </w:r>
      <w:r w:rsidRPr="00154FED">
        <w:t>s</w:t>
      </w:r>
      <w:r w:rsidR="00EF767B" w:rsidRPr="00154FED">
        <w:t xml:space="preserve"> </w:t>
      </w:r>
      <w:r w:rsidR="00564C2D" w:rsidRPr="00154FED">
        <w:t>price</w:t>
      </w:r>
      <w:r w:rsidRPr="00154FED">
        <w:t>. Thus, firm A will gain significant benefit</w:t>
      </w:r>
      <w:r w:rsidR="00865FED" w:rsidRPr="00154FED">
        <w:t>s</w:t>
      </w:r>
      <w:r w:rsidRPr="00154FED">
        <w:t xml:space="preserve"> in this case without manipulation. </w:t>
      </w:r>
    </w:p>
    <w:p w14:paraId="3CA08415" w14:textId="24EFE019" w:rsidR="00356EB9" w:rsidRPr="00154FED" w:rsidRDefault="00F218A4" w:rsidP="008F5698">
      <w:pPr>
        <w:pStyle w:val="-8"/>
        <w:spacing w:line="360" w:lineRule="auto"/>
      </w:pPr>
      <w:ins w:id="1622" w:author="." w:date="2025-03-03T16:36:00Z" w16du:dateUtc="2025-03-03T08:36:00Z">
        <w:r w:rsidRPr="00154FED">
          <w:t>Meanwh</w:t>
        </w:r>
      </w:ins>
      <w:ins w:id="1623" w:author="." w:date="2025-03-03T16:37:00Z" w16du:dateUtc="2025-03-03T08:37:00Z">
        <w:r w:rsidRPr="00154FED">
          <w:t>ile, f</w:t>
        </w:r>
      </w:ins>
      <w:del w:id="1624" w:author="." w:date="2025-03-03T16:37:00Z" w16du:dateUtc="2025-03-03T08:37:00Z">
        <w:r w:rsidR="00356EB9" w:rsidRPr="00154FED" w:rsidDel="00F218A4">
          <w:delText>F</w:delText>
        </w:r>
      </w:del>
      <w:r w:rsidR="00356EB9" w:rsidRPr="00154FED">
        <w:t xml:space="preserve">or firm B, due to the relatively small </w:t>
      </w:r>
      <w:r w:rsidR="00A6313A" w:rsidRPr="00154FED">
        <w:rPr>
          <w:position w:val="-12"/>
        </w:rPr>
        <w:object w:dxaOrig="279" w:dyaOrig="360" w14:anchorId="75630B5C">
          <v:shape id="_x0000_i1433" type="#_x0000_t75" style="width:12pt;height:18pt" o:ole="">
            <v:imagedata r:id="rId296" o:title=""/>
          </v:shape>
          <o:OLEObject Type="Embed" ProgID="Equation.DSMT4" ShapeID="_x0000_i1433" DrawAspect="Content" ObjectID="_1802633068" r:id="rId742"/>
        </w:object>
      </w:r>
      <w:r w:rsidR="00356EB9" w:rsidRPr="00154FED">
        <w:t>, consumers may not exhibit a clear preference for either firm</w:t>
      </w:r>
      <w:r w:rsidR="0010046F" w:rsidRPr="00154FED">
        <w:t>’</w:t>
      </w:r>
      <w:r w:rsidR="00356EB9" w:rsidRPr="00154FED">
        <w:t>s products.</w:t>
      </w:r>
      <w:r w:rsidR="00356EB9" w:rsidRPr="00154FED">
        <w:rPr>
          <w:rFonts w:hint="eastAsia"/>
        </w:rPr>
        <w:t xml:space="preserve"> </w:t>
      </w:r>
      <w:ins w:id="1625" w:author="." w:date="2025-03-04T16:42:00Z" w16du:dateUtc="2025-03-04T08:42:00Z">
        <w:r w:rsidR="00BE50B3" w:rsidRPr="00154FED">
          <w:t xml:space="preserve">Thus, in this case, </w:t>
        </w:r>
      </w:ins>
      <w:r w:rsidR="00356EB9" w:rsidRPr="00154FED">
        <w:t xml:space="preserve">Firm B can engage in manipulation to compete for market share, and manipulation can help </w:t>
      </w:r>
      <w:r w:rsidR="00983442" w:rsidRPr="00154FED">
        <w:t>it</w:t>
      </w:r>
      <w:r w:rsidR="00356EB9" w:rsidRPr="00154FED">
        <w:t xml:space="preserve"> gain a competitive advantage, ultimately leading to higher profit</w:t>
      </w:r>
      <w:ins w:id="1626" w:author="." w:date="2025-03-04T19:56:00Z" w16du:dateUtc="2025-03-04T11:56:00Z">
        <w:r w:rsidR="00C4005F">
          <w:t>s</w:t>
        </w:r>
      </w:ins>
      <w:r w:rsidR="00356EB9" w:rsidRPr="00154FED">
        <w:t xml:space="preserve">. Mathematically, </w:t>
      </w:r>
      <w:del w:id="1627" w:author="." w:date="2025-03-04T16:42:00Z" w16du:dateUtc="2025-03-04T08:42:00Z">
        <w:r w:rsidR="00356EB9" w:rsidRPr="00154FED" w:rsidDel="00BE50B3">
          <w:delText xml:space="preserve">according to </w:delText>
        </w:r>
      </w:del>
      <w:ins w:id="1628" w:author="." w:date="2025-03-04T16:42:00Z" w16du:dateUtc="2025-03-04T08:42:00Z">
        <w:r w:rsidR="00BE50B3" w:rsidRPr="00154FED">
          <w:t xml:space="preserve">based on </w:t>
        </w:r>
      </w:ins>
      <w:r w:rsidR="00356EB9" w:rsidRPr="00154FED">
        <w:t>Eqs. (46) and (44), firm B</w:t>
      </w:r>
      <w:r w:rsidR="0010046F" w:rsidRPr="00154FED">
        <w:t>’</w:t>
      </w:r>
      <w:r w:rsidR="00356EB9" w:rsidRPr="00154FED">
        <w:t>s price and demand</w:t>
      </w:r>
      <w:del w:id="1629" w:author="." w:date="2025-03-04T16:42:00Z" w16du:dateUtc="2025-03-04T08:42:00Z">
        <w:r w:rsidR="00356EB9" w:rsidRPr="00154FED" w:rsidDel="00BE50B3">
          <w:delText xml:space="preserve"> are</w:delText>
        </w:r>
      </w:del>
      <w:r w:rsidR="00356EB9" w:rsidRPr="00154FED">
        <w:t xml:space="preserve"> monotonically </w:t>
      </w:r>
      <w:del w:id="1630" w:author="." w:date="2025-03-04T16:42:00Z" w16du:dateUtc="2025-03-04T08:42:00Z">
        <w:r w:rsidR="00356EB9" w:rsidRPr="00154FED" w:rsidDel="00BE50B3">
          <w:delText xml:space="preserve">decreasing </w:delText>
        </w:r>
      </w:del>
      <w:ins w:id="1631" w:author="." w:date="2025-03-04T16:42:00Z" w16du:dateUtc="2025-03-04T08:42:00Z">
        <w:r w:rsidR="00BE50B3" w:rsidRPr="00154FED">
          <w:t xml:space="preserve">decrease </w:t>
        </w:r>
      </w:ins>
      <w:r w:rsidR="00356EB9" w:rsidRPr="00154FED">
        <w:t xml:space="preserve">with </w:t>
      </w:r>
      <w:r w:rsidR="00A6313A" w:rsidRPr="00154FED">
        <w:rPr>
          <w:position w:val="-12"/>
        </w:rPr>
        <w:object w:dxaOrig="279" w:dyaOrig="360" w14:anchorId="0EAE7BF5">
          <v:shape id="_x0000_i1434" type="#_x0000_t75" style="width:12pt;height:18pt" o:ole="">
            <v:imagedata r:id="rId296" o:title=""/>
          </v:shape>
          <o:OLEObject Type="Embed" ProgID="Equation.DSMT4" ShapeID="_x0000_i1434" DrawAspect="Content" ObjectID="_1802633069" r:id="rId743"/>
        </w:object>
      </w:r>
      <w:ins w:id="1632" w:author="." w:date="2025-03-04T16:42:00Z" w16du:dateUtc="2025-03-04T08:42:00Z">
        <w:r w:rsidR="00BE50B3" w:rsidRPr="00154FED">
          <w:t xml:space="preserve">, respectively. </w:t>
        </w:r>
      </w:ins>
      <w:del w:id="1633" w:author="." w:date="2025-03-04T16:42:00Z" w16du:dateUtc="2025-03-04T08:42:00Z">
        <w:r w:rsidR="00356EB9" w:rsidRPr="00154FED" w:rsidDel="00BE50B3">
          <w:delText>.</w:delText>
        </w:r>
        <w:r w:rsidR="00356EB9" w:rsidRPr="00154FED" w:rsidDel="00BE50B3">
          <w:rPr>
            <w:rFonts w:hint="eastAsia"/>
          </w:rPr>
          <w:delText xml:space="preserve"> </w:delText>
        </w:r>
      </w:del>
      <w:r w:rsidR="00356EB9" w:rsidRPr="00154FED">
        <w:t xml:space="preserve">The manipulation imposed by firm B will increase its market demand and sales </w:t>
      </w:r>
      <w:r w:rsidR="00EF767B" w:rsidRPr="00154FED">
        <w:t>share by</w:t>
      </w:r>
      <w:r w:rsidR="00356EB9" w:rsidRPr="00154FED">
        <w:t xml:space="preserve"> a small </w:t>
      </w:r>
      <w:r w:rsidR="00A6313A" w:rsidRPr="00154FED">
        <w:rPr>
          <w:position w:val="-12"/>
        </w:rPr>
        <w:object w:dxaOrig="279" w:dyaOrig="360" w14:anchorId="4B3D7F2F">
          <v:shape id="_x0000_i1435" type="#_x0000_t75" style="width:12pt;height:18pt" o:ole="">
            <v:imagedata r:id="rId296" o:title=""/>
          </v:shape>
          <o:OLEObject Type="Embed" ProgID="Equation.DSMT4" ShapeID="_x0000_i1435" DrawAspect="Content" ObjectID="_1802633070" r:id="rId744"/>
        </w:object>
      </w:r>
      <w:r w:rsidR="00356EB9" w:rsidRPr="00154FED">
        <w:t xml:space="preserve">. Therefore, </w:t>
      </w:r>
      <w:commentRangeStart w:id="1634"/>
      <w:ins w:id="1635" w:author="." w:date="2025-03-04T16:43:00Z" w16du:dateUtc="2025-03-04T08:43:00Z">
        <w:r w:rsidR="006B3A2A" w:rsidRPr="00154FED">
          <w:t>in this case</w:t>
        </w:r>
      </w:ins>
      <w:commentRangeEnd w:id="1634"/>
      <w:ins w:id="1636" w:author="." w:date="2025-03-04T19:10:00Z" w16du:dateUtc="2025-03-04T11:10:00Z">
        <w:r w:rsidR="00312C6B" w:rsidRPr="00154FED">
          <w:rPr>
            <w:rStyle w:val="CommentReference"/>
            <w:rFonts w:asciiTheme="minorHAnsi" w:eastAsiaTheme="minorEastAsia" w:hAnsiTheme="minorHAnsi"/>
          </w:rPr>
          <w:commentReference w:id="1634"/>
        </w:r>
      </w:ins>
      <w:ins w:id="1637" w:author="." w:date="2025-03-04T16:43:00Z" w16du:dateUtc="2025-03-04T08:43:00Z">
        <w:r w:rsidR="006B3A2A" w:rsidRPr="00154FED">
          <w:t xml:space="preserve">, </w:t>
        </w:r>
      </w:ins>
      <w:r w:rsidR="00356EB9" w:rsidRPr="00154FED">
        <w:t xml:space="preserve">both firms will choose to manipulate </w:t>
      </w:r>
      <w:del w:id="1638" w:author="." w:date="2025-03-04T16:43:00Z" w16du:dateUtc="2025-03-04T08:43:00Z">
        <w:r w:rsidR="00356EB9" w:rsidRPr="00154FED" w:rsidDel="006B3A2A">
          <w:delText xml:space="preserve">in this case </w:delText>
        </w:r>
      </w:del>
      <w:r w:rsidR="00356EB9" w:rsidRPr="00154FED">
        <w:t xml:space="preserve">with a small </w:t>
      </w:r>
      <w:r w:rsidR="00A6313A" w:rsidRPr="00154FED">
        <w:rPr>
          <w:position w:val="-12"/>
        </w:rPr>
        <w:object w:dxaOrig="279" w:dyaOrig="360" w14:anchorId="1076113B">
          <v:shape id="_x0000_i1436" type="#_x0000_t75" style="width:12pt;height:18pt" o:ole="">
            <v:imagedata r:id="rId296" o:title=""/>
          </v:shape>
          <o:OLEObject Type="Embed" ProgID="Equation.DSMT4" ShapeID="_x0000_i1436" DrawAspect="Content" ObjectID="_1802633071" r:id="rId745"/>
        </w:object>
      </w:r>
      <w:r w:rsidR="00356EB9" w:rsidRPr="00154FED">
        <w:t>.</w:t>
      </w:r>
    </w:p>
    <w:p w14:paraId="5778187B" w14:textId="27B7821F" w:rsidR="00AA682D" w:rsidRPr="00154FED" w:rsidRDefault="00BB48E8" w:rsidP="008F5698">
      <w:pPr>
        <w:pStyle w:val="-8"/>
        <w:spacing w:line="360" w:lineRule="auto"/>
      </w:pPr>
      <w:bookmarkStart w:id="1639" w:name="_Hlk167131405"/>
      <w:r w:rsidRPr="00154FED">
        <w:t>For the platform, the manipulation carried out by both firms may not necessarily harm its profit</w:t>
      </w:r>
      <w:ins w:id="1640" w:author="." w:date="2025-03-04T19:56:00Z" w16du:dateUtc="2025-03-04T11:56:00Z">
        <w:r w:rsidR="00C4005F">
          <w:t>s</w:t>
        </w:r>
      </w:ins>
      <w:r w:rsidRPr="00154FED">
        <w:t xml:space="preserve">. The platform will choose to govern in </w:t>
      </w:r>
      <w:r w:rsidR="00356EB9" w:rsidRPr="00154FED">
        <w:t xml:space="preserve">one </w:t>
      </w:r>
      <w:r w:rsidRPr="00154FED">
        <w:t>case</w:t>
      </w:r>
      <w:ins w:id="1641" w:author="." w:date="2025-03-04T16:43:00Z" w16du:dateUtc="2025-03-04T08:43:00Z">
        <w:r w:rsidR="006B3A2A" w:rsidRPr="00154FED">
          <w:t xml:space="preserve">, </w:t>
        </w:r>
      </w:ins>
      <w:del w:id="1642" w:author="." w:date="2025-03-04T16:43:00Z" w16du:dateUtc="2025-03-04T08:43:00Z">
        <w:r w:rsidRPr="00154FED" w:rsidDel="006B3A2A">
          <w:delText xml:space="preserve"> </w:delText>
        </w:r>
      </w:del>
      <w:r w:rsidRPr="00154FED">
        <w:t>as shown in Proposition 11</w:t>
      </w:r>
      <w:r w:rsidR="00B5123F" w:rsidRPr="00154FED">
        <w:t>.</w:t>
      </w:r>
      <w:r w:rsidR="00601EF6" w:rsidRPr="00154FED">
        <w:t xml:space="preserve"> When the manipulation cost is low, </w:t>
      </w:r>
      <w:del w:id="1643" w:author="." w:date="2025-03-04T16:43:00Z" w16du:dateUtc="2025-03-04T08:43:00Z">
        <w:r w:rsidR="00601EF6" w:rsidRPr="00154FED" w:rsidDel="006B3A2A">
          <w:delText xml:space="preserve">both </w:delText>
        </w:r>
      </w:del>
      <w:r w:rsidR="00601EF6" w:rsidRPr="00154FED">
        <w:t>firm</w:t>
      </w:r>
      <w:ins w:id="1644" w:author="." w:date="2025-03-04T16:43:00Z" w16du:dateUtc="2025-03-04T08:43:00Z">
        <w:r w:rsidR="006B3A2A" w:rsidRPr="00154FED">
          <w:t>s</w:t>
        </w:r>
      </w:ins>
      <w:r w:rsidR="00601EF6" w:rsidRPr="00154FED">
        <w:t xml:space="preserve"> A and</w:t>
      </w:r>
      <w:del w:id="1645" w:author="." w:date="2025-03-04T19:56:00Z" w16du:dateUtc="2025-03-04T11:56:00Z">
        <w:r w:rsidR="00601EF6" w:rsidRPr="00154FED" w:rsidDel="00C4005F">
          <w:delText xml:space="preserve"> firm</w:delText>
        </w:r>
      </w:del>
      <w:r w:rsidR="00601EF6" w:rsidRPr="00154FED">
        <w:t xml:space="preserve"> B </w:t>
      </w:r>
      <w:del w:id="1646" w:author="." w:date="2025-03-04T16:43:00Z" w16du:dateUtc="2025-03-04T08:43:00Z">
        <w:r w:rsidR="00601EF6" w:rsidRPr="00154FED" w:rsidDel="006B3A2A">
          <w:delText xml:space="preserve">are </w:delText>
        </w:r>
      </w:del>
      <w:ins w:id="1647" w:author="." w:date="2025-03-04T16:43:00Z" w16du:dateUtc="2025-03-04T08:43:00Z">
        <w:r w:rsidR="006B3A2A" w:rsidRPr="00154FED">
          <w:t xml:space="preserve">become </w:t>
        </w:r>
      </w:ins>
      <w:r w:rsidR="00601EF6" w:rsidRPr="00154FED">
        <w:t xml:space="preserve">more willing to increase their manipulation efforts to increase their market </w:t>
      </w:r>
      <w:del w:id="1648" w:author="." w:date="2025-03-04T16:43:00Z" w16du:dateUtc="2025-03-04T08:43:00Z">
        <w:r w:rsidR="00601EF6" w:rsidRPr="00154FED" w:rsidDel="006B3A2A">
          <w:delText>share</w:delText>
        </w:r>
      </w:del>
      <w:ins w:id="1649" w:author="." w:date="2025-03-04T16:43:00Z" w16du:dateUtc="2025-03-04T08:43:00Z">
        <w:r w:rsidR="006B3A2A" w:rsidRPr="00154FED">
          <w:t>shares</w:t>
        </w:r>
      </w:ins>
      <w:r w:rsidR="00601EF6" w:rsidRPr="00154FED">
        <w:t xml:space="preserve">. Mathematically, </w:t>
      </w:r>
      <w:r w:rsidR="00601EF6" w:rsidRPr="00154FED">
        <w:rPr>
          <w:rFonts w:ascii="Malgun Gothic" w:hAnsi="Malgun Gothic" w:cs="Malgun Gothic"/>
          <w:position w:val="-12"/>
        </w:rPr>
        <w:object w:dxaOrig="260" w:dyaOrig="360" w14:anchorId="013A2222">
          <v:shape id="_x0000_i1437" type="#_x0000_t75" style="width:12pt;height:18pt" o:ole="">
            <v:imagedata r:id="rId746" o:title=""/>
          </v:shape>
          <o:OLEObject Type="Embed" ProgID="Equation.DSMT4" ShapeID="_x0000_i1437" DrawAspect="Content" ObjectID="_1802633072" r:id="rId747"/>
        </w:object>
      </w:r>
      <w:r w:rsidR="00601EF6" w:rsidRPr="00154FED">
        <w:t xml:space="preserve"> and </w:t>
      </w:r>
      <w:r w:rsidR="00601EF6" w:rsidRPr="00154FED">
        <w:rPr>
          <w:rFonts w:ascii="Malgun Gothic" w:hAnsi="Malgun Gothic" w:cs="Malgun Gothic"/>
          <w:position w:val="-12"/>
        </w:rPr>
        <w:object w:dxaOrig="260" w:dyaOrig="360" w14:anchorId="2E3C30EB">
          <v:shape id="_x0000_i1438" type="#_x0000_t75" style="width:12pt;height:18pt" o:ole="">
            <v:imagedata r:id="rId748" o:title=""/>
          </v:shape>
          <o:OLEObject Type="Embed" ProgID="Equation.DSMT4" ShapeID="_x0000_i1438" DrawAspect="Content" ObjectID="_1802633073" r:id="rId749"/>
        </w:object>
      </w:r>
      <w:r w:rsidR="00601EF6" w:rsidRPr="00154FED">
        <w:t xml:space="preserve"> are monotonically decreasing to </w:t>
      </w:r>
      <w:r w:rsidR="00601EF6" w:rsidRPr="00154FED">
        <w:rPr>
          <w:position w:val="-12"/>
        </w:rPr>
        <w:object w:dxaOrig="279" w:dyaOrig="360" w14:anchorId="2C956788">
          <v:shape id="_x0000_i1439" type="#_x0000_t75" style="width:12pt;height:18pt" o:ole="">
            <v:imagedata r:id="rId750" o:title=""/>
          </v:shape>
          <o:OLEObject Type="Embed" ProgID="Equation.DSMT4" ShapeID="_x0000_i1439" DrawAspect="Content" ObjectID="_1802633074" r:id="rId751"/>
        </w:object>
      </w:r>
      <w:r w:rsidR="00601EF6" w:rsidRPr="00154FED">
        <w:t xml:space="preserve"> (i.e.</w:t>
      </w:r>
      <w:ins w:id="1650" w:author="." w:date="2025-03-04T16:43:00Z" w16du:dateUtc="2025-03-04T08:43:00Z">
        <w:r w:rsidR="006B3A2A" w:rsidRPr="00154FED">
          <w:t>,</w:t>
        </w:r>
      </w:ins>
      <w:r w:rsidR="00601EF6" w:rsidRPr="00154FED">
        <w:t xml:space="preserve"> </w:t>
      </w:r>
      <w:r w:rsidR="00A6313A" w:rsidRPr="00154FED">
        <w:rPr>
          <w:position w:val="-30"/>
        </w:rPr>
        <w:object w:dxaOrig="800" w:dyaOrig="680" w14:anchorId="7298F58F">
          <v:shape id="_x0000_i1440" type="#_x0000_t75" style="width:42pt;height:36pt" o:ole="">
            <v:imagedata r:id="rId752" o:title=""/>
          </v:shape>
          <o:OLEObject Type="Embed" ProgID="Equation.DSMT4" ShapeID="_x0000_i1440" DrawAspect="Content" ObjectID="_1802633075" r:id="rId753"/>
        </w:object>
      </w:r>
      <w:r w:rsidR="00601EF6" w:rsidRPr="00154FED">
        <w:t xml:space="preserve"> and </w:t>
      </w:r>
      <w:r w:rsidR="00A6313A" w:rsidRPr="00154FED">
        <w:rPr>
          <w:position w:val="-30"/>
        </w:rPr>
        <w:object w:dxaOrig="800" w:dyaOrig="680" w14:anchorId="4084E505">
          <v:shape id="_x0000_i1441" type="#_x0000_t75" style="width:42pt;height:36pt" o:ole="">
            <v:imagedata r:id="rId754" o:title=""/>
          </v:shape>
          <o:OLEObject Type="Embed" ProgID="Equation.DSMT4" ShapeID="_x0000_i1441" DrawAspect="Content" ObjectID="_1802633076" r:id="rId755"/>
        </w:object>
      </w:r>
      <w:ins w:id="1651" w:author="." w:date="2025-03-04T16:43:00Z" w16du:dateUtc="2025-03-04T08:43:00Z">
        <w:r w:rsidR="006B3A2A" w:rsidRPr="00154FED">
          <w:t>, respectively</w:t>
        </w:r>
      </w:ins>
      <w:r w:rsidR="00601EF6" w:rsidRPr="00154FED">
        <w:t xml:space="preserve">). When the platform enforces governance, the perceived quality difference between both firms decreases form </w:t>
      </w:r>
      <w:r w:rsidR="00A6313A" w:rsidRPr="00154FED">
        <w:rPr>
          <w:position w:val="-12"/>
        </w:rPr>
        <w:object w:dxaOrig="1140" w:dyaOrig="360" w14:anchorId="6FF7B2B1">
          <v:shape id="_x0000_i1442" type="#_x0000_t75" style="width:60pt;height:18pt" o:ole="">
            <v:imagedata r:id="rId756" o:title=""/>
          </v:shape>
          <o:OLEObject Type="Embed" ProgID="Equation.DSMT4" ShapeID="_x0000_i1442" DrawAspect="Content" ObjectID="_1802633077" r:id="rId757"/>
        </w:object>
      </w:r>
      <w:r w:rsidR="00601EF6" w:rsidRPr="00154FED">
        <w:t xml:space="preserve"> to </w:t>
      </w:r>
      <w:r w:rsidR="00601EF6" w:rsidRPr="00154FED">
        <w:rPr>
          <w:position w:val="-14"/>
        </w:rPr>
        <w:object w:dxaOrig="1560" w:dyaOrig="400" w14:anchorId="0477E260">
          <v:shape id="_x0000_i1443" type="#_x0000_t75" style="width:1in;height:18pt" o:ole="">
            <v:imagedata r:id="rId758" o:title=""/>
          </v:shape>
          <o:OLEObject Type="Embed" ProgID="Equation.DSMT4" ShapeID="_x0000_i1443" DrawAspect="Content" ObjectID="_1802633078" r:id="rId759"/>
        </w:object>
      </w:r>
      <w:r w:rsidR="00601EF6" w:rsidRPr="00154FED">
        <w:t>. Consequently, compared to the scenario without governance, firm A</w:t>
      </w:r>
      <w:r w:rsidR="0010046F" w:rsidRPr="00154FED">
        <w:t>’</w:t>
      </w:r>
      <w:r w:rsidR="00601EF6" w:rsidRPr="00154FED">
        <w:t>s demand decreases</w:t>
      </w:r>
      <w:ins w:id="1652" w:author="." w:date="2025-03-04T19:56:00Z" w16du:dateUtc="2025-03-04T11:56:00Z">
        <w:r w:rsidR="00C4005F">
          <w:t>,</w:t>
        </w:r>
      </w:ins>
      <w:r w:rsidR="00601EF6" w:rsidRPr="00154FED">
        <w:t xml:space="preserve"> while </w:t>
      </w:r>
      <w:ins w:id="1653" w:author="." w:date="2025-03-04T16:44:00Z" w16du:dateUtc="2025-03-04T08:44:00Z">
        <w:r w:rsidR="00C3206C" w:rsidRPr="00154FED">
          <w:t xml:space="preserve">that of </w:t>
        </w:r>
      </w:ins>
      <w:r w:rsidR="00601EF6" w:rsidRPr="00154FED">
        <w:t>firm B</w:t>
      </w:r>
      <w:del w:id="1654" w:author="." w:date="2025-03-04T16:44:00Z" w16du:dateUtc="2025-03-04T08:44:00Z">
        <w:r w:rsidR="0010046F" w:rsidRPr="00154FED" w:rsidDel="00C3206C">
          <w:delText>’</w:delText>
        </w:r>
        <w:r w:rsidR="00601EF6" w:rsidRPr="00154FED" w:rsidDel="00C3206C">
          <w:delText>s demand</w:delText>
        </w:r>
      </w:del>
      <w:r w:rsidR="00601EF6" w:rsidRPr="00154FED">
        <w:t xml:space="preserve"> increases. Moreover, </w:t>
      </w:r>
      <w:del w:id="1655" w:author="." w:date="2025-03-04T16:44:00Z" w16du:dateUtc="2025-03-04T08:44:00Z">
        <w:r w:rsidR="00601EF6" w:rsidRPr="00154FED" w:rsidDel="00C3206C">
          <w:delText>since</w:delText>
        </w:r>
        <w:r w:rsidR="00B471E3" w:rsidRPr="00154FED" w:rsidDel="00C3206C">
          <w:delText xml:space="preserve"> </w:delText>
        </w:r>
      </w:del>
      <w:ins w:id="1656" w:author="." w:date="2025-03-04T16:44:00Z" w16du:dateUtc="2025-03-04T08:44:00Z">
        <w:r w:rsidR="00C3206C" w:rsidRPr="00154FED">
          <w:t xml:space="preserve">given that </w:t>
        </w:r>
      </w:ins>
      <w:r w:rsidR="001B77C0" w:rsidRPr="00154FED">
        <w:rPr>
          <w:position w:val="-12"/>
        </w:rPr>
        <w:object w:dxaOrig="1180" w:dyaOrig="360" w14:anchorId="09A744AE">
          <v:shape id="_x0000_i1444" type="#_x0000_t75" style="width:60pt;height:18pt" o:ole="">
            <v:imagedata r:id="rId760" o:title=""/>
          </v:shape>
          <o:OLEObject Type="Embed" ProgID="Equation.DSMT4" ShapeID="_x0000_i1444" DrawAspect="Content" ObjectID="_1802633079" r:id="rId761"/>
        </w:object>
      </w:r>
      <w:r w:rsidR="00601EF6" w:rsidRPr="00154FED">
        <w:t xml:space="preserve">, this indicates that the loss in revenue for firm A is greater than the gain in revenue for firm B. </w:t>
      </w:r>
      <w:r w:rsidR="00601EF6" w:rsidRPr="00154FED">
        <w:lastRenderedPageBreak/>
        <w:t>Therefore, for the platform,</w:t>
      </w:r>
      <w:del w:id="1657" w:author="." w:date="2025-03-04T19:56:00Z" w16du:dateUtc="2025-03-04T11:56:00Z">
        <w:r w:rsidR="00601EF6" w:rsidRPr="00154FED" w:rsidDel="00C4005F">
          <w:delText xml:space="preserve"> the</w:delText>
        </w:r>
      </w:del>
      <w:r w:rsidR="00601EF6" w:rsidRPr="00154FED">
        <w:t xml:space="preserve"> revenue decreases </w:t>
      </w:r>
      <w:del w:id="1658" w:author="." w:date="2025-03-04T16:44:00Z" w16du:dateUtc="2025-03-04T08:44:00Z">
        <w:r w:rsidR="00601EF6" w:rsidRPr="00154FED" w:rsidDel="00C3206C">
          <w:delText>in comparison</w:delText>
        </w:r>
      </w:del>
      <w:ins w:id="1659" w:author="." w:date="2025-03-04T16:44:00Z" w16du:dateUtc="2025-03-04T08:44:00Z">
        <w:r w:rsidR="00C3206C" w:rsidRPr="00154FED">
          <w:t>compared</w:t>
        </w:r>
      </w:ins>
      <w:r w:rsidR="00601EF6" w:rsidRPr="00154FED">
        <w:t xml:space="preserve"> to when it implements </w:t>
      </w:r>
      <w:r w:rsidR="005C450D" w:rsidRPr="00154FED">
        <w:t>governance</w:t>
      </w:r>
      <w:r w:rsidR="00601EF6" w:rsidRPr="00154FED">
        <w:t xml:space="preserve"> measures. </w:t>
      </w:r>
      <w:del w:id="1660" w:author="." w:date="2025-03-04T16:44:00Z" w16du:dateUtc="2025-03-04T08:44:00Z">
        <w:r w:rsidR="00601EF6" w:rsidRPr="00154FED" w:rsidDel="00C3206C">
          <w:delText>Therefore</w:delText>
        </w:r>
      </w:del>
      <w:ins w:id="1661" w:author="." w:date="2025-03-04T16:44:00Z" w16du:dateUtc="2025-03-04T08:44:00Z">
        <w:r w:rsidR="00C3206C" w:rsidRPr="00154FED">
          <w:t xml:space="preserve">For this reason, it is </w:t>
        </w:r>
      </w:ins>
      <w:del w:id="1662" w:author="." w:date="2025-03-04T16:44:00Z" w16du:dateUtc="2025-03-04T08:44:00Z">
        <w:r w:rsidR="00601EF6" w:rsidRPr="00154FED" w:rsidDel="00C3206C">
          <w:delText xml:space="preserve">, it is </w:delText>
        </w:r>
      </w:del>
      <w:r w:rsidR="00601EF6" w:rsidRPr="00154FED">
        <w:t xml:space="preserve">essential to </w:t>
      </w:r>
      <w:r w:rsidR="005C450D" w:rsidRPr="00154FED">
        <w:t>reduce governance</w:t>
      </w:r>
      <w:r w:rsidR="00601EF6" w:rsidRPr="00154FED">
        <w:t xml:space="preserve"> costs, implying that</w:t>
      </w:r>
      <w:r w:rsidR="00601EF6" w:rsidRPr="00154FED">
        <w:rPr>
          <w:rStyle w:val="katex-mathml"/>
        </w:rPr>
        <w:t xml:space="preserve"> </w:t>
      </w:r>
      <w:r w:rsidR="001B77C0" w:rsidRPr="00154FED">
        <w:rPr>
          <w:position w:val="-12"/>
        </w:rPr>
        <w:object w:dxaOrig="300" w:dyaOrig="360" w14:anchorId="3DC08DF9">
          <v:shape id="_x0000_i1445" type="#_x0000_t75" style="width:18pt;height:18pt" o:ole="">
            <v:imagedata r:id="rId331" o:title=""/>
          </v:shape>
          <o:OLEObject Type="Embed" ProgID="Equation.DSMT4" ShapeID="_x0000_i1445" DrawAspect="Content" ObjectID="_1802633080" r:id="rId762"/>
        </w:object>
      </w:r>
      <w:r w:rsidR="00601EF6" w:rsidRPr="00154FED">
        <w:t xml:space="preserve"> should not be too large.</w:t>
      </w:r>
      <w:r w:rsidR="00601EF6" w:rsidRPr="00154FED">
        <w:rPr>
          <w:color w:val="FF0000"/>
        </w:rPr>
        <w:t xml:space="preserve"> </w:t>
      </w:r>
      <w:r w:rsidR="00EF767B" w:rsidRPr="00154FED">
        <w:t>For this reason</w:t>
      </w:r>
      <w:r w:rsidR="00601EF6" w:rsidRPr="00154FED">
        <w:t xml:space="preserve">, the platform will choose to govern with a small </w:t>
      </w:r>
      <w:r w:rsidR="00601EF6" w:rsidRPr="00154FED">
        <w:rPr>
          <w:position w:val="-12"/>
        </w:rPr>
        <w:object w:dxaOrig="300" w:dyaOrig="360" w14:anchorId="2F5662E8">
          <v:shape id="_x0000_i1446" type="#_x0000_t75" style="width:12pt;height:18pt" o:ole="">
            <v:imagedata r:id="rId763" o:title=""/>
          </v:shape>
          <o:OLEObject Type="Embed" ProgID="Equation.DSMT4" ShapeID="_x0000_i1446" DrawAspect="Content" ObjectID="_1802633081" r:id="rId764"/>
        </w:object>
      </w:r>
      <w:r w:rsidR="00601EF6" w:rsidRPr="00154FED">
        <w:t xml:space="preserve"> in this case.</w:t>
      </w:r>
    </w:p>
    <w:bookmarkEnd w:id="1639"/>
    <w:p w14:paraId="4F92C392" w14:textId="1C54B837" w:rsidR="003F3BC6" w:rsidRPr="00154FED" w:rsidRDefault="00150BC1" w:rsidP="008F5698">
      <w:pPr>
        <w:pStyle w:val="-2"/>
        <w:spacing w:line="360" w:lineRule="auto"/>
      </w:pPr>
      <w:r w:rsidRPr="00154FED">
        <w:t>Firms</w:t>
      </w:r>
      <w:r w:rsidR="0010046F" w:rsidRPr="00154FED">
        <w:t>’</w:t>
      </w:r>
      <w:r w:rsidRPr="00154FED">
        <w:t xml:space="preserve"> manipulation decisions</w:t>
      </w:r>
    </w:p>
    <w:p w14:paraId="1542B1A9" w14:textId="5B05ED02" w:rsidR="00CD322C" w:rsidRPr="00154FED" w:rsidRDefault="00424087" w:rsidP="008F5698">
      <w:pPr>
        <w:pStyle w:val="-8"/>
        <w:spacing w:line="360" w:lineRule="auto"/>
      </w:pPr>
      <w:r w:rsidRPr="00154FED">
        <w:t>T</w:t>
      </w:r>
      <w:r w:rsidR="00CD322C" w:rsidRPr="00154FED">
        <w:t>his paper analyzes</w:t>
      </w:r>
      <w:del w:id="1663" w:author="." w:date="2025-03-04T19:56:00Z" w16du:dateUtc="2025-03-04T11:56:00Z">
        <w:r w:rsidR="00CD322C" w:rsidRPr="00154FED" w:rsidDel="00C4005F">
          <w:delText xml:space="preserve"> the</w:delText>
        </w:r>
      </w:del>
      <w:r w:rsidR="00CD322C" w:rsidRPr="00154FED">
        <w:t xml:space="preserve"> market equilibrium when firms are free to choose whether to manipulate online reviews. Specifically, it examines </w:t>
      </w:r>
      <w:del w:id="1664" w:author="." w:date="2025-03-04T19:56:00Z" w16du:dateUtc="2025-03-04T11:56:00Z">
        <w:r w:rsidR="00CD322C" w:rsidRPr="00154FED" w:rsidDel="00C4005F">
          <w:delText>the</w:delText>
        </w:r>
      </w:del>
      <w:ins w:id="1665" w:author="." w:date="2025-03-04T19:56:00Z" w16du:dateUtc="2025-03-04T11:56:00Z">
        <w:r w:rsidR="00C4005F">
          <w:t>a</w:t>
        </w:r>
      </w:ins>
      <w:r w:rsidR="00CD322C" w:rsidRPr="00154FED">
        <w:t xml:space="preserve"> scenario </w:t>
      </w:r>
      <w:del w:id="1666" w:author="." w:date="2025-03-04T16:44:00Z" w16du:dateUtc="2025-03-04T08:44:00Z">
        <w:r w:rsidR="00CD322C" w:rsidRPr="00154FED" w:rsidDel="00974031">
          <w:delText xml:space="preserve">where </w:delText>
        </w:r>
      </w:del>
      <w:ins w:id="1667" w:author="." w:date="2025-03-04T16:44:00Z" w16du:dateUtc="2025-03-04T08:44:00Z">
        <w:r w:rsidR="00974031" w:rsidRPr="00154FED">
          <w:t xml:space="preserve">in which </w:t>
        </w:r>
      </w:ins>
      <w:r w:rsidR="00CD322C" w:rsidRPr="00154FED">
        <w:t xml:space="preserve">there is no </w:t>
      </w:r>
      <w:r w:rsidRPr="00154FED">
        <w:t>governance</w:t>
      </w:r>
      <w:r w:rsidR="00CD322C" w:rsidRPr="00154FED">
        <w:t xml:space="preserve"> from the platform.</w:t>
      </w:r>
      <w:r w:rsidRPr="00154FED">
        <w:t xml:space="preserve"> Proposition </w:t>
      </w:r>
      <w:r w:rsidR="004C364B" w:rsidRPr="00154FED">
        <w:t>12</w:t>
      </w:r>
      <w:r w:rsidRPr="00154FED">
        <w:t xml:space="preserve"> summarizes the market equilibrium when</w:t>
      </w:r>
      <w:r w:rsidR="004C364B" w:rsidRPr="00154FED">
        <w:t xml:space="preserve"> </w:t>
      </w:r>
      <w:r w:rsidR="00382856" w:rsidRPr="00154FED">
        <w:rPr>
          <w:position w:val="-30"/>
        </w:rPr>
        <w:object w:dxaOrig="1420" w:dyaOrig="680" w14:anchorId="227B582A">
          <v:shape id="_x0000_i1447" type="#_x0000_t75" style="width:60pt;height:30pt" o:ole="">
            <v:imagedata r:id="rId765" o:title=""/>
          </v:shape>
          <o:OLEObject Type="Embed" ProgID="Equation.DSMT4" ShapeID="_x0000_i1447" DrawAspect="Content" ObjectID="_1802633082" r:id="rId766"/>
        </w:object>
      </w:r>
      <w:r w:rsidR="004C364B" w:rsidRPr="00154FED">
        <w:t xml:space="preserve"> and </w:t>
      </w:r>
      <w:r w:rsidR="00382856" w:rsidRPr="00154FED">
        <w:rPr>
          <w:position w:val="-12"/>
        </w:rPr>
        <w:object w:dxaOrig="1180" w:dyaOrig="360" w14:anchorId="3C6317ED">
          <v:shape id="_x0000_i1448" type="#_x0000_t75" style="width:60pt;height:18pt" o:ole="">
            <v:imagedata r:id="rId767" o:title=""/>
          </v:shape>
          <o:OLEObject Type="Embed" ProgID="Equation.DSMT4" ShapeID="_x0000_i1448" DrawAspect="Content" ObjectID="_1802633083" r:id="rId768"/>
        </w:object>
      </w:r>
      <w:r w:rsidR="00EC634A" w:rsidRPr="00154FED">
        <w:t>.</w:t>
      </w:r>
      <w:r w:rsidR="00C754D6" w:rsidRPr="00154FED">
        <w:t xml:space="preserve"> The proof </w:t>
      </w:r>
      <w:r w:rsidR="003F5213" w:rsidRPr="00154FED">
        <w:t xml:space="preserve">of Proposition 12 </w:t>
      </w:r>
      <w:r w:rsidR="00C754D6" w:rsidRPr="00154FED">
        <w:t>can be seen in Appendix A.</w:t>
      </w:r>
      <w:r w:rsidR="000A10E3" w:rsidRPr="00154FED">
        <w:t>4</w:t>
      </w:r>
      <w:r w:rsidR="00C754D6" w:rsidRPr="00154FED">
        <w:t>.</w:t>
      </w:r>
    </w:p>
    <w:p w14:paraId="1E33926A" w14:textId="3EF0CEEB" w:rsidR="00CD322C" w:rsidRPr="00154FED" w:rsidRDefault="004C364B" w:rsidP="008F5698">
      <w:pPr>
        <w:pStyle w:val="-8"/>
        <w:spacing w:line="360" w:lineRule="auto"/>
        <w:ind w:firstLine="221"/>
      </w:pPr>
      <w:bookmarkStart w:id="1668" w:name="_Hlk167803035"/>
      <w:r w:rsidRPr="00154FED">
        <w:rPr>
          <w:b/>
          <w:bCs/>
        </w:rPr>
        <w:t xml:space="preserve">Proposition </w:t>
      </w:r>
      <w:bookmarkEnd w:id="1668"/>
      <w:r w:rsidRPr="00154FED">
        <w:rPr>
          <w:b/>
          <w:bCs/>
        </w:rPr>
        <w:t xml:space="preserve">12 </w:t>
      </w:r>
      <w:r w:rsidR="00EC634A" w:rsidRPr="00154FED">
        <w:t>(</w:t>
      </w:r>
      <w:r w:rsidR="00564C2D" w:rsidRPr="00154FED">
        <w:t>firms</w:t>
      </w:r>
      <w:r w:rsidR="0010046F" w:rsidRPr="00154FED">
        <w:t>’</w:t>
      </w:r>
      <w:r w:rsidR="00564C2D" w:rsidRPr="00154FED">
        <w:t xml:space="preserve"> manipulation decisions</w:t>
      </w:r>
      <w:r w:rsidR="00EC634A" w:rsidRPr="00154FED">
        <w:t xml:space="preserve">) </w:t>
      </w:r>
      <w:r w:rsidR="00B5123F" w:rsidRPr="00154FED">
        <w:t>W</w:t>
      </w:r>
      <w:r w:rsidR="00EC634A" w:rsidRPr="00154FED">
        <w:t xml:space="preserve">hen there is no platform governance and firms </w:t>
      </w:r>
      <w:r w:rsidR="00B5123F" w:rsidRPr="00154FED">
        <w:t>can</w:t>
      </w:r>
      <w:r w:rsidR="00EC634A" w:rsidRPr="00154FED">
        <w:t xml:space="preserve"> choose whether </w:t>
      </w:r>
      <w:ins w:id="1669" w:author="." w:date="2025-03-04T16:45:00Z" w16du:dateUtc="2025-03-04T08:45:00Z">
        <w:r w:rsidR="00974031" w:rsidRPr="00154FED">
          <w:t>or no</w:t>
        </w:r>
      </w:ins>
      <w:ins w:id="1670" w:author="." w:date="2025-03-04T19:56:00Z" w16du:dateUtc="2025-03-04T11:56:00Z">
        <w:r w:rsidR="00C4005F">
          <w:t xml:space="preserve">t </w:t>
        </w:r>
      </w:ins>
      <w:ins w:id="1671" w:author="." w:date="2025-03-04T16:45:00Z" w16du:dateUtc="2025-03-04T08:45:00Z">
        <w:r w:rsidR="00974031" w:rsidRPr="00154FED">
          <w:t>t</w:t>
        </w:r>
      </w:ins>
      <w:ins w:id="1672" w:author="." w:date="2025-03-04T19:56:00Z" w16du:dateUtc="2025-03-04T11:56:00Z">
        <w:r w:rsidR="00C4005F">
          <w:t>o</w:t>
        </w:r>
      </w:ins>
      <w:del w:id="1673" w:author="." w:date="2025-03-04T16:45:00Z" w16du:dateUtc="2025-03-04T08:45:00Z">
        <w:r w:rsidR="00EC634A" w:rsidRPr="00154FED" w:rsidDel="00974031">
          <w:delText>to</w:delText>
        </w:r>
      </w:del>
      <w:r w:rsidR="00EC634A" w:rsidRPr="00154FED">
        <w:t xml:space="preserve"> manipulate online reviews, both firms will always choose to manipulate online reviews.</w:t>
      </w:r>
    </w:p>
    <w:p w14:paraId="6A537435" w14:textId="60B5A342" w:rsidR="00CD322C" w:rsidRPr="00154FED" w:rsidRDefault="00EC634A">
      <w:pPr>
        <w:pStyle w:val="-8"/>
        <w:spacing w:line="360" w:lineRule="auto"/>
        <w:pPrChange w:id="1674" w:author="." w:date="2025-03-03T13:11:00Z" w16du:dateUtc="2025-03-03T05:11:00Z">
          <w:pPr>
            <w:pStyle w:val="-8"/>
          </w:pPr>
        </w:pPrChange>
      </w:pPr>
      <w:r w:rsidRPr="00154FED">
        <w:t xml:space="preserve">Proposition 12 reveals that if </w:t>
      </w:r>
      <w:del w:id="1675" w:author="." w:date="2025-03-04T16:45:00Z" w16du:dateUtc="2025-03-04T08:45:00Z">
        <w:r w:rsidRPr="00154FED" w:rsidDel="00BC010C">
          <w:delText xml:space="preserve">both </w:delText>
        </w:r>
      </w:del>
      <w:r w:rsidRPr="00154FED">
        <w:t xml:space="preserve">firms </w:t>
      </w:r>
      <w:ins w:id="1676" w:author="." w:date="2025-03-04T16:45:00Z" w16du:dateUtc="2025-03-04T08:45:00Z">
        <w:r w:rsidR="00BC010C" w:rsidRPr="00154FED">
          <w:t xml:space="preserve">A and B </w:t>
        </w:r>
      </w:ins>
      <w:r w:rsidRPr="00154FED">
        <w:t xml:space="preserve">are free to choose whether </w:t>
      </w:r>
      <w:ins w:id="1677" w:author="." w:date="2025-03-04T19:56:00Z" w16du:dateUtc="2025-03-04T11:56:00Z">
        <w:r w:rsidR="00C4005F" w:rsidRPr="00154FED">
          <w:t xml:space="preserve">or not </w:t>
        </w:r>
      </w:ins>
      <w:r w:rsidRPr="00154FED">
        <w:t xml:space="preserve">to manipulate online reviews </w:t>
      </w:r>
      <w:del w:id="1678" w:author="." w:date="2025-03-04T19:56:00Z" w16du:dateUtc="2025-03-04T11:56:00Z">
        <w:r w:rsidRPr="00154FED" w:rsidDel="00C4005F">
          <w:delText>or not</w:delText>
        </w:r>
        <w:r w:rsidR="00382856" w:rsidRPr="00154FED" w:rsidDel="00C4005F">
          <w:delText xml:space="preserve"> </w:delText>
        </w:r>
      </w:del>
      <w:r w:rsidR="00382856" w:rsidRPr="00154FED">
        <w:rPr>
          <w:rFonts w:hint="eastAsia"/>
        </w:rPr>
        <w:t>wi</w:t>
      </w:r>
      <w:r w:rsidR="00382856" w:rsidRPr="00154FED">
        <w:t>thout governance</w:t>
      </w:r>
      <w:r w:rsidRPr="00154FED">
        <w:t xml:space="preserve">, both firms will manipulate online reviews. </w:t>
      </w:r>
      <w:r w:rsidR="00F44B9E" w:rsidRPr="00154FED">
        <w:t xml:space="preserve">Regardless of whether </w:t>
      </w:r>
      <w:ins w:id="1679" w:author="." w:date="2025-03-04T16:45:00Z" w16du:dateUtc="2025-03-04T08:45:00Z">
        <w:r w:rsidR="00893006" w:rsidRPr="00154FED">
          <w:t xml:space="preserve">or not </w:t>
        </w:r>
      </w:ins>
      <w:r w:rsidR="00F44B9E" w:rsidRPr="00154FED">
        <w:t xml:space="preserve">the superior firm </w:t>
      </w:r>
      <w:r w:rsidR="00931B0C" w:rsidRPr="00154FED">
        <w:t xml:space="preserve">A </w:t>
      </w:r>
      <w:r w:rsidR="00F44B9E" w:rsidRPr="00154FED">
        <w:t>chooses to manipulate online reviews</w:t>
      </w:r>
      <w:del w:id="1680" w:author="." w:date="2025-03-04T16:45:00Z" w16du:dateUtc="2025-03-04T08:45:00Z">
        <w:r w:rsidR="00F44B9E" w:rsidRPr="00154FED" w:rsidDel="00893006">
          <w:delText xml:space="preserve"> or not</w:delText>
        </w:r>
      </w:del>
      <w:r w:rsidR="00F44B9E" w:rsidRPr="00154FED">
        <w:t xml:space="preserve">, it is always profitable for the inferior firm </w:t>
      </w:r>
      <w:r w:rsidR="00931B0C" w:rsidRPr="00154FED">
        <w:t xml:space="preserve">B </w:t>
      </w:r>
      <w:r w:rsidR="00F44B9E" w:rsidRPr="00154FED">
        <w:t xml:space="preserve">to manipulate online reviews. </w:t>
      </w:r>
      <w:r w:rsidR="00931B0C" w:rsidRPr="00154FED">
        <w:t xml:space="preserve">In this paper, we assume that </w:t>
      </w:r>
      <w:r w:rsidR="00EF767B" w:rsidRPr="00154FED">
        <w:t>consumers</w:t>
      </w:r>
      <w:r w:rsidR="0010046F" w:rsidRPr="00154FED">
        <w:t>’</w:t>
      </w:r>
      <w:r w:rsidR="00931B0C" w:rsidRPr="00154FED">
        <w:t xml:space="preserve"> perceptions of product </w:t>
      </w:r>
      <w:r w:rsidR="00EF767B" w:rsidRPr="00154FED">
        <w:t xml:space="preserve">quality </w:t>
      </w:r>
      <w:r w:rsidR="00931B0C" w:rsidRPr="00154FED">
        <w:t xml:space="preserve">are entirely based on online reviews. </w:t>
      </w:r>
      <w:del w:id="1681" w:author="." w:date="2025-03-04T16:45:00Z" w16du:dateUtc="2025-03-04T08:45:00Z">
        <w:r w:rsidR="00931B0C" w:rsidRPr="00154FED" w:rsidDel="00893006">
          <w:delText xml:space="preserve">Since </w:delText>
        </w:r>
      </w:del>
      <w:ins w:id="1682" w:author="." w:date="2025-03-04T16:45:00Z" w16du:dateUtc="2025-03-04T08:45:00Z">
        <w:r w:rsidR="00893006" w:rsidRPr="00154FED">
          <w:t xml:space="preserve">Given that </w:t>
        </w:r>
      </w:ins>
      <w:r w:rsidR="00931B0C" w:rsidRPr="00154FED">
        <w:t>the perceived quality revealed by un</w:t>
      </w:r>
      <w:r w:rsidR="00965E72" w:rsidRPr="00154FED">
        <w:t>-</w:t>
      </w:r>
      <w:r w:rsidR="00931B0C" w:rsidRPr="00154FED">
        <w:t xml:space="preserve">manipulated reviews for product A is superior to that of product B, </w:t>
      </w:r>
      <w:r w:rsidR="00EF767B" w:rsidRPr="00154FED">
        <w:t>consumers</w:t>
      </w:r>
      <w:r w:rsidR="00931B0C" w:rsidRPr="00154FED">
        <w:t xml:space="preserve"> are more inclined to purchase</w:t>
      </w:r>
      <w:commentRangeStart w:id="1683"/>
      <w:r w:rsidR="00931B0C" w:rsidRPr="00154FED">
        <w:t xml:space="preserve"> </w:t>
      </w:r>
      <w:del w:id="1684" w:author="." w:date="2025-03-04T16:45:00Z" w16du:dateUtc="2025-03-04T08:45:00Z">
        <w:r w:rsidR="00931B0C" w:rsidRPr="00154FED" w:rsidDel="00893006">
          <w:delText>product A.</w:delText>
        </w:r>
      </w:del>
      <w:ins w:id="1685" w:author="." w:date="2025-03-04T16:45:00Z" w16du:dateUtc="2025-03-04T08:45:00Z">
        <w:r w:rsidR="00893006" w:rsidRPr="00154FED">
          <w:t>the former.</w:t>
        </w:r>
        <w:commentRangeEnd w:id="1683"/>
        <w:r w:rsidR="00893006" w:rsidRPr="00154FED">
          <w:rPr>
            <w:rStyle w:val="CommentReference"/>
            <w:rFonts w:asciiTheme="minorHAnsi" w:eastAsiaTheme="minorEastAsia" w:hAnsiTheme="minorHAnsi"/>
          </w:rPr>
          <w:commentReference w:id="1683"/>
        </w:r>
      </w:ins>
      <w:r w:rsidR="00931B0C" w:rsidRPr="00154FED">
        <w:t xml:space="preserve"> This may result in pressure on product B, such as a decrease in market share and profits. When the platform does not enforce governance,</w:t>
      </w:r>
      <w:del w:id="1686" w:author="." w:date="2025-03-04T19:56:00Z" w16du:dateUtc="2025-03-04T11:56:00Z">
        <w:r w:rsidR="00931B0C" w:rsidRPr="00154FED" w:rsidDel="00C4005F">
          <w:delText xml:space="preserve"> th</w:delText>
        </w:r>
      </w:del>
      <w:del w:id="1687" w:author="." w:date="2025-03-04T19:57:00Z" w16du:dateUtc="2025-03-04T11:57:00Z">
        <w:r w:rsidR="00931B0C" w:rsidRPr="00154FED" w:rsidDel="00C4005F">
          <w:delText>e</w:delText>
        </w:r>
      </w:del>
      <w:r w:rsidR="00931B0C" w:rsidRPr="00154FED">
        <w:t xml:space="preserve"> manipulation by </w:t>
      </w:r>
      <w:r w:rsidR="00EF767B" w:rsidRPr="00154FED">
        <w:t>firm</w:t>
      </w:r>
      <w:r w:rsidR="00931B0C" w:rsidRPr="00154FED">
        <w:t xml:space="preserve"> B </w:t>
      </w:r>
      <w:r w:rsidR="00EF767B" w:rsidRPr="00154FED">
        <w:t>yields benefits that outweigh its cost</w:t>
      </w:r>
      <w:r w:rsidR="00931B0C" w:rsidRPr="00154FED">
        <w:t xml:space="preserve">. In this scenario, regardless of whether product A manipulates reviews, product B will choose to manipulate reviews to enhance its product image and </w:t>
      </w:r>
      <w:del w:id="1688" w:author="." w:date="2025-03-04T16:46:00Z" w16du:dateUtc="2025-03-04T08:46:00Z">
        <w:r w:rsidR="00931B0C" w:rsidRPr="00154FED" w:rsidDel="0008511A">
          <w:delText xml:space="preserve">attempt to </w:delText>
        </w:r>
      </w:del>
      <w:r w:rsidR="00931B0C" w:rsidRPr="00154FED">
        <w:t>attract more consumers.</w:t>
      </w:r>
      <w:r w:rsidR="00404700" w:rsidRPr="00154FED">
        <w:t xml:space="preserve"> </w:t>
      </w:r>
      <w:ins w:id="1689" w:author="." w:date="2025-03-04T16:46:00Z" w16du:dateUtc="2025-03-04T08:46:00Z">
        <w:r w:rsidR="0008511A" w:rsidRPr="00154FED">
          <w:t>Furthermore, w</w:t>
        </w:r>
      </w:ins>
      <w:del w:id="1690" w:author="." w:date="2025-03-04T16:46:00Z" w16du:dateUtc="2025-03-04T08:46:00Z">
        <w:r w:rsidR="005429A1" w:rsidRPr="00154FED" w:rsidDel="0008511A">
          <w:delText>W</w:delText>
        </w:r>
      </w:del>
      <w:r w:rsidR="005429A1" w:rsidRPr="00154FED">
        <w:t>hen the inferior firm chooses to manipulate reviews, the superior firm is also likely to engage in manipulation. In the absence of governance, if firm B manipulates reviews to enhance the perceived quality of its product, consumers might believ</w:t>
      </w:r>
      <w:r w:rsidR="000B1D4F" w:rsidRPr="00154FED">
        <w:t>e</w:t>
      </w:r>
      <w:r w:rsidR="005429A1" w:rsidRPr="00154FED">
        <w:t xml:space="preserve"> that </w:t>
      </w:r>
      <w:ins w:id="1691" w:author="." w:date="2025-03-04T16:46:00Z" w16du:dateUtc="2025-03-04T08:46:00Z">
        <w:r w:rsidR="00D57DCF" w:rsidRPr="00154FED">
          <w:t xml:space="preserve">its </w:t>
        </w:r>
      </w:ins>
      <w:del w:id="1692" w:author="." w:date="2025-03-04T16:46:00Z" w16du:dateUtc="2025-03-04T08:46:00Z">
        <w:r w:rsidR="005429A1" w:rsidRPr="00154FED" w:rsidDel="00D57DCF">
          <w:delText>B</w:delText>
        </w:r>
        <w:r w:rsidR="0010046F" w:rsidRPr="00154FED" w:rsidDel="00D57DCF">
          <w:delText>’</w:delText>
        </w:r>
        <w:r w:rsidR="005429A1" w:rsidRPr="00154FED" w:rsidDel="00D57DCF">
          <w:delText xml:space="preserve">s </w:delText>
        </w:r>
      </w:del>
      <w:r w:rsidR="005429A1" w:rsidRPr="00154FED">
        <w:t xml:space="preserve">product is comparable to or better than </w:t>
      </w:r>
      <w:ins w:id="1693" w:author="." w:date="2025-03-04T16:46:00Z" w16du:dateUtc="2025-03-04T08:46:00Z">
        <w:r w:rsidR="00D57DCF" w:rsidRPr="00154FED">
          <w:t xml:space="preserve">firm </w:t>
        </w:r>
      </w:ins>
      <w:r w:rsidR="005429A1" w:rsidRPr="00154FED">
        <w:t>A</w:t>
      </w:r>
      <w:r w:rsidR="0010046F" w:rsidRPr="00154FED">
        <w:t>’</w:t>
      </w:r>
      <w:r w:rsidR="005429A1" w:rsidRPr="00154FED">
        <w:t xml:space="preserve">s product. </w:t>
      </w:r>
      <w:del w:id="1694" w:author="." w:date="2025-03-04T16:46:00Z" w16du:dateUtc="2025-03-04T08:46:00Z">
        <w:r w:rsidR="005429A1" w:rsidRPr="00154FED" w:rsidDel="00D57DCF">
          <w:delText xml:space="preserve">To </w:delText>
        </w:r>
      </w:del>
      <w:ins w:id="1695" w:author="." w:date="2025-03-04T16:46:00Z" w16du:dateUtc="2025-03-04T08:46:00Z">
        <w:r w:rsidR="00D57DCF" w:rsidRPr="00154FED">
          <w:t>Therefore</w:t>
        </w:r>
      </w:ins>
      <w:ins w:id="1696" w:author="." w:date="2025-03-04T19:57:00Z" w16du:dateUtc="2025-03-04T11:57:00Z">
        <w:r w:rsidR="00C4005F">
          <w:t>,</w:t>
        </w:r>
      </w:ins>
      <w:ins w:id="1697" w:author="." w:date="2025-03-04T16:46:00Z" w16du:dateUtc="2025-03-04T08:46:00Z">
        <w:r w:rsidR="00D57DCF" w:rsidRPr="00154FED">
          <w:t xml:space="preserve"> to </w:t>
        </w:r>
      </w:ins>
      <w:r w:rsidR="005429A1" w:rsidRPr="00154FED">
        <w:t xml:space="preserve">avoid losing market share, </w:t>
      </w:r>
      <w:r w:rsidR="00134C42" w:rsidRPr="00154FED">
        <w:t>firm</w:t>
      </w:r>
      <w:r w:rsidR="005429A1" w:rsidRPr="00154FED">
        <w:t xml:space="preserve"> A might </w:t>
      </w:r>
      <w:del w:id="1698" w:author="." w:date="2025-03-04T16:46:00Z" w16du:dateUtc="2025-03-04T08:46:00Z">
        <w:r w:rsidR="005429A1" w:rsidRPr="00154FED" w:rsidDel="00D57DCF">
          <w:delText xml:space="preserve">then </w:delText>
        </w:r>
      </w:del>
      <w:r w:rsidR="005429A1" w:rsidRPr="00154FED">
        <w:t>choose to manipulate reviews as well</w:t>
      </w:r>
      <w:del w:id="1699" w:author="." w:date="2025-03-04T16:46:00Z" w16du:dateUtc="2025-03-04T08:46:00Z">
        <w:r w:rsidR="005429A1" w:rsidRPr="00154FED" w:rsidDel="00D57DCF">
          <w:delText>, in order to</w:delText>
        </w:r>
      </w:del>
      <w:ins w:id="1700" w:author="." w:date="2025-03-04T16:46:00Z" w16du:dateUtc="2025-03-04T08:46:00Z">
        <w:r w:rsidR="00D57DCF" w:rsidRPr="00154FED">
          <w:t xml:space="preserve"> to</w:t>
        </w:r>
      </w:ins>
      <w:r w:rsidR="005429A1" w:rsidRPr="00154FED">
        <w:t xml:space="preserve"> maintain its market position.</w:t>
      </w:r>
      <w:r w:rsidR="00134C42" w:rsidRPr="00154FED">
        <w:t xml:space="preserve"> </w:t>
      </w:r>
      <w:commentRangeStart w:id="1701"/>
      <w:r w:rsidR="00134C42" w:rsidRPr="00154FED">
        <w:t>Therefore, the best strategy for both firms is to</w:t>
      </w:r>
      <w:del w:id="1702" w:author="." w:date="2025-03-04T19:57:00Z" w16du:dateUtc="2025-03-04T11:57:00Z">
        <w:r w:rsidR="00134C42" w:rsidRPr="00154FED" w:rsidDel="00C4005F">
          <w:delText xml:space="preserve"> always</w:delText>
        </w:r>
      </w:del>
      <w:r w:rsidR="00134C42" w:rsidRPr="00154FED">
        <w:t xml:space="preserve"> manipulate online reviews simultaneously</w:t>
      </w:r>
      <w:ins w:id="1703" w:author="." w:date="2025-03-04T16:46:00Z" w16du:dateUtc="2025-03-04T08:46:00Z">
        <w:r w:rsidR="00AA3CF3" w:rsidRPr="00154FED">
          <w:t xml:space="preserve"> in the absence of platform governance</w:t>
        </w:r>
      </w:ins>
      <w:commentRangeEnd w:id="1701"/>
      <w:ins w:id="1704" w:author="." w:date="2025-03-04T16:47:00Z" w16du:dateUtc="2025-03-04T08:47:00Z">
        <w:r w:rsidR="00AA3CF3" w:rsidRPr="00154FED">
          <w:rPr>
            <w:rStyle w:val="CommentReference"/>
            <w:rFonts w:asciiTheme="minorHAnsi" w:eastAsiaTheme="minorEastAsia" w:hAnsiTheme="minorHAnsi"/>
          </w:rPr>
          <w:commentReference w:id="1701"/>
        </w:r>
      </w:ins>
      <w:del w:id="1705" w:author="." w:date="2025-03-04T16:46:00Z" w16du:dateUtc="2025-03-04T08:46:00Z">
        <w:r w:rsidR="00134C42" w:rsidRPr="00154FED" w:rsidDel="00AA3CF3">
          <w:delText xml:space="preserve"> when there is no governance</w:delText>
        </w:r>
      </w:del>
      <w:r w:rsidR="00134C42" w:rsidRPr="00154FED">
        <w:t>.</w:t>
      </w:r>
    </w:p>
    <w:p w14:paraId="7FDF6738" w14:textId="31A59B5C" w:rsidR="001E3591" w:rsidRPr="00154FED" w:rsidRDefault="00134C42" w:rsidP="008F5698">
      <w:pPr>
        <w:pStyle w:val="-8"/>
        <w:spacing w:line="360" w:lineRule="auto"/>
      </w:pPr>
      <w:r w:rsidRPr="00154FED">
        <w:lastRenderedPageBreak/>
        <w:t>However, i</w:t>
      </w:r>
      <w:r w:rsidR="00555F6E" w:rsidRPr="00154FED">
        <w:t xml:space="preserve">n many cases, the equilibrium is not necessarily Pareto optimal because there are some nonequilibrium outcomes of the game that would be better for both firms. The following corollary provides the condition under which the firms are </w:t>
      </w:r>
      <w:r w:rsidR="00EF767B" w:rsidRPr="00154FED">
        <w:t>trapped</w:t>
      </w:r>
      <w:r w:rsidR="00555F6E" w:rsidRPr="00154FED">
        <w:t xml:space="preserve"> in the prisoner</w:t>
      </w:r>
      <w:r w:rsidR="0010046F" w:rsidRPr="00154FED">
        <w:t>’</w:t>
      </w:r>
      <w:r w:rsidR="00555F6E" w:rsidRPr="00154FED">
        <w:t>s dilemma,</w:t>
      </w:r>
      <w:r w:rsidR="00005D04" w:rsidRPr="00154FED">
        <w:t xml:space="preserve"> </w:t>
      </w:r>
      <w:r w:rsidR="0020683F" w:rsidRPr="00154FED">
        <w:t>where</w:t>
      </w:r>
      <w:r w:rsidR="00EF767B" w:rsidRPr="00154FED">
        <w:t xml:space="preserve"> both </w:t>
      </w:r>
      <w:r w:rsidR="00555F6E" w:rsidRPr="00154FED">
        <w:t>firm</w:t>
      </w:r>
      <w:r w:rsidR="00EF767B" w:rsidRPr="00154FED">
        <w:t>s</w:t>
      </w:r>
      <w:r w:rsidR="00555F6E" w:rsidRPr="00154FED">
        <w:t xml:space="preserve"> choose to manipulate online reviews, even though no manipulation of online reviews would generate higher profits for</w:t>
      </w:r>
      <w:r w:rsidR="00EF767B" w:rsidRPr="00154FED">
        <w:t xml:space="preserve"> them</w:t>
      </w:r>
      <w:r w:rsidR="00555F6E" w:rsidRPr="00154FED">
        <w:t>.</w:t>
      </w:r>
      <w:r w:rsidR="000A10E3" w:rsidRPr="00154FED">
        <w:t xml:space="preserve"> The proof of Corollary 1 can be seen in Appendix A.5.</w:t>
      </w:r>
    </w:p>
    <w:p w14:paraId="6259C5A1" w14:textId="6F1C1DF1" w:rsidR="001E3591" w:rsidRPr="00154FED" w:rsidRDefault="001E3591" w:rsidP="008F5698">
      <w:pPr>
        <w:pStyle w:val="-8"/>
        <w:spacing w:line="360" w:lineRule="auto"/>
        <w:ind w:firstLine="221"/>
      </w:pPr>
      <w:r w:rsidRPr="00154FED">
        <w:rPr>
          <w:b/>
          <w:bCs/>
        </w:rPr>
        <w:t>Corollary 1</w:t>
      </w:r>
      <w:r w:rsidRPr="00154FED">
        <w:rPr>
          <w:rFonts w:hint="eastAsia"/>
        </w:rPr>
        <w:t xml:space="preserve"> </w:t>
      </w:r>
      <w:r w:rsidRPr="00154FED">
        <w:t>(</w:t>
      </w:r>
      <w:r w:rsidR="00564C2D" w:rsidRPr="00154FED">
        <w:t>prisoner</w:t>
      </w:r>
      <w:r w:rsidR="0010046F" w:rsidRPr="00154FED">
        <w:t>’</w:t>
      </w:r>
      <w:r w:rsidR="00564C2D" w:rsidRPr="00154FED">
        <w:t xml:space="preserve">s dilemma </w:t>
      </w:r>
      <w:r w:rsidR="005E388C" w:rsidRPr="00154FED">
        <w:t>without governance</w:t>
      </w:r>
      <w:r w:rsidRPr="00154FED">
        <w:t xml:space="preserve">) When </w:t>
      </w:r>
      <w:del w:id="1706" w:author="." w:date="2025-03-04T16:47:00Z" w16du:dateUtc="2025-03-04T08:47:00Z">
        <w:r w:rsidRPr="00154FED" w:rsidDel="00B16CF5">
          <w:delText>both firms</w:delText>
        </w:r>
      </w:del>
      <w:ins w:id="1707" w:author="." w:date="2025-03-04T16:47:00Z" w16du:dateUtc="2025-03-04T08:47:00Z">
        <w:r w:rsidR="00B16CF5" w:rsidRPr="00154FED">
          <w:t>firms A and B</w:t>
        </w:r>
      </w:ins>
      <w:r w:rsidRPr="00154FED">
        <w:t xml:space="preserve"> choose to manipulate online reviews </w:t>
      </w:r>
      <w:r w:rsidR="005E388C" w:rsidRPr="00154FED">
        <w:t xml:space="preserve">and </w:t>
      </w:r>
      <w:r w:rsidR="00564C2D" w:rsidRPr="00154FED">
        <w:t xml:space="preserve">have </w:t>
      </w:r>
      <w:r w:rsidR="005E388C" w:rsidRPr="00154FED">
        <w:t xml:space="preserve">no governance </w:t>
      </w:r>
      <w:r w:rsidRPr="00154FED">
        <w:t xml:space="preserve">in equilibrium, both firms will </w:t>
      </w:r>
      <w:r w:rsidR="00EF767B" w:rsidRPr="00154FED">
        <w:t>make</w:t>
      </w:r>
      <w:r w:rsidRPr="00154FED">
        <w:t xml:space="preserve"> higher profits </w:t>
      </w:r>
      <w:r w:rsidR="005E5BE1" w:rsidRPr="00154FED">
        <w:t xml:space="preserve">compared to </w:t>
      </w:r>
      <w:ins w:id="1708" w:author="." w:date="2025-03-04T16:47:00Z" w16du:dateUtc="2025-03-04T08:47:00Z">
        <w:r w:rsidR="00FD7591" w:rsidRPr="00154FED">
          <w:t xml:space="preserve">the </w:t>
        </w:r>
      </w:ins>
      <w:del w:id="1709" w:author="." w:date="2025-03-04T17:08:00Z" w16du:dateUtc="2025-03-04T09:08:00Z">
        <w:r w:rsidR="005E5BE1" w:rsidRPr="00154FED" w:rsidDel="004F41A0">
          <w:delText>no</w:delText>
        </w:r>
        <w:r w:rsidRPr="00154FED" w:rsidDel="004F41A0">
          <w:delText xml:space="preserve"> man</w:delText>
        </w:r>
      </w:del>
      <w:ins w:id="1710" w:author="." w:date="2025-03-04T17:08:00Z" w16du:dateUtc="2025-03-04T09:08:00Z">
        <w:r w:rsidR="004F41A0" w:rsidRPr="00154FED">
          <w:t>no man</w:t>
        </w:r>
      </w:ins>
      <w:r w:rsidRPr="00154FED">
        <w:t>ipulat</w:t>
      </w:r>
      <w:del w:id="1711" w:author="." w:date="2025-03-04T17:09:00Z" w16du:dateUtc="2025-03-04T09:09:00Z">
        <w:r w:rsidR="005E5BE1" w:rsidRPr="00154FED" w:rsidDel="004F41A0">
          <w:delText>ion</w:delText>
        </w:r>
      </w:del>
      <w:ins w:id="1712" w:author="." w:date="2025-03-04T17:09:00Z" w16du:dateUtc="2025-03-04T09:09:00Z">
        <w:r w:rsidR="004F41A0" w:rsidRPr="00154FED">
          <w:t>ion</w:t>
        </w:r>
      </w:ins>
      <w:ins w:id="1713" w:author="." w:date="2025-03-04T16:47:00Z" w16du:dateUtc="2025-03-04T08:47:00Z">
        <w:r w:rsidR="00FD7591" w:rsidRPr="00154FED">
          <w:t xml:space="preserve"> scenario</w:t>
        </w:r>
      </w:ins>
      <w:r w:rsidRPr="00154FED">
        <w:t xml:space="preserve"> when</w:t>
      </w:r>
      <w:r w:rsidR="001B77C0" w:rsidRPr="00154FED">
        <w:rPr>
          <w:position w:val="-24"/>
        </w:rPr>
        <w:object w:dxaOrig="859" w:dyaOrig="620" w14:anchorId="38E2AAC5">
          <v:shape id="_x0000_i1449" type="#_x0000_t75" style="width:42pt;height:30pt" o:ole="">
            <v:imagedata r:id="rId769" o:title=""/>
          </v:shape>
          <o:OLEObject Type="Embed" ProgID="Equation.DSMT4" ShapeID="_x0000_i1449" DrawAspect="Content" ObjectID="_1802633084" r:id="rId770"/>
        </w:object>
      </w:r>
      <w:r w:rsidR="007432DD" w:rsidRPr="00154FED">
        <w:t xml:space="preserve"> and </w:t>
      </w:r>
      <w:r w:rsidR="007432DD" w:rsidRPr="00154FED">
        <w:rPr>
          <w:position w:val="-42"/>
        </w:rPr>
        <w:object w:dxaOrig="6460" w:dyaOrig="960" w14:anchorId="312BA88C">
          <v:shape id="_x0000_i1450" type="#_x0000_t75" style="width:276pt;height:42pt" o:ole="">
            <v:imagedata r:id="rId771" o:title=""/>
          </v:shape>
          <o:OLEObject Type="Embed" ProgID="Equation.DSMT4" ShapeID="_x0000_i1450" DrawAspect="Content" ObjectID="_1802633085" r:id="rId772"/>
        </w:object>
      </w:r>
      <w:r w:rsidR="00555F6E" w:rsidRPr="00154FED">
        <w:t>.</w:t>
      </w:r>
    </w:p>
    <w:p w14:paraId="27611EF9" w14:textId="5CD943CF" w:rsidR="005035E2" w:rsidRPr="00154FED" w:rsidRDefault="00555F6E" w:rsidP="008F5698">
      <w:pPr>
        <w:pStyle w:val="-8"/>
        <w:spacing w:line="360" w:lineRule="auto"/>
      </w:pPr>
      <w:r w:rsidRPr="00154FED">
        <w:t>Corollary 1 implies that</w:t>
      </w:r>
      <w:ins w:id="1714" w:author="." w:date="2025-03-04T16:47:00Z" w16du:dateUtc="2025-03-04T08:47:00Z">
        <w:r w:rsidR="00FD7591" w:rsidRPr="00154FED">
          <w:t>,</w:t>
        </w:r>
      </w:ins>
      <w:r w:rsidRPr="00154FED">
        <w:t xml:space="preserve"> in </w:t>
      </w:r>
      <w:r w:rsidR="0020683F" w:rsidRPr="00154FED">
        <w:t>this</w:t>
      </w:r>
      <w:r w:rsidRPr="00154FED">
        <w:t xml:space="preserve"> case, online reviews are overmanipulated, and both firms will be better off when no firm manipulates online reviews.</w:t>
      </w:r>
      <w:r w:rsidR="00F2639A" w:rsidRPr="00154FED">
        <w:t xml:space="preserve"> </w:t>
      </w:r>
      <w:r w:rsidR="0090002A" w:rsidRPr="00154FED">
        <w:t xml:space="preserve">When the quality difference between </w:t>
      </w:r>
      <w:ins w:id="1715" w:author="." w:date="2025-03-04T16:47:00Z" w16du:dateUtc="2025-03-04T08:47:00Z">
        <w:r w:rsidR="00FD7591" w:rsidRPr="00154FED">
          <w:t xml:space="preserve">the </w:t>
        </w:r>
      </w:ins>
      <w:r w:rsidR="0090002A" w:rsidRPr="00154FED">
        <w:t>products</w:t>
      </w:r>
      <w:ins w:id="1716" w:author="." w:date="2025-03-04T16:47:00Z" w16du:dateUtc="2025-03-04T08:47:00Z">
        <w:r w:rsidR="00FD7591" w:rsidRPr="00154FED">
          <w:t xml:space="preserve"> of </w:t>
        </w:r>
      </w:ins>
      <w:ins w:id="1717" w:author="." w:date="2025-03-04T16:48:00Z" w16du:dateUtc="2025-03-04T08:48:00Z">
        <w:r w:rsidR="00FD7591" w:rsidRPr="00154FED">
          <w:t>firms</w:t>
        </w:r>
      </w:ins>
      <w:r w:rsidR="0090002A" w:rsidRPr="00154FED">
        <w:t xml:space="preserve"> A and B (i.e.</w:t>
      </w:r>
      <w:ins w:id="1718" w:author="." w:date="2025-03-04T16:48:00Z" w16du:dateUtc="2025-03-04T08:48:00Z">
        <w:r w:rsidR="00FD7591" w:rsidRPr="00154FED">
          <w:t>,</w:t>
        </w:r>
      </w:ins>
      <w:r w:rsidR="0090002A" w:rsidRPr="00154FED">
        <w:t xml:space="preserve"> </w:t>
      </w:r>
      <w:r w:rsidR="0090002A" w:rsidRPr="00154FED">
        <w:rPr>
          <w:position w:val="-12"/>
        </w:rPr>
        <w:object w:dxaOrig="279" w:dyaOrig="360" w14:anchorId="143C0076">
          <v:shape id="_x0000_i1451" type="#_x0000_t75" style="width:12pt;height:18pt" o:ole="">
            <v:imagedata r:id="rId773" o:title=""/>
          </v:shape>
          <o:OLEObject Type="Embed" ProgID="Equation.DSMT4" ShapeID="_x0000_i1451" DrawAspect="Content" ObjectID="_1802633086" r:id="rId774"/>
        </w:object>
      </w:r>
      <w:r w:rsidR="0090002A" w:rsidRPr="00154FED">
        <w:t xml:space="preserve">) is small, the competitive difference in product perceived quality between the two firms diminishes, resulting in </w:t>
      </w:r>
      <w:r w:rsidR="0020683F" w:rsidRPr="00154FED">
        <w:t xml:space="preserve">a </w:t>
      </w:r>
      <w:r w:rsidR="0090002A" w:rsidRPr="00154FED">
        <w:t xml:space="preserve">closer market performance. In this scenario, the additional market share and revenue gained from continuing to manipulate reviews may not necessarily outweigh the costs of manipulation. Therefore, </w:t>
      </w:r>
      <w:del w:id="1719" w:author="." w:date="2025-03-04T16:48:00Z" w16du:dateUtc="2025-03-04T08:48:00Z">
        <w:r w:rsidR="0090002A" w:rsidRPr="00154FED" w:rsidDel="00002E17">
          <w:delText xml:space="preserve">by refraining from manipulation, </w:delText>
        </w:r>
      </w:del>
      <w:r w:rsidR="0090002A" w:rsidRPr="00154FED">
        <w:t>both firms can avoid these costs and improve their overall profitability</w:t>
      </w:r>
      <w:ins w:id="1720" w:author="." w:date="2025-03-04T16:48:00Z" w16du:dateUtc="2025-03-04T08:48:00Z">
        <w:r w:rsidR="00002E17" w:rsidRPr="00154FED">
          <w:t xml:space="preserve"> by refraining from manipulation</w:t>
        </w:r>
      </w:ins>
      <w:r w:rsidR="0090002A" w:rsidRPr="00154FED">
        <w:t>.</w:t>
      </w:r>
    </w:p>
    <w:p w14:paraId="13A3CA54" w14:textId="7C51507E" w:rsidR="005E388C" w:rsidRPr="00154FED" w:rsidRDefault="005E5BE1" w:rsidP="008F5698">
      <w:pPr>
        <w:pStyle w:val="-8"/>
        <w:spacing w:line="360" w:lineRule="auto"/>
        <w:ind w:firstLine="221"/>
      </w:pPr>
      <w:r w:rsidRPr="00154FED">
        <w:rPr>
          <w:b/>
          <w:bCs/>
        </w:rPr>
        <w:t xml:space="preserve">Corollary 2 </w:t>
      </w:r>
      <w:r w:rsidR="005E388C" w:rsidRPr="00154FED">
        <w:t>(</w:t>
      </w:r>
      <w:r w:rsidR="00564C2D" w:rsidRPr="00154FED">
        <w:t>prisoner</w:t>
      </w:r>
      <w:r w:rsidR="0010046F" w:rsidRPr="00154FED">
        <w:t>’</w:t>
      </w:r>
      <w:r w:rsidR="00564C2D" w:rsidRPr="00154FED">
        <w:t xml:space="preserve">s dilemma </w:t>
      </w:r>
      <w:r w:rsidR="005E388C" w:rsidRPr="00154FED">
        <w:t xml:space="preserve">with governance) When both firms choose to manipulate online reviews and </w:t>
      </w:r>
      <w:r w:rsidR="00EF767B" w:rsidRPr="00154FED">
        <w:t xml:space="preserve">there is </w:t>
      </w:r>
      <w:r w:rsidR="005E388C" w:rsidRPr="00154FED">
        <w:t xml:space="preserve">no governance in equilibrium, both firms will </w:t>
      </w:r>
      <w:r w:rsidR="00EF767B" w:rsidRPr="00154FED">
        <w:t>make</w:t>
      </w:r>
      <w:r w:rsidR="005E388C" w:rsidRPr="00154FED">
        <w:t xml:space="preserve"> higher profits compared to no manipulation when</w:t>
      </w:r>
      <w:r w:rsidR="005E388C" w:rsidRPr="00154FED">
        <w:rPr>
          <w:position w:val="-24"/>
        </w:rPr>
        <w:object w:dxaOrig="1719" w:dyaOrig="660" w14:anchorId="5A2545F4">
          <v:shape id="_x0000_i1452" type="#_x0000_t75" style="width:78pt;height:30pt" o:ole="">
            <v:imagedata r:id="rId775" o:title=""/>
          </v:shape>
          <o:OLEObject Type="Embed" ProgID="Equation.DSMT4" ShapeID="_x0000_i1452" DrawAspect="Content" ObjectID="_1802633087" r:id="rId776"/>
        </w:object>
      </w:r>
      <w:r w:rsidR="005E388C" w:rsidRPr="00154FED">
        <w:t xml:space="preserve"> and </w:t>
      </w:r>
      <w:r w:rsidR="005E388C" w:rsidRPr="00154FED">
        <w:rPr>
          <w:position w:val="-12"/>
        </w:rPr>
        <w:object w:dxaOrig="1080" w:dyaOrig="360" w14:anchorId="3CFD0666">
          <v:shape id="_x0000_i1453" type="#_x0000_t75" style="width:54pt;height:18pt" o:ole="">
            <v:imagedata r:id="rId777" o:title=""/>
          </v:shape>
          <o:OLEObject Type="Embed" ProgID="Equation.DSMT4" ShapeID="_x0000_i1453" DrawAspect="Content" ObjectID="_1802633088" r:id="rId778"/>
        </w:object>
      </w:r>
      <w:r w:rsidR="005E388C" w:rsidRPr="00154FED">
        <w:t>.</w:t>
      </w:r>
    </w:p>
    <w:p w14:paraId="0C2E42D9" w14:textId="3EAF5008" w:rsidR="009313CB" w:rsidRPr="00154FED" w:rsidRDefault="005E5BE1" w:rsidP="008F5698">
      <w:pPr>
        <w:pStyle w:val="-8"/>
        <w:spacing w:line="360" w:lineRule="auto"/>
      </w:pPr>
      <w:commentRangeStart w:id="1721"/>
      <w:del w:id="1722" w:author="." w:date="2025-03-04T16:48:00Z" w16du:dateUtc="2025-03-04T08:48:00Z">
        <w:r w:rsidRPr="00154FED" w:rsidDel="00B80FFD">
          <w:delText xml:space="preserve">Although </w:delText>
        </w:r>
      </w:del>
      <w:ins w:id="1723" w:author="." w:date="2025-03-04T16:48:00Z" w16du:dateUtc="2025-03-04T08:48:00Z">
        <w:r w:rsidR="00B80FFD" w:rsidRPr="00154FED">
          <w:t>We</w:t>
        </w:r>
      </w:ins>
      <w:del w:id="1724" w:author="." w:date="2025-03-04T16:49:00Z" w16du:dateUtc="2025-03-04T08:49:00Z">
        <w:r w:rsidRPr="00154FED" w:rsidDel="00B80FFD">
          <w:delText>we</w:delText>
        </w:r>
      </w:del>
      <w:r w:rsidRPr="00154FED">
        <w:t xml:space="preserve"> have previously demonstrated that</w:t>
      </w:r>
      <w:ins w:id="1725" w:author="." w:date="2025-03-04T16:48:00Z" w16du:dateUtc="2025-03-04T08:48:00Z">
        <w:r w:rsidR="00284989" w:rsidRPr="00154FED">
          <w:t xml:space="preserve">, in the absence of </w:t>
        </w:r>
      </w:ins>
      <w:del w:id="1726" w:author="." w:date="2025-03-04T16:48:00Z" w16du:dateUtc="2025-03-04T08:48:00Z">
        <w:r w:rsidRPr="00154FED" w:rsidDel="00284989">
          <w:delText xml:space="preserve"> when there is </w:delText>
        </w:r>
      </w:del>
      <w:r w:rsidRPr="00154FED">
        <w:t>platform governance, if one firm manipulates</w:t>
      </w:r>
      <w:ins w:id="1727" w:author="." w:date="2025-03-04T19:57:00Z" w16du:dateUtc="2025-03-04T11:57:00Z">
        <w:r w:rsidR="00C4005F">
          <w:t>,</w:t>
        </w:r>
      </w:ins>
      <w:ins w:id="1728" w:author="." w:date="2025-03-04T16:48:00Z" w16du:dateUtc="2025-03-04T08:48:00Z">
        <w:r w:rsidR="00284989" w:rsidRPr="00154FED">
          <w:t xml:space="preserve"> then</w:t>
        </w:r>
      </w:ins>
      <w:del w:id="1729" w:author="." w:date="2025-03-04T16:48:00Z" w16du:dateUtc="2025-03-04T08:48:00Z">
        <w:r w:rsidRPr="00154FED" w:rsidDel="00284989">
          <w:delText>,</w:delText>
        </w:r>
      </w:del>
      <w:r w:rsidRPr="00154FED">
        <w:t xml:space="preserve"> its competitor does not necessarily have to manipulate</w:t>
      </w:r>
      <w:commentRangeEnd w:id="1721"/>
      <w:r w:rsidR="00312C6B" w:rsidRPr="00154FED">
        <w:rPr>
          <w:rStyle w:val="CommentReference"/>
          <w:rFonts w:asciiTheme="minorHAnsi" w:eastAsiaTheme="minorEastAsia" w:hAnsiTheme="minorHAnsi"/>
        </w:rPr>
        <w:commentReference w:id="1721"/>
      </w:r>
      <w:r w:rsidRPr="00154FED">
        <w:t xml:space="preserve">. </w:t>
      </w:r>
      <w:ins w:id="1730" w:author="." w:date="2025-03-04T16:49:00Z" w16du:dateUtc="2025-03-04T08:49:00Z">
        <w:r w:rsidR="00B80FFD" w:rsidRPr="00154FED">
          <w:t>However, w</w:t>
        </w:r>
      </w:ins>
      <w:del w:id="1731" w:author="." w:date="2025-03-04T16:49:00Z" w16du:dateUtc="2025-03-04T08:49:00Z">
        <w:r w:rsidRPr="00154FED" w:rsidDel="00B80FFD">
          <w:delText>W</w:delText>
        </w:r>
      </w:del>
      <w:r w:rsidRPr="00154FED">
        <w:t>ithin certain ranges, firms can obtain higher profits by not manipulating.</w:t>
      </w:r>
      <w:del w:id="1732" w:author="." w:date="2025-03-04T16:49:00Z" w16du:dateUtc="2025-03-04T08:49:00Z">
        <w:r w:rsidRPr="00154FED" w:rsidDel="00B80FFD">
          <w:delText xml:space="preserve"> However, w</w:delText>
        </w:r>
      </w:del>
      <w:ins w:id="1733" w:author="." w:date="2025-03-04T16:49:00Z" w16du:dateUtc="2025-03-04T08:49:00Z">
        <w:r w:rsidR="00B80FFD" w:rsidRPr="00154FED">
          <w:t xml:space="preserve"> Nevertheless, w</w:t>
        </w:r>
      </w:ins>
      <w:r w:rsidRPr="00154FED">
        <w:t xml:space="preserve">hen </w:t>
      </w:r>
      <w:del w:id="1734" w:author="." w:date="2025-03-04T16:49:00Z" w16du:dateUtc="2025-03-04T08:49:00Z">
        <w:r w:rsidRPr="00154FED" w:rsidDel="00B80FFD">
          <w:delText xml:space="preserve">both </w:delText>
        </w:r>
      </w:del>
      <w:r w:rsidRPr="00154FED">
        <w:t>firms A and B choose to manipulate, there is still a prisoner</w:t>
      </w:r>
      <w:r w:rsidR="0010046F" w:rsidRPr="00154FED">
        <w:t>’</w:t>
      </w:r>
      <w:r w:rsidRPr="00154FED">
        <w:t>s dilemma in one case</w:t>
      </w:r>
      <w:del w:id="1735" w:author="." w:date="2025-03-04T19:57:00Z" w16du:dateUtc="2025-03-04T11:57:00Z">
        <w:r w:rsidRPr="00154FED" w:rsidDel="00C4005F">
          <w:delText>,</w:delText>
        </w:r>
      </w:del>
      <w:ins w:id="1736" w:author="." w:date="2025-03-04T19:57:00Z" w16du:dateUtc="2025-03-04T11:57:00Z">
        <w:r w:rsidR="00C4005F">
          <w:t>;</w:t>
        </w:r>
      </w:ins>
      <w:r w:rsidRPr="00154FED">
        <w:t xml:space="preserve"> that is, the profits of both firms are less than that when they do not manipulate</w:t>
      </w:r>
      <w:r w:rsidR="00283380" w:rsidRPr="00154FED">
        <w:t xml:space="preserve"> (i.e.</w:t>
      </w:r>
      <w:ins w:id="1737" w:author="." w:date="2025-03-04T19:57:00Z" w16du:dateUtc="2025-03-04T11:57:00Z">
        <w:r w:rsidR="00C4005F">
          <w:t>,</w:t>
        </w:r>
      </w:ins>
      <w:r w:rsidR="00283380" w:rsidRPr="00154FED">
        <w:t xml:space="preserve"> </w:t>
      </w:r>
      <w:r w:rsidR="00283380" w:rsidRPr="00154FED">
        <w:rPr>
          <w:position w:val="-12"/>
        </w:rPr>
        <w:object w:dxaOrig="1200" w:dyaOrig="360" w14:anchorId="5E10862D">
          <v:shape id="_x0000_i1454" type="#_x0000_t75" style="width:60pt;height:18pt" o:ole="">
            <v:imagedata r:id="rId779" o:title=""/>
          </v:shape>
          <o:OLEObject Type="Embed" ProgID="Equation.DSMT4" ShapeID="_x0000_i1454" DrawAspect="Content" ObjectID="_1802633089" r:id="rId780"/>
        </w:object>
      </w:r>
      <w:r w:rsidR="00283380" w:rsidRPr="00154FED">
        <w:t xml:space="preserve"> </w:t>
      </w:r>
      <w:r w:rsidR="00283380" w:rsidRPr="00154FED">
        <w:rPr>
          <w:rFonts w:hint="eastAsia"/>
        </w:rPr>
        <w:t>a</w:t>
      </w:r>
      <w:r w:rsidR="00283380" w:rsidRPr="00154FED">
        <w:t xml:space="preserve">nd </w:t>
      </w:r>
      <w:r w:rsidR="00283380" w:rsidRPr="00154FED">
        <w:rPr>
          <w:position w:val="-12"/>
        </w:rPr>
        <w:object w:dxaOrig="1200" w:dyaOrig="360" w14:anchorId="3AF866EE">
          <v:shape id="_x0000_i1455" type="#_x0000_t75" style="width:60pt;height:18pt" o:ole="">
            <v:imagedata r:id="rId781" o:title=""/>
          </v:shape>
          <o:OLEObject Type="Embed" ProgID="Equation.DSMT4" ShapeID="_x0000_i1455" DrawAspect="Content" ObjectID="_1802633090" r:id="rId782"/>
        </w:object>
      </w:r>
      <w:ins w:id="1738" w:author="." w:date="2025-03-04T16:49:00Z" w16du:dateUtc="2025-03-04T08:49:00Z">
        <w:r w:rsidR="00F54ADC" w:rsidRPr="00154FED">
          <w:t>, respectively</w:t>
        </w:r>
      </w:ins>
      <w:r w:rsidR="00283380" w:rsidRPr="00154FED">
        <w:t>)</w:t>
      </w:r>
      <w:r w:rsidRPr="00154FED">
        <w:t>.</w:t>
      </w:r>
      <w:r w:rsidR="00283380" w:rsidRPr="00154FED">
        <w:t xml:space="preserve"> </w:t>
      </w:r>
      <w:r w:rsidR="009313CB" w:rsidRPr="00154FED">
        <w:t xml:space="preserve">For </w:t>
      </w:r>
      <w:r w:rsidR="009313CB" w:rsidRPr="00154FED">
        <w:rPr>
          <w:rFonts w:hint="eastAsia"/>
        </w:rPr>
        <w:t>firm</w:t>
      </w:r>
      <w:r w:rsidR="009313CB" w:rsidRPr="00154FED">
        <w:t xml:space="preserve"> A, when </w:t>
      </w:r>
      <w:r w:rsidR="009313CB" w:rsidRPr="00154FED">
        <w:rPr>
          <w:position w:val="-12"/>
        </w:rPr>
        <w:object w:dxaOrig="279" w:dyaOrig="360" w14:anchorId="7F224E94">
          <v:shape id="_x0000_i1456" type="#_x0000_t75" style="width:12pt;height:18pt" o:ole="">
            <v:imagedata r:id="rId783" o:title=""/>
          </v:shape>
          <o:OLEObject Type="Embed" ProgID="Equation.DSMT4" ShapeID="_x0000_i1456" DrawAspect="Content" ObjectID="_1802633091" r:id="rId784"/>
        </w:object>
      </w:r>
      <w:r w:rsidR="009313CB" w:rsidRPr="00154FED">
        <w:t xml:space="preserve"> is small, at this time, the perceived quality difference revealed by unmanipulated reviews on firms A and B is not significant.</w:t>
      </w:r>
      <w:r w:rsidR="00EF767B" w:rsidRPr="00154FED">
        <w:t xml:space="preserve"> Competition </w:t>
      </w:r>
      <w:r w:rsidR="00EF767B" w:rsidRPr="00154FED">
        <w:lastRenderedPageBreak/>
        <w:t xml:space="preserve">between </w:t>
      </w:r>
      <w:del w:id="1739" w:author="." w:date="2025-03-04T16:49:00Z" w16du:dateUtc="2025-03-04T08:49:00Z">
        <w:r w:rsidR="00EF767B" w:rsidRPr="00154FED" w:rsidDel="00F54ADC">
          <w:delText xml:space="preserve">firm A and firm B </w:delText>
        </w:r>
      </w:del>
      <w:ins w:id="1740" w:author="." w:date="2025-03-04T16:49:00Z" w16du:dateUtc="2025-03-04T08:49:00Z">
        <w:r w:rsidR="00F54ADC" w:rsidRPr="00154FED">
          <w:t>both</w:t>
        </w:r>
      </w:ins>
      <w:ins w:id="1741" w:author="." w:date="2025-03-04T16:50:00Z" w16du:dateUtc="2025-03-04T08:50:00Z">
        <w:r w:rsidR="00F54ADC" w:rsidRPr="00154FED">
          <w:t xml:space="preserve"> firms </w:t>
        </w:r>
      </w:ins>
      <w:r w:rsidR="00EF767B" w:rsidRPr="00154FED">
        <w:t>intensifies, and consumers</w:t>
      </w:r>
      <w:r w:rsidR="0010046F" w:rsidRPr="00154FED">
        <w:t>’</w:t>
      </w:r>
      <w:r w:rsidR="00EF767B" w:rsidRPr="00154FED">
        <w:t xml:space="preserve"> purchasing decisions become more influenced by price.</w:t>
      </w:r>
      <w:r w:rsidR="009313CB" w:rsidRPr="00154FED">
        <w:t xml:space="preserve"> In this scenario, the manipulative actions of firms A and B do not yield significant benefits, especially under conditions</w:t>
      </w:r>
      <w:ins w:id="1742" w:author="." w:date="2025-03-04T19:57:00Z" w16du:dateUtc="2025-03-04T11:57:00Z">
        <w:r w:rsidR="00135F45">
          <w:t xml:space="preserve"> in</w:t>
        </w:r>
      </w:ins>
      <w:r w:rsidR="009313CB" w:rsidRPr="00154FED">
        <w:t xml:space="preserve"> wh</w:t>
      </w:r>
      <w:del w:id="1743" w:author="." w:date="2025-03-04T19:57:00Z" w16du:dateUtc="2025-03-04T11:57:00Z">
        <w:r w:rsidR="009313CB" w:rsidRPr="00154FED" w:rsidDel="00135F45">
          <w:delText>ere</w:delText>
        </w:r>
      </w:del>
      <w:ins w:id="1744" w:author="." w:date="2025-03-04T19:57:00Z" w16du:dateUtc="2025-03-04T11:57:00Z">
        <w:r w:rsidR="00135F45">
          <w:t>ich</w:t>
        </w:r>
      </w:ins>
      <w:r w:rsidR="009313CB" w:rsidRPr="00154FED">
        <w:t xml:space="preserve"> the platform</w:t>
      </w:r>
      <w:r w:rsidR="0010046F" w:rsidRPr="00154FED">
        <w:t>’</w:t>
      </w:r>
      <w:r w:rsidR="009313CB" w:rsidRPr="00154FED">
        <w:t xml:space="preserve">s influence is diminished. Mathematically, when both A and B choose to manipulate, the demand for A increases by </w:t>
      </w:r>
      <w:r w:rsidR="007027FE" w:rsidRPr="00154FED">
        <w:rPr>
          <w:position w:val="-24"/>
        </w:rPr>
        <w:object w:dxaOrig="1140" w:dyaOrig="660" w14:anchorId="240EC8D5">
          <v:shape id="_x0000_i1457" type="#_x0000_t75" style="width:48pt;height:30pt" o:ole="">
            <v:imagedata r:id="rId785" o:title=""/>
          </v:shape>
          <o:OLEObject Type="Embed" ProgID="Equation.DSMT4" ShapeID="_x0000_i1457" DrawAspect="Content" ObjectID="_1802633092" r:id="rId786"/>
        </w:object>
      </w:r>
      <w:r w:rsidR="009313CB" w:rsidRPr="00154FED">
        <w:t xml:space="preserve">, a value that is directly proportional to </w:t>
      </w:r>
      <w:r w:rsidR="001B77C0" w:rsidRPr="00154FED">
        <w:rPr>
          <w:position w:val="-12"/>
        </w:rPr>
        <w:object w:dxaOrig="279" w:dyaOrig="360" w14:anchorId="693439E0">
          <v:shape id="_x0000_i1458" type="#_x0000_t75" style="width:12pt;height:18pt" o:ole="">
            <v:imagedata r:id="rId309" o:title=""/>
          </v:shape>
          <o:OLEObject Type="Embed" ProgID="Equation.DSMT4" ShapeID="_x0000_i1458" DrawAspect="Content" ObjectID="_1802633093" r:id="rId787"/>
        </w:object>
      </w:r>
      <w:r w:rsidR="009313CB" w:rsidRPr="00154FED">
        <w:t xml:space="preserve">. </w:t>
      </w:r>
      <w:ins w:id="1745" w:author="." w:date="2025-03-04T16:50:00Z" w16du:dateUtc="2025-03-04T08:50:00Z">
        <w:r w:rsidR="00F54ADC" w:rsidRPr="00154FED">
          <w:t>Furthermore, a</w:t>
        </w:r>
      </w:ins>
      <w:del w:id="1746" w:author="." w:date="2025-03-04T16:50:00Z" w16du:dateUtc="2025-03-04T08:50:00Z">
        <w:r w:rsidR="009313CB" w:rsidRPr="00154FED" w:rsidDel="00F54ADC">
          <w:delText>A</w:delText>
        </w:r>
      </w:del>
      <w:r w:rsidR="009313CB" w:rsidRPr="00154FED">
        <w:t xml:space="preserve">s </w:t>
      </w:r>
      <w:r w:rsidR="001B77C0" w:rsidRPr="00154FED">
        <w:rPr>
          <w:position w:val="-12"/>
        </w:rPr>
        <w:object w:dxaOrig="279" w:dyaOrig="360" w14:anchorId="47AA0795">
          <v:shape id="_x0000_i1459" type="#_x0000_t75" style="width:12pt;height:18pt" o:ole="">
            <v:imagedata r:id="rId508" o:title=""/>
          </v:shape>
          <o:OLEObject Type="Embed" ProgID="Equation.DSMT4" ShapeID="_x0000_i1459" DrawAspect="Content" ObjectID="_1802633094" r:id="rId788"/>
        </w:object>
      </w:r>
      <w:r w:rsidR="009313CB" w:rsidRPr="00154FED">
        <w:t xml:space="preserve"> decreases, the increase in demand due to manipulation does not result in substantial gains for firm A. </w:t>
      </w:r>
      <w:del w:id="1747" w:author="." w:date="2025-03-04T16:50:00Z" w16du:dateUtc="2025-03-04T08:50:00Z">
        <w:r w:rsidR="009313CB" w:rsidRPr="00154FED" w:rsidDel="00F54ADC">
          <w:delText>According to</w:delText>
        </w:r>
      </w:del>
      <w:ins w:id="1748" w:author="." w:date="2025-03-04T16:50:00Z" w16du:dateUtc="2025-03-04T08:50:00Z">
        <w:r w:rsidR="00F54ADC" w:rsidRPr="00154FED">
          <w:t>Based on</w:t>
        </w:r>
      </w:ins>
      <w:r w:rsidR="009313CB" w:rsidRPr="00154FED">
        <w:t xml:space="preserve"> Eq. (48), </w:t>
      </w:r>
      <w:r w:rsidR="009313CB" w:rsidRPr="00154FED">
        <w:rPr>
          <w:position w:val="-12"/>
        </w:rPr>
        <w:object w:dxaOrig="300" w:dyaOrig="360" w14:anchorId="684AB582">
          <v:shape id="_x0000_i1460" type="#_x0000_t75" style="width:18pt;height:18pt" o:ole="">
            <v:imagedata r:id="rId789" o:title=""/>
          </v:shape>
          <o:OLEObject Type="Embed" ProgID="Equation.DSMT4" ShapeID="_x0000_i1460" DrawAspect="Content" ObjectID="_1802633095" r:id="rId790"/>
        </w:object>
      </w:r>
      <w:r w:rsidR="009313CB" w:rsidRPr="00154FED">
        <w:t xml:space="preserve"> is proportional to </w:t>
      </w:r>
      <w:r w:rsidR="009313CB" w:rsidRPr="00154FED">
        <w:rPr>
          <w:position w:val="-6"/>
        </w:rPr>
        <w:object w:dxaOrig="200" w:dyaOrig="220" w14:anchorId="18D391CC">
          <v:shape id="_x0000_i1461" type="#_x0000_t75" style="width:12pt;height:12pt" o:ole="">
            <v:imagedata r:id="rId791" o:title=""/>
          </v:shape>
          <o:OLEObject Type="Embed" ProgID="Equation.DSMT4" ShapeID="_x0000_i1461" DrawAspect="Content" ObjectID="_1802633096" r:id="rId792"/>
        </w:object>
      </w:r>
      <w:r w:rsidR="009313CB" w:rsidRPr="00154FED">
        <w:t xml:space="preserve">. Therefore, when </w:t>
      </w:r>
      <w:r w:rsidR="009313CB" w:rsidRPr="00154FED">
        <w:rPr>
          <w:position w:val="-12"/>
        </w:rPr>
        <w:object w:dxaOrig="300" w:dyaOrig="360" w14:anchorId="3BD0C821">
          <v:shape id="_x0000_i1462" type="#_x0000_t75" style="width:18pt;height:18pt" o:ole="">
            <v:imagedata r:id="rId793" o:title=""/>
          </v:shape>
          <o:OLEObject Type="Embed" ProgID="Equation.DSMT4" ShapeID="_x0000_i1462" DrawAspect="Content" ObjectID="_1802633097" r:id="rId794"/>
        </w:object>
      </w:r>
      <w:r w:rsidR="009313CB" w:rsidRPr="00154FED">
        <w:t xml:space="preserve"> is large, the </w:t>
      </w:r>
      <w:del w:id="1749" w:author="." w:date="2025-03-04T16:50:00Z" w16du:dateUtc="2025-03-04T08:50:00Z">
        <w:r w:rsidR="009313CB" w:rsidRPr="00154FED" w:rsidDel="00F54ADC">
          <w:delText xml:space="preserve">governance intensity of the </w:delText>
        </w:r>
      </w:del>
      <w:r w:rsidR="009313CB" w:rsidRPr="00154FED">
        <w:t>platform</w:t>
      </w:r>
      <w:ins w:id="1750" w:author="." w:date="2025-03-04T16:50:00Z" w16du:dateUtc="2025-03-04T08:50:00Z">
        <w:r w:rsidR="00F54ADC" w:rsidRPr="00154FED">
          <w:t>’s governance intensity</w:t>
        </w:r>
      </w:ins>
      <w:r w:rsidR="009313CB" w:rsidRPr="00154FED">
        <w:t xml:space="preserve"> also increases, leading to higher costs for firm A. </w:t>
      </w:r>
      <w:r w:rsidR="007027FE" w:rsidRPr="00154FED">
        <w:t xml:space="preserve">For firm B, compared to when it does not manipulate, its demand is reduced by </w:t>
      </w:r>
      <w:r w:rsidR="007027FE" w:rsidRPr="00154FED">
        <w:rPr>
          <w:position w:val="-24"/>
        </w:rPr>
        <w:object w:dxaOrig="1140" w:dyaOrig="660" w14:anchorId="2B2359B4">
          <v:shape id="_x0000_i1463" type="#_x0000_t75" style="width:48pt;height:30pt" o:ole="">
            <v:imagedata r:id="rId785" o:title=""/>
          </v:shape>
          <o:OLEObject Type="Embed" ProgID="Equation.DSMT4" ShapeID="_x0000_i1463" DrawAspect="Content" ObjectID="_1802633098" r:id="rId795"/>
        </w:object>
      </w:r>
      <w:r w:rsidR="007027FE" w:rsidRPr="00154FED">
        <w:t xml:space="preserve">, especially under a great governance intensity. Thus, </w:t>
      </w:r>
      <w:del w:id="1751" w:author="." w:date="2025-03-04T16:51:00Z" w16du:dateUtc="2025-03-04T08:51:00Z">
        <w:r w:rsidR="007027FE" w:rsidRPr="00154FED" w:rsidDel="00F54ADC">
          <w:delText xml:space="preserve">although </w:delText>
        </w:r>
      </w:del>
      <w:r w:rsidR="007027FE" w:rsidRPr="00154FED">
        <w:t>from the individual perspectives of firms A and B,</w:t>
      </w:r>
      <w:r w:rsidR="00EF767B" w:rsidRPr="00154FED">
        <w:t xml:space="preserve"> </w:t>
      </w:r>
      <w:ins w:id="1752" w:author="." w:date="2025-03-04T16:51:00Z" w16du:dateUtc="2025-03-04T08:51:00Z">
        <w:r w:rsidR="00F54ADC" w:rsidRPr="00154FED">
          <w:t xml:space="preserve">although </w:t>
        </w:r>
      </w:ins>
      <w:r w:rsidR="00EF767B" w:rsidRPr="00154FED">
        <w:t xml:space="preserve">they may </w:t>
      </w:r>
      <w:r w:rsidR="007027FE" w:rsidRPr="00154FED">
        <w:t>yield higher profits</w:t>
      </w:r>
      <w:r w:rsidR="00EF767B" w:rsidRPr="00154FED">
        <w:t xml:space="preserve"> by choosing to manipulate</w:t>
      </w:r>
      <w:r w:rsidR="007027FE" w:rsidRPr="00154FED">
        <w:t xml:space="preserve">, the overall outcome reveals a different scenario. </w:t>
      </w:r>
      <w:del w:id="1753" w:author="." w:date="2025-03-04T16:51:00Z" w16du:dateUtc="2025-03-04T08:51:00Z">
        <w:r w:rsidR="007027FE" w:rsidRPr="00154FED" w:rsidDel="00F54ADC">
          <w:delText xml:space="preserve">When </w:delText>
        </w:r>
      </w:del>
      <w:ins w:id="1754" w:author="." w:date="2025-03-04T16:51:00Z" w16du:dateUtc="2025-03-04T08:51:00Z">
        <w:r w:rsidR="00F54ADC" w:rsidRPr="00154FED">
          <w:t xml:space="preserve">In particular, when </w:t>
        </w:r>
      </w:ins>
      <w:r w:rsidR="007027FE" w:rsidRPr="00154FED">
        <w:t xml:space="preserve">both firms opt for manipulation, their profits, in comparison to </w:t>
      </w:r>
      <w:ins w:id="1755" w:author="." w:date="2025-03-04T16:51:00Z" w16du:dateUtc="2025-03-04T08:51:00Z">
        <w:r w:rsidR="00365C90" w:rsidRPr="00154FED">
          <w:t>the “</w:t>
        </w:r>
      </w:ins>
      <w:r w:rsidR="007027FE" w:rsidRPr="00154FED">
        <w:t>no</w:t>
      </w:r>
      <w:del w:id="1756" w:author="." w:date="2025-03-04T16:51:00Z" w16du:dateUtc="2025-03-04T08:51:00Z">
        <w:r w:rsidR="007027FE" w:rsidRPr="00154FED" w:rsidDel="00365C90">
          <w:delText>t</w:delText>
        </w:r>
      </w:del>
      <w:r w:rsidR="007027FE" w:rsidRPr="00154FED">
        <w:t xml:space="preserve"> manipulat</w:t>
      </w:r>
      <w:ins w:id="1757" w:author="." w:date="2025-03-04T17:09:00Z" w16du:dateUtc="2025-03-04T09:09:00Z">
        <w:r w:rsidR="004F41A0" w:rsidRPr="00154FED">
          <w:t>ion</w:t>
        </w:r>
      </w:ins>
      <w:ins w:id="1758" w:author="." w:date="2025-03-04T16:51:00Z" w16du:dateUtc="2025-03-04T08:51:00Z">
        <w:r w:rsidR="00365C90" w:rsidRPr="00154FED">
          <w:t xml:space="preserve"> scenario, </w:t>
        </w:r>
      </w:ins>
      <w:del w:id="1759" w:author="." w:date="2025-03-04T16:51:00Z" w16du:dateUtc="2025-03-04T08:51:00Z">
        <w:r w:rsidR="007027FE" w:rsidRPr="00154FED" w:rsidDel="00365C90">
          <w:delText xml:space="preserve">ing, </w:delText>
        </w:r>
      </w:del>
      <w:r w:rsidR="007027FE" w:rsidRPr="00154FED">
        <w:t xml:space="preserve">actually decline in this case. This situation leads </w:t>
      </w:r>
      <w:del w:id="1760" w:author="." w:date="2025-03-04T16:51:00Z" w16du:dateUtc="2025-03-04T08:51:00Z">
        <w:r w:rsidR="007027FE" w:rsidRPr="00154FED" w:rsidDel="00365C90">
          <w:delText xml:space="preserve">both </w:delText>
        </w:r>
      </w:del>
      <w:r w:rsidR="007027FE" w:rsidRPr="00154FED">
        <w:t xml:space="preserve">firms A and B </w:t>
      </w:r>
      <w:del w:id="1761" w:author="." w:date="2025-03-04T19:57:00Z" w16du:dateUtc="2025-03-04T11:57:00Z">
        <w:r w:rsidR="007027FE" w:rsidRPr="00154FED" w:rsidDel="00135F45">
          <w:delText>in</w:delText>
        </w:r>
      </w:del>
      <w:r w:rsidR="007027FE" w:rsidRPr="00154FED">
        <w:t>to a prisoner</w:t>
      </w:r>
      <w:r w:rsidR="0010046F" w:rsidRPr="00154FED">
        <w:t>’</w:t>
      </w:r>
      <w:r w:rsidR="007027FE" w:rsidRPr="00154FED">
        <w:t>s dilemma.</w:t>
      </w:r>
    </w:p>
    <w:p w14:paraId="5D95AB14" w14:textId="25858BF8" w:rsidR="00DA51DF" w:rsidRPr="00154FED" w:rsidRDefault="00150BC1" w:rsidP="008F5698">
      <w:pPr>
        <w:pStyle w:val="-2"/>
        <w:spacing w:line="360" w:lineRule="auto"/>
      </w:pPr>
      <w:r w:rsidRPr="00154FED">
        <w:t xml:space="preserve">The impact of time </w:t>
      </w:r>
      <w:r w:rsidR="000C793C" w:rsidRPr="00154FED">
        <w:t>on platform</w:t>
      </w:r>
      <w:r w:rsidR="008B1825" w:rsidRPr="00154FED">
        <w:t xml:space="preserve"> </w:t>
      </w:r>
      <w:r w:rsidR="000C793C" w:rsidRPr="00154FED">
        <w:t>decision</w:t>
      </w:r>
    </w:p>
    <w:p w14:paraId="49529DB1" w14:textId="053D4C65" w:rsidR="00077274" w:rsidRPr="00154FED" w:rsidRDefault="000C793C" w:rsidP="008F5698">
      <w:pPr>
        <w:pStyle w:val="-8"/>
        <w:spacing w:line="360" w:lineRule="auto"/>
      </w:pPr>
      <w:r w:rsidRPr="00154FED">
        <w:t>In Sections 4.2</w:t>
      </w:r>
      <w:del w:id="1762" w:author="." w:date="2025-03-04T16:51:00Z" w16du:dateUtc="2025-03-04T08:51:00Z">
        <w:r w:rsidRPr="00154FED" w:rsidDel="00365C90">
          <w:delText xml:space="preserve"> to </w:delText>
        </w:r>
      </w:del>
      <w:ins w:id="1763" w:author="." w:date="2025-03-04T16:51:00Z" w16du:dateUtc="2025-03-04T08:51:00Z">
        <w:r w:rsidR="00365C90" w:rsidRPr="00154FED">
          <w:t>–</w:t>
        </w:r>
      </w:ins>
      <w:r w:rsidRPr="00154FED">
        <w:t>4.4, we analyze</w:t>
      </w:r>
      <w:r w:rsidR="00564C2D" w:rsidRPr="00154FED">
        <w:t>d</w:t>
      </w:r>
      <w:r w:rsidRPr="00154FED">
        <w:t xml:space="preserve"> the impact of different ranges of </w:t>
      </w:r>
      <w:r w:rsidRPr="00154FED">
        <w:rPr>
          <w:position w:val="-12"/>
        </w:rPr>
        <w:object w:dxaOrig="300" w:dyaOrig="360" w14:anchorId="66BDB41A">
          <v:shape id="_x0000_i1464" type="#_x0000_t75" style="width:18pt;height:18pt" o:ole="">
            <v:imagedata r:id="rId796" o:title=""/>
          </v:shape>
          <o:OLEObject Type="Embed" ProgID="Equation.DSMT4" ShapeID="_x0000_i1464" DrawAspect="Content" ObjectID="_1802633099" r:id="rId797"/>
        </w:object>
      </w:r>
      <w:r w:rsidRPr="00154FED">
        <w:t xml:space="preserve"> values on platform decision-making under various manipulation </w:t>
      </w:r>
      <w:r w:rsidR="00EF767B" w:rsidRPr="00154FED">
        <w:t>scenarios</w:t>
      </w:r>
      <w:r w:rsidRPr="00154FED">
        <w:t xml:space="preserve">. </w:t>
      </w:r>
      <w:r w:rsidR="00EF767B" w:rsidRPr="00154FED">
        <w:t>Considering</w:t>
      </w:r>
      <w:r w:rsidRPr="00154FED">
        <w:t xml:space="preserve"> the long-term effects of governance, we </w:t>
      </w:r>
      <w:r w:rsidR="00564C2D" w:rsidRPr="00154FED">
        <w:t xml:space="preserve">now </w:t>
      </w:r>
      <w:r w:rsidRPr="00154FED">
        <w:t xml:space="preserve">turn our attention to the influence of time on platform governance decisions. Regardless of the manipulation context, the total impact on the platform over time </w:t>
      </w:r>
      <w:r w:rsidRPr="00154FED">
        <w:rPr>
          <w:position w:val="-6"/>
        </w:rPr>
        <w:object w:dxaOrig="139" w:dyaOrig="240" w14:anchorId="2F072DF0">
          <v:shape id="_x0000_i1465" type="#_x0000_t75" style="width:6pt;height:12pt" o:ole="">
            <v:imagedata r:id="rId798" o:title=""/>
          </v:shape>
          <o:OLEObject Type="Embed" ProgID="Equation.DSMT4" ShapeID="_x0000_i1465" DrawAspect="Content" ObjectID="_1802633100" r:id="rId799"/>
        </w:object>
      </w:r>
      <w:r w:rsidRPr="00154FED">
        <w:t xml:space="preserve"> remains constant</w:t>
      </w:r>
      <w:r w:rsidR="00EF767B" w:rsidRPr="00154FED">
        <w:t>.</w:t>
      </w:r>
      <w:r w:rsidRPr="00154FED">
        <w:t xml:space="preserve"> </w:t>
      </w:r>
      <w:del w:id="1764" w:author="." w:date="2025-03-04T16:52:00Z" w16du:dateUtc="2025-03-04T08:52:00Z">
        <w:r w:rsidR="00EF767B" w:rsidRPr="00154FED" w:rsidDel="00C211E3">
          <w:delText>That is</w:delText>
        </w:r>
        <w:r w:rsidRPr="00154FED" w:rsidDel="00C211E3">
          <w:delText>,</w:delText>
        </w:r>
      </w:del>
      <w:ins w:id="1765" w:author="." w:date="2025-03-04T16:52:00Z" w16du:dateUtc="2025-03-04T08:52:00Z">
        <w:r w:rsidR="00C211E3" w:rsidRPr="00154FED">
          <w:t>This means that</w:t>
        </w:r>
      </w:ins>
      <w:r w:rsidRPr="00154FED">
        <w:t xml:space="preserve"> governance leads to an increase in total demand by </w:t>
      </w:r>
      <w:r w:rsidR="002B13E6" w:rsidRPr="00154FED">
        <w:rPr>
          <w:position w:val="-6"/>
        </w:rPr>
        <w:object w:dxaOrig="380" w:dyaOrig="279" w14:anchorId="097C485F">
          <v:shape id="_x0000_i1466" type="#_x0000_t75" style="width:18pt;height:12pt" o:ole="">
            <v:imagedata r:id="rId800" o:title=""/>
          </v:shape>
          <o:OLEObject Type="Embed" ProgID="Equation.DSMT4" ShapeID="_x0000_i1466" DrawAspect="Content" ObjectID="_1802633101" r:id="rId801"/>
        </w:object>
      </w:r>
      <w:r w:rsidRPr="00154FED">
        <w:t>. Therefore, we will illustrate this with the case of firm A manipulating alone, as the other three scenarios will yield similar results. Through numerical simulation, we have plotted the changes in the profit differences between</w:t>
      </w:r>
      <w:ins w:id="1766" w:author="." w:date="2025-03-04T16:52:00Z" w16du:dateUtc="2025-03-04T08:52:00Z">
        <w:r w:rsidR="00C211E3" w:rsidRPr="00154FED">
          <w:t xml:space="preserve"> the</w:t>
        </w:r>
      </w:ins>
      <w:r w:rsidRPr="00154FED">
        <w:t xml:space="preserve"> governance and no governance situations over time when firm A manipulates alone</w:t>
      </w:r>
      <w:ins w:id="1767" w:author="." w:date="2025-03-04T16:52:00Z" w16du:dateUtc="2025-03-04T08:52:00Z">
        <w:r w:rsidR="00C211E3" w:rsidRPr="00154FED">
          <w:t xml:space="preserve"> (</w:t>
        </w:r>
      </w:ins>
      <w:del w:id="1768" w:author="." w:date="2025-03-04T16:52:00Z" w16du:dateUtc="2025-03-04T08:52:00Z">
        <w:r w:rsidRPr="00154FED" w:rsidDel="00C211E3">
          <w:delText xml:space="preserve"> in </w:delText>
        </w:r>
      </w:del>
      <w:r w:rsidRPr="00154FED">
        <w:t xml:space="preserve">Fig. </w:t>
      </w:r>
      <w:r w:rsidR="00050AC9" w:rsidRPr="00154FED">
        <w:t>2</w:t>
      </w:r>
      <w:ins w:id="1769" w:author="." w:date="2025-03-04T16:52:00Z" w16du:dateUtc="2025-03-04T08:52:00Z">
        <w:r w:rsidR="00C211E3" w:rsidRPr="00154FED">
          <w:t>)</w:t>
        </w:r>
      </w:ins>
      <w:r w:rsidRPr="00154FED">
        <w:t>.</w:t>
      </w:r>
      <w:r w:rsidR="00A0411D" w:rsidRPr="00154FED">
        <w:t xml:space="preserve"> In this figure, the horizontal axis represents time </w:t>
      </w:r>
      <w:r w:rsidR="00A0411D" w:rsidRPr="00154FED">
        <w:rPr>
          <w:position w:val="-6"/>
        </w:rPr>
        <w:object w:dxaOrig="139" w:dyaOrig="240" w14:anchorId="06D41C46">
          <v:shape id="_x0000_i1467" type="#_x0000_t75" style="width:6pt;height:12pt" o:ole="">
            <v:imagedata r:id="rId802" o:title=""/>
          </v:shape>
          <o:OLEObject Type="Embed" ProgID="Equation.DSMT4" ShapeID="_x0000_i1467" DrawAspect="Content" ObjectID="_1802633102" r:id="rId803"/>
        </w:object>
      </w:r>
      <w:r w:rsidR="00A0411D" w:rsidRPr="00154FED">
        <w:t xml:space="preserve">, while the vertical axis represents the profit </w:t>
      </w:r>
      <w:r w:rsidR="00EF767B" w:rsidRPr="00154FED">
        <w:t>difference</w:t>
      </w:r>
      <w:r w:rsidR="00A0411D" w:rsidRPr="00154FED">
        <w:t xml:space="preserve"> (i.e. </w:t>
      </w:r>
      <w:r w:rsidR="001B77C0" w:rsidRPr="00154FED">
        <w:rPr>
          <w:position w:val="-12"/>
        </w:rPr>
        <w:object w:dxaOrig="1160" w:dyaOrig="360" w14:anchorId="543D7AFF">
          <v:shape id="_x0000_i1468" type="#_x0000_t75" style="width:60pt;height:18pt" o:ole="">
            <v:imagedata r:id="rId804" o:title=""/>
          </v:shape>
          <o:OLEObject Type="Embed" ProgID="Equation.DSMT4" ShapeID="_x0000_i1468" DrawAspect="Content" ObjectID="_1802633103" r:id="rId805"/>
        </w:object>
      </w:r>
      <w:r w:rsidR="00A0411D" w:rsidRPr="00154FED">
        <w:t>).</w:t>
      </w:r>
    </w:p>
    <w:p w14:paraId="017E4B5D" w14:textId="54F3BF54" w:rsidR="00A871AD" w:rsidRPr="00154FED" w:rsidRDefault="000B58FE" w:rsidP="008F5698">
      <w:pPr>
        <w:pStyle w:val="-8"/>
        <w:spacing w:line="360" w:lineRule="auto"/>
      </w:pPr>
      <w:r w:rsidRPr="00154FED">
        <w:t xml:space="preserve">We </w:t>
      </w:r>
      <w:r w:rsidR="00EF767B" w:rsidRPr="00154FED">
        <w:t>find</w:t>
      </w:r>
      <w:r w:rsidRPr="00154FED">
        <w:t xml:space="preserve"> that </w:t>
      </w:r>
      <w:r w:rsidR="00A0411D" w:rsidRPr="00154FED">
        <w:t>t</w:t>
      </w:r>
      <w:r w:rsidRPr="00154FED">
        <w:t>he platform did not initially choose to implement governance</w:t>
      </w:r>
      <w:r w:rsidR="00EF767B" w:rsidRPr="00154FED">
        <w:t>. Instead,</w:t>
      </w:r>
      <w:r w:rsidRPr="00154FED">
        <w:t xml:space="preserve"> it beg</w:t>
      </w:r>
      <w:r w:rsidR="00EF767B" w:rsidRPr="00154FED">
        <w:t>i</w:t>
      </w:r>
      <w:r w:rsidRPr="00154FED">
        <w:t>n</w:t>
      </w:r>
      <w:r w:rsidR="00EF767B" w:rsidRPr="00154FED">
        <w:t>s</w:t>
      </w:r>
      <w:r w:rsidRPr="00154FED">
        <w:t xml:space="preserve"> to regulate only when a certain threshold of time </w:t>
      </w:r>
      <w:r w:rsidR="00EF767B" w:rsidRPr="00154FED">
        <w:t>i</w:t>
      </w:r>
      <w:r w:rsidRPr="00154FED">
        <w:t xml:space="preserve">s reached. </w:t>
      </w:r>
      <w:commentRangeStart w:id="1770"/>
      <w:r w:rsidRPr="00154FED">
        <w:t xml:space="preserve">This </w:t>
      </w:r>
      <w:ins w:id="1771" w:author="." w:date="2025-03-04T16:52:00Z" w16du:dateUtc="2025-03-04T08:52:00Z">
        <w:r w:rsidR="00664331" w:rsidRPr="00154FED">
          <w:t xml:space="preserve">finding </w:t>
        </w:r>
      </w:ins>
      <w:commentRangeEnd w:id="1770"/>
      <w:ins w:id="1772" w:author="." w:date="2025-03-04T19:10:00Z" w16du:dateUtc="2025-03-04T11:10:00Z">
        <w:r w:rsidR="00312C6B" w:rsidRPr="00154FED">
          <w:rPr>
            <w:rStyle w:val="CommentReference"/>
            <w:rFonts w:asciiTheme="minorHAnsi" w:eastAsiaTheme="minorEastAsia" w:hAnsiTheme="minorHAnsi"/>
          </w:rPr>
          <w:commentReference w:id="1770"/>
        </w:r>
      </w:ins>
      <w:r w:rsidRPr="00154FED">
        <w:t xml:space="preserve">mirrors real-world </w:t>
      </w:r>
      <w:r w:rsidRPr="00154FED">
        <w:lastRenderedPageBreak/>
        <w:t xml:space="preserve">situations. </w:t>
      </w:r>
      <w:r w:rsidR="00A0411D" w:rsidRPr="00154FED">
        <w:t>On</w:t>
      </w:r>
      <w:r w:rsidR="00EF767B" w:rsidRPr="00154FED">
        <w:t xml:space="preserve"> the</w:t>
      </w:r>
      <w:r w:rsidR="00A0411D" w:rsidRPr="00154FED">
        <w:t xml:space="preserve"> one hand, when firms </w:t>
      </w:r>
      <w:del w:id="1773" w:author="." w:date="2025-03-04T16:52:00Z" w16du:dateUtc="2025-03-04T08:52:00Z">
        <w:r w:rsidR="00A0411D" w:rsidRPr="00154FED" w:rsidDel="00664331">
          <w:delText>first</w:delText>
        </w:r>
        <w:r w:rsidR="00EF767B" w:rsidRPr="00154FED" w:rsidDel="00664331">
          <w:delText>ly</w:delText>
        </w:r>
        <w:r w:rsidR="00A0411D" w:rsidRPr="00154FED" w:rsidDel="00664331">
          <w:delText xml:space="preserve"> </w:delText>
        </w:r>
      </w:del>
      <w:ins w:id="1774" w:author="." w:date="2025-03-04T16:52:00Z" w16du:dateUtc="2025-03-04T08:52:00Z">
        <w:r w:rsidR="00664331" w:rsidRPr="00154FED">
          <w:t xml:space="preserve">initially </w:t>
        </w:r>
      </w:ins>
      <w:r w:rsidR="00A0411D" w:rsidRPr="00154FED">
        <w:t xml:space="preserve">engage in manipulation, it may attract new </w:t>
      </w:r>
      <w:r w:rsidR="00EF767B" w:rsidRPr="00154FED">
        <w:t>consumers</w:t>
      </w:r>
      <w:r w:rsidR="00A0411D" w:rsidRPr="00154FED">
        <w:t xml:space="preserve"> due to the artificial enhancement of their reputation, leading to an increase in demand that does not necessarily harm the platform</w:t>
      </w:r>
      <w:r w:rsidR="0010046F" w:rsidRPr="00154FED">
        <w:t>’</w:t>
      </w:r>
      <w:r w:rsidR="00A0411D" w:rsidRPr="00154FED">
        <w:t>s revenue. On the other hand, during the initial stages of manipulation, the platform might struggle to promptly identify these deceptive practices</w:t>
      </w:r>
      <w:ins w:id="1775" w:author="." w:date="2025-03-04T16:53:00Z" w16du:dateUtc="2025-03-04T08:53:00Z">
        <w:r w:rsidR="00DC1143" w:rsidRPr="00154FED">
          <w:t xml:space="preserve"> due to </w:t>
        </w:r>
      </w:ins>
      <w:ins w:id="1776" w:author="." w:date="2025-03-04T19:57:00Z" w16du:dateUtc="2025-03-04T11:57:00Z">
        <w:r w:rsidR="00135F45">
          <w:t>a</w:t>
        </w:r>
      </w:ins>
      <w:del w:id="1777" w:author="." w:date="2025-03-04T16:53:00Z" w16du:dateUtc="2025-03-04T08:53:00Z">
        <w:r w:rsidR="00A0411D" w:rsidRPr="00154FED" w:rsidDel="00DC1143">
          <w:delText>,</w:delText>
        </w:r>
      </w:del>
      <w:r w:rsidR="00A0411D" w:rsidRPr="00154FED">
        <w:t xml:space="preserve"> lack</w:t>
      </w:r>
      <w:ins w:id="1778" w:author="." w:date="2025-03-04T16:53:00Z" w16du:dateUtc="2025-03-04T08:53:00Z">
        <w:r w:rsidR="00DC1143" w:rsidRPr="00154FED">
          <w:t xml:space="preserve"> of </w:t>
        </w:r>
      </w:ins>
      <w:del w:id="1779" w:author="." w:date="2025-03-04T16:53:00Z" w16du:dateUtc="2025-03-04T08:53:00Z">
        <w:r w:rsidR="00A0411D" w:rsidRPr="00154FED" w:rsidDel="00DC1143">
          <w:delText xml:space="preserve">ing </w:delText>
        </w:r>
      </w:del>
      <w:r w:rsidR="00A0411D" w:rsidRPr="00154FED">
        <w:t>sufficient data and information to determine which reviews are manipulated.</w:t>
      </w:r>
      <w:ins w:id="1780" w:author="." w:date="2025-03-04T16:53:00Z" w16du:dateUtc="2025-03-04T08:53:00Z">
        <w:r w:rsidR="00DC1143" w:rsidRPr="00154FED">
          <w:t xml:space="preserve"> Furthermore, </w:t>
        </w:r>
      </w:ins>
      <w:del w:id="1781" w:author="." w:date="2025-03-04T16:53:00Z" w16du:dateUtc="2025-03-04T08:53:00Z">
        <w:r w:rsidR="00A0411D" w:rsidRPr="00154FED" w:rsidDel="00DC1143">
          <w:delText xml:space="preserve"> </w:delText>
        </w:r>
      </w:del>
      <w:r w:rsidR="00A0411D" w:rsidRPr="00154FED">
        <w:t>Fig.</w:t>
      </w:r>
      <w:r w:rsidR="00564C2D" w:rsidRPr="00154FED">
        <w:t xml:space="preserve"> </w:t>
      </w:r>
      <w:r w:rsidR="00050AC9" w:rsidRPr="00154FED">
        <w:t>2</w:t>
      </w:r>
      <w:del w:id="1782" w:author="." w:date="2025-03-04T16:53:00Z" w16du:dateUtc="2025-03-04T08:53:00Z">
        <w:r w:rsidR="00A0411D" w:rsidRPr="00154FED" w:rsidDel="00DC1143">
          <w:delText xml:space="preserve"> also</w:delText>
        </w:r>
      </w:del>
      <w:r w:rsidR="00A0411D" w:rsidRPr="00154FED">
        <w:t xml:space="preserve"> shows that </w:t>
      </w:r>
      <w:r w:rsidRPr="00154FED">
        <w:t xml:space="preserve">the platform </w:t>
      </w:r>
      <w:del w:id="1783" w:author="." w:date="2025-03-04T16:53:00Z" w16du:dateUtc="2025-03-04T08:53:00Z">
        <w:r w:rsidRPr="00154FED" w:rsidDel="00DC1143">
          <w:delText xml:space="preserve">experienced </w:delText>
        </w:r>
      </w:del>
      <w:ins w:id="1784" w:author="." w:date="2025-03-04T16:53:00Z" w16du:dateUtc="2025-03-04T08:53:00Z">
        <w:r w:rsidR="00DC1143" w:rsidRPr="00154FED">
          <w:t xml:space="preserve">garnered </w:t>
        </w:r>
      </w:ins>
      <w:r w:rsidRPr="00154FED">
        <w:t>substantial profit</w:t>
      </w:r>
      <w:r w:rsidR="00A0411D" w:rsidRPr="00154FED">
        <w:t xml:space="preserve"> in the early stages</w:t>
      </w:r>
      <w:del w:id="1785" w:author="." w:date="2025-03-04T16:53:00Z" w16du:dateUtc="2025-03-04T08:53:00Z">
        <w:r w:rsidR="00EF767B" w:rsidRPr="00154FED" w:rsidDel="00DC1143">
          <w:delText>.</w:delText>
        </w:r>
        <w:r w:rsidRPr="00154FED" w:rsidDel="00DC1143">
          <w:delText xml:space="preserve"> </w:delText>
        </w:r>
        <w:r w:rsidR="00EF767B" w:rsidRPr="00154FED" w:rsidDel="00DC1143">
          <w:delText>H</w:delText>
        </w:r>
      </w:del>
      <w:ins w:id="1786" w:author="." w:date="2025-03-04T16:53:00Z" w16du:dateUtc="2025-03-04T08:53:00Z">
        <w:r w:rsidR="00DC1143" w:rsidRPr="00154FED">
          <w:t xml:space="preserve">, although </w:t>
        </w:r>
      </w:ins>
      <w:del w:id="1787" w:author="." w:date="2025-03-04T16:53:00Z" w16du:dateUtc="2025-03-04T08:53:00Z">
        <w:r w:rsidRPr="00154FED" w:rsidDel="00DC1143">
          <w:delText xml:space="preserve">owever, as time progressed, </w:delText>
        </w:r>
      </w:del>
      <w:r w:rsidRPr="00154FED">
        <w:t>this disparity began to diminish</w:t>
      </w:r>
      <w:ins w:id="1788" w:author="." w:date="2025-03-04T16:53:00Z" w16du:dateUtc="2025-03-04T08:53:00Z">
        <w:r w:rsidR="00DC1143" w:rsidRPr="00154FED">
          <w:t xml:space="preserve"> as time progressed</w:t>
        </w:r>
      </w:ins>
      <w:r w:rsidRPr="00154FED">
        <w:t xml:space="preserve">. </w:t>
      </w:r>
      <w:commentRangeStart w:id="1789"/>
      <w:r w:rsidRPr="00154FED">
        <w:t xml:space="preserve">This is because, </w:t>
      </w:r>
      <w:del w:id="1790" w:author="." w:date="2025-03-04T16:53:00Z" w16du:dateUtc="2025-03-04T08:53:00Z">
        <w:r w:rsidR="00A0411D" w:rsidRPr="00154FED" w:rsidDel="003C6171">
          <w:delText>according t</w:delText>
        </w:r>
      </w:del>
      <w:ins w:id="1791" w:author="." w:date="2025-03-04T16:53:00Z" w16du:dateUtc="2025-03-04T08:53:00Z">
        <w:r w:rsidR="003C6171" w:rsidRPr="00154FED">
          <w:t>based on</w:t>
        </w:r>
      </w:ins>
      <w:ins w:id="1792" w:author="." w:date="2025-03-04T16:54:00Z" w16du:dateUtc="2025-03-04T08:54:00Z">
        <w:r w:rsidR="003C6171" w:rsidRPr="00154FED">
          <w:t xml:space="preserve"> </w:t>
        </w:r>
      </w:ins>
      <w:del w:id="1793" w:author="." w:date="2025-03-04T16:54:00Z" w16du:dateUtc="2025-03-04T08:54:00Z">
        <w:r w:rsidR="00A0411D" w:rsidRPr="00154FED" w:rsidDel="003C6171">
          <w:delText xml:space="preserve">o </w:delText>
        </w:r>
      </w:del>
      <w:r w:rsidR="00A0411D" w:rsidRPr="00154FED">
        <w:t xml:space="preserve">Eq. (26), the governance intensity </w:t>
      </w:r>
      <w:del w:id="1794" w:author="." w:date="2025-03-04T16:54:00Z" w16du:dateUtc="2025-03-04T08:54:00Z">
        <w:r w:rsidR="00865FED" w:rsidRPr="00154FED" w:rsidDel="003C6171">
          <w:delText xml:space="preserve">is </w:delText>
        </w:r>
      </w:del>
      <w:r w:rsidR="00A0411D" w:rsidRPr="00154FED">
        <w:t>monotonically increas</w:t>
      </w:r>
      <w:ins w:id="1795" w:author="." w:date="2025-03-04T16:54:00Z" w16du:dateUtc="2025-03-04T08:54:00Z">
        <w:r w:rsidR="003C6171" w:rsidRPr="00154FED">
          <w:t xml:space="preserve">es </w:t>
        </w:r>
      </w:ins>
      <w:del w:id="1796" w:author="." w:date="2025-03-04T16:54:00Z" w16du:dateUtc="2025-03-04T08:54:00Z">
        <w:r w:rsidR="00A0411D" w:rsidRPr="00154FED" w:rsidDel="003C6171">
          <w:delText xml:space="preserve">ing </w:delText>
        </w:r>
      </w:del>
      <w:r w:rsidR="00A0411D" w:rsidRPr="00154FED">
        <w:t>with time, which means t</w:t>
      </w:r>
      <w:ins w:id="1797" w:author="." w:date="2025-03-04T16:54:00Z" w16du:dateUtc="2025-03-04T08:54:00Z">
        <w:r w:rsidR="003C6171" w:rsidRPr="00154FED">
          <w:t>hat t</w:t>
        </w:r>
      </w:ins>
      <w:r w:rsidR="00A0411D" w:rsidRPr="00154FED">
        <w:t>he intensity of governance has consistently increased</w:t>
      </w:r>
      <w:r w:rsidR="0008179A" w:rsidRPr="00154FED">
        <w:t xml:space="preserve"> over time. </w:t>
      </w:r>
      <w:commentRangeEnd w:id="1789"/>
      <w:r w:rsidR="003C6171" w:rsidRPr="00154FED">
        <w:rPr>
          <w:rStyle w:val="CommentReference"/>
          <w:rFonts w:asciiTheme="minorHAnsi" w:eastAsiaTheme="minorEastAsia" w:hAnsiTheme="minorHAnsi"/>
        </w:rPr>
        <w:commentReference w:id="1789"/>
      </w:r>
      <w:del w:id="1798" w:author="." w:date="2025-03-04T16:54:00Z" w16du:dateUtc="2025-03-04T08:54:00Z">
        <w:r w:rsidR="0008179A" w:rsidRPr="00154FED" w:rsidDel="003C6171">
          <w:delText xml:space="preserve">Because </w:delText>
        </w:r>
      </w:del>
      <w:ins w:id="1799" w:author="." w:date="2025-03-04T16:54:00Z" w16du:dateUtc="2025-03-04T08:54:00Z">
        <w:r w:rsidR="003C6171" w:rsidRPr="00154FED">
          <w:t xml:space="preserve">Due to the </w:t>
        </w:r>
      </w:ins>
      <w:del w:id="1800" w:author="." w:date="2025-03-04T16:54:00Z" w16du:dateUtc="2025-03-04T08:54:00Z">
        <w:r w:rsidR="00865FED" w:rsidRPr="00154FED" w:rsidDel="003C6171">
          <w:delText xml:space="preserve">of </w:delText>
        </w:r>
        <w:r w:rsidR="0008179A" w:rsidRPr="00154FED" w:rsidDel="003C6171">
          <w:delText xml:space="preserve">the </w:delText>
        </w:r>
      </w:del>
      <w:r w:rsidR="0008179A" w:rsidRPr="00154FED">
        <w:t>high cost</w:t>
      </w:r>
      <w:ins w:id="1801" w:author="." w:date="2025-03-04T19:58:00Z" w16du:dateUtc="2025-03-04T11:58:00Z">
        <w:r w:rsidR="00135F45">
          <w:t>s</w:t>
        </w:r>
      </w:ins>
      <w:r w:rsidR="0008179A" w:rsidRPr="00154FED">
        <w:t xml:space="preserve"> caused by governance intensity, the profit generated by governance will ultimately </w:t>
      </w:r>
      <w:del w:id="1802" w:author="." w:date="2025-03-04T16:54:00Z" w16du:dateUtc="2025-03-04T08:54:00Z">
        <w:r w:rsidR="0008179A" w:rsidRPr="00154FED" w:rsidDel="003C6171">
          <w:delText>reduce</w:delText>
        </w:r>
        <w:r w:rsidR="00EF767B" w:rsidRPr="00154FED" w:rsidDel="003C6171">
          <w:delText xml:space="preserve"> </w:delText>
        </w:r>
      </w:del>
      <w:ins w:id="1803" w:author="." w:date="2025-03-04T16:54:00Z" w16du:dateUtc="2025-03-04T08:54:00Z">
        <w:r w:rsidR="003C6171" w:rsidRPr="00154FED">
          <w:t xml:space="preserve">decline and </w:t>
        </w:r>
      </w:ins>
      <w:del w:id="1804" w:author="." w:date="2025-03-04T16:54:00Z" w16du:dateUtc="2025-03-04T08:54:00Z">
        <w:r w:rsidR="00EF767B" w:rsidRPr="00154FED" w:rsidDel="003C6171">
          <w:delText>and</w:delText>
        </w:r>
        <w:r w:rsidR="0008179A" w:rsidRPr="00154FED" w:rsidDel="003C6171">
          <w:delText xml:space="preserve"> </w:delText>
        </w:r>
      </w:del>
      <w:r w:rsidR="0008179A" w:rsidRPr="00154FED">
        <w:t>stabiliz</w:t>
      </w:r>
      <w:r w:rsidR="00EF767B" w:rsidRPr="00154FED">
        <w:t>e</w:t>
      </w:r>
      <w:r w:rsidR="0008179A" w:rsidRPr="00154FED">
        <w:t xml:space="preserve"> at a certain level. Despite this</w:t>
      </w:r>
      <w:ins w:id="1805" w:author="." w:date="2025-03-04T16:54:00Z" w16du:dateUtc="2025-03-04T08:54:00Z">
        <w:r w:rsidR="003C6171" w:rsidRPr="00154FED">
          <w:t xml:space="preserve"> situation</w:t>
        </w:r>
      </w:ins>
      <w:r w:rsidR="0008179A" w:rsidRPr="00154FED">
        <w:t>, the profits obtained from governance still surpass those achieved without governance.</w:t>
      </w:r>
    </w:p>
    <w:p w14:paraId="5DF769C4" w14:textId="6FD2B533" w:rsidR="00DA51DF" w:rsidRPr="00154FED" w:rsidRDefault="00A871AD" w:rsidP="008F5698">
      <w:pPr>
        <w:pStyle w:val="-8"/>
        <w:spacing w:line="360" w:lineRule="auto"/>
        <w:jc w:val="center"/>
      </w:pPr>
      <w:r w:rsidRPr="00154FED">
        <w:rPr>
          <w:noProof/>
        </w:rPr>
        <w:drawing>
          <wp:inline distT="0" distB="0" distL="0" distR="0" wp14:anchorId="68BE72D9" wp14:editId="363AA3B7">
            <wp:extent cx="5274310" cy="28543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6"/>
                    <a:stretch>
                      <a:fillRect/>
                    </a:stretch>
                  </pic:blipFill>
                  <pic:spPr>
                    <a:xfrm>
                      <a:off x="0" y="0"/>
                      <a:ext cx="5274310" cy="2854325"/>
                    </a:xfrm>
                    <a:prstGeom prst="rect">
                      <a:avLst/>
                    </a:prstGeom>
                  </pic:spPr>
                </pic:pic>
              </a:graphicData>
            </a:graphic>
          </wp:inline>
        </w:drawing>
      </w:r>
    </w:p>
    <w:p w14:paraId="7B846AC2" w14:textId="4580BAB3" w:rsidR="000C793C" w:rsidRPr="00154FED" w:rsidRDefault="000C793C" w:rsidP="008F5698">
      <w:pPr>
        <w:pStyle w:val="-8"/>
        <w:spacing w:line="360" w:lineRule="auto"/>
        <w:ind w:firstLineChars="0" w:firstLine="0"/>
        <w:jc w:val="center"/>
      </w:pPr>
      <w:r w:rsidRPr="00154FED">
        <w:rPr>
          <w:rFonts w:hint="eastAsia"/>
        </w:rPr>
        <w:t>F</w:t>
      </w:r>
      <w:r w:rsidRPr="00154FED">
        <w:t>ig.</w:t>
      </w:r>
      <w:r w:rsidR="00564C2D" w:rsidRPr="00154FED">
        <w:t xml:space="preserve"> </w:t>
      </w:r>
      <w:r w:rsidR="00050AC9" w:rsidRPr="00154FED">
        <w:t>2</w:t>
      </w:r>
      <w:r w:rsidRPr="00154FED">
        <w:t>. The effect of time on platform decision</w:t>
      </w:r>
      <w:ins w:id="1806" w:author="." w:date="2025-03-04T19:58:00Z" w16du:dateUtc="2025-03-04T11:58:00Z">
        <w:r w:rsidR="00135F45">
          <w:t>s</w:t>
        </w:r>
      </w:ins>
      <w:r w:rsidRPr="00154FED">
        <w:t xml:space="preserve"> when superior firm A manipulates alone. (</w:t>
      </w:r>
      <w:r w:rsidR="0008179A" w:rsidRPr="00154FED">
        <w:rPr>
          <w:position w:val="-6"/>
        </w:rPr>
        <w:object w:dxaOrig="760" w:dyaOrig="279" w14:anchorId="673F0CAA">
          <v:shape id="_x0000_i1469" type="#_x0000_t75" style="width:36pt;height:12pt" o:ole="">
            <v:imagedata r:id="rId807" o:title=""/>
          </v:shape>
          <o:OLEObject Type="Embed" ProgID="Equation.DSMT4" ShapeID="_x0000_i1469" DrawAspect="Content" ObjectID="_1802633104" r:id="rId808"/>
        </w:object>
      </w:r>
      <w:r w:rsidR="0008179A" w:rsidRPr="00154FED">
        <w:t xml:space="preserve">, </w:t>
      </w:r>
      <w:r w:rsidR="0008179A" w:rsidRPr="00154FED">
        <w:rPr>
          <w:position w:val="-6"/>
        </w:rPr>
        <w:object w:dxaOrig="540" w:dyaOrig="279" w14:anchorId="439EEBC6">
          <v:shape id="_x0000_i1470" type="#_x0000_t75" style="width:30pt;height:12pt" o:ole="">
            <v:imagedata r:id="rId809" o:title=""/>
          </v:shape>
          <o:OLEObject Type="Embed" ProgID="Equation.DSMT4" ShapeID="_x0000_i1470" DrawAspect="Content" ObjectID="_1802633105" r:id="rId810"/>
        </w:object>
      </w:r>
      <w:r w:rsidR="0008179A" w:rsidRPr="00154FED">
        <w:t xml:space="preserve">, </w:t>
      </w:r>
      <w:r w:rsidR="0008179A" w:rsidRPr="00154FED">
        <w:rPr>
          <w:position w:val="-12"/>
        </w:rPr>
        <w:object w:dxaOrig="820" w:dyaOrig="360" w14:anchorId="1595E22B">
          <v:shape id="_x0000_i1471" type="#_x0000_t75" style="width:42pt;height:18pt" o:ole="">
            <v:imagedata r:id="rId811" o:title=""/>
          </v:shape>
          <o:OLEObject Type="Embed" ProgID="Equation.DSMT4" ShapeID="_x0000_i1471" DrawAspect="Content" ObjectID="_1802633106" r:id="rId812"/>
        </w:object>
      </w:r>
      <w:r w:rsidR="0008179A" w:rsidRPr="00154FED">
        <w:t xml:space="preserve">, </w:t>
      </w:r>
      <w:r w:rsidR="0008179A" w:rsidRPr="00154FED">
        <w:rPr>
          <w:position w:val="-6"/>
        </w:rPr>
        <w:object w:dxaOrig="760" w:dyaOrig="279" w14:anchorId="219427CC">
          <v:shape id="_x0000_i1472" type="#_x0000_t75" style="width:36pt;height:12pt" o:ole="">
            <v:imagedata r:id="rId813" o:title=""/>
          </v:shape>
          <o:OLEObject Type="Embed" ProgID="Equation.DSMT4" ShapeID="_x0000_i1472" DrawAspect="Content" ObjectID="_1802633107" r:id="rId814"/>
        </w:object>
      </w:r>
      <w:r w:rsidR="0008179A" w:rsidRPr="00154FED">
        <w:t xml:space="preserve">, </w:t>
      </w:r>
      <w:r w:rsidR="0008179A" w:rsidRPr="00154FED">
        <w:rPr>
          <w:position w:val="-12"/>
        </w:rPr>
        <w:object w:dxaOrig="680" w:dyaOrig="360" w14:anchorId="6B24BB55">
          <v:shape id="_x0000_i1473" type="#_x0000_t75" style="width:36pt;height:18pt" o:ole="">
            <v:imagedata r:id="rId815" o:title=""/>
          </v:shape>
          <o:OLEObject Type="Embed" ProgID="Equation.DSMT4" ShapeID="_x0000_i1473" DrawAspect="Content" ObjectID="_1802633108" r:id="rId816"/>
        </w:object>
      </w:r>
      <w:r w:rsidR="0008179A" w:rsidRPr="00154FED">
        <w:t xml:space="preserve">, </w:t>
      </w:r>
      <w:r w:rsidR="0008179A" w:rsidRPr="00154FED">
        <w:rPr>
          <w:position w:val="-12"/>
        </w:rPr>
        <w:object w:dxaOrig="840" w:dyaOrig="360" w14:anchorId="45AB05A0">
          <v:shape id="_x0000_i1474" type="#_x0000_t75" style="width:42pt;height:18pt" o:ole="">
            <v:imagedata r:id="rId817" o:title=""/>
          </v:shape>
          <o:OLEObject Type="Embed" ProgID="Equation.DSMT4" ShapeID="_x0000_i1474" DrawAspect="Content" ObjectID="_1802633109" r:id="rId818"/>
        </w:object>
      </w:r>
      <w:r w:rsidR="0008179A" w:rsidRPr="00154FED">
        <w:t xml:space="preserve">, </w:t>
      </w:r>
      <w:r w:rsidR="0008179A" w:rsidRPr="00154FED">
        <w:rPr>
          <w:position w:val="-6"/>
        </w:rPr>
        <w:object w:dxaOrig="900" w:dyaOrig="279" w14:anchorId="6914271E">
          <v:shape id="_x0000_i1475" type="#_x0000_t75" style="width:48pt;height:12pt" o:ole="">
            <v:imagedata r:id="rId819" o:title=""/>
          </v:shape>
          <o:OLEObject Type="Embed" ProgID="Equation.DSMT4" ShapeID="_x0000_i1475" DrawAspect="Content" ObjectID="_1802633110" r:id="rId820"/>
        </w:object>
      </w:r>
      <w:r w:rsidRPr="00154FED">
        <w:t>)</w:t>
      </w:r>
    </w:p>
    <w:p w14:paraId="62461684" w14:textId="3959F672" w:rsidR="00DA51DF" w:rsidRPr="00154FED" w:rsidRDefault="008B1825" w:rsidP="008F5698">
      <w:pPr>
        <w:pStyle w:val="-2"/>
        <w:spacing w:line="360" w:lineRule="auto"/>
      </w:pPr>
      <w:r w:rsidRPr="00154FED">
        <w:t>Discussion</w:t>
      </w:r>
    </w:p>
    <w:p w14:paraId="0728B656" w14:textId="6242BF39" w:rsidR="003F3BC6" w:rsidRPr="00154FED" w:rsidRDefault="00564C2D" w:rsidP="008F5698">
      <w:pPr>
        <w:pStyle w:val="-8"/>
        <w:spacing w:line="360" w:lineRule="auto"/>
      </w:pPr>
      <w:r w:rsidRPr="00154FED">
        <w:t>T</w:t>
      </w:r>
      <w:r w:rsidR="003F3BC6" w:rsidRPr="00154FED">
        <w:t xml:space="preserve">o study </w:t>
      </w:r>
      <w:ins w:id="1807" w:author="." w:date="2025-03-04T16:55:00Z" w16du:dateUtc="2025-03-04T08:55:00Z">
        <w:r w:rsidR="00510220" w:rsidRPr="00154FED">
          <w:t xml:space="preserve">both </w:t>
        </w:r>
      </w:ins>
      <w:del w:id="1808" w:author="." w:date="2025-03-04T16:55:00Z" w16du:dateUtc="2025-03-04T08:55:00Z">
        <w:r w:rsidR="003F3BC6" w:rsidRPr="00154FED" w:rsidDel="00510220">
          <w:delText xml:space="preserve">the </w:delText>
        </w:r>
      </w:del>
      <w:r w:rsidR="003F3BC6" w:rsidRPr="00154FED">
        <w:t>firms</w:t>
      </w:r>
      <w:r w:rsidR="0010046F" w:rsidRPr="00154FED">
        <w:t>’</w:t>
      </w:r>
      <w:r w:rsidR="003F3BC6" w:rsidRPr="00154FED">
        <w:t xml:space="preserve"> </w:t>
      </w:r>
      <w:r w:rsidR="00DD6E83" w:rsidRPr="00154FED">
        <w:t xml:space="preserve">optimal manipulation </w:t>
      </w:r>
      <w:r w:rsidR="003F3BC6" w:rsidRPr="00154FED">
        <w:t>and the platform</w:t>
      </w:r>
      <w:r w:rsidR="0010046F" w:rsidRPr="00154FED">
        <w:t>’</w:t>
      </w:r>
      <w:r w:rsidR="003F3BC6" w:rsidRPr="00154FED">
        <w:t>s optima</w:t>
      </w:r>
      <w:r w:rsidR="00DD6E83" w:rsidRPr="00154FED">
        <w:t>l governance measures</w:t>
      </w:r>
      <w:r w:rsidR="00DD6E83" w:rsidRPr="00154FED">
        <w:rPr>
          <w:rStyle w:val="CommentReference"/>
          <w:rFonts w:asciiTheme="minorHAnsi" w:eastAsiaTheme="minorEastAsia" w:hAnsiTheme="minorHAnsi"/>
        </w:rPr>
        <w:t xml:space="preserve"> </w:t>
      </w:r>
      <w:r w:rsidR="003F3BC6" w:rsidRPr="00154FED">
        <w:t>under different conditions, we analyze the</w:t>
      </w:r>
      <w:del w:id="1809" w:author="." w:date="2025-03-04T16:55:00Z" w16du:dateUtc="2025-03-04T08:55:00Z">
        <w:r w:rsidR="003F3BC6" w:rsidRPr="00154FED" w:rsidDel="008A18DA">
          <w:delText>ir</w:delText>
        </w:r>
      </w:del>
      <w:r w:rsidR="003F3BC6" w:rsidRPr="00154FED">
        <w:t xml:space="preserve"> preference order of all the possible equilibria in terms of their profits. </w:t>
      </w:r>
      <w:r w:rsidR="00105135" w:rsidRPr="00154FED">
        <w:t xml:space="preserve">When the platform chooses to govern, </w:t>
      </w:r>
      <w:del w:id="1810" w:author="." w:date="2025-03-04T16:55:00Z" w16du:dateUtc="2025-03-04T08:55:00Z">
        <w:r w:rsidR="00105135" w:rsidRPr="00154FED" w:rsidDel="008A18DA">
          <w:delText>t</w:delText>
        </w:r>
        <w:r w:rsidR="003F3BC6" w:rsidRPr="00154FED" w:rsidDel="008A18DA">
          <w:delText xml:space="preserve">here are </w:delText>
        </w:r>
      </w:del>
      <w:r w:rsidR="003F3BC6" w:rsidRPr="00154FED">
        <w:t>four possible equilibria for firms</w:t>
      </w:r>
      <w:ins w:id="1811" w:author="." w:date="2025-03-04T16:55:00Z" w16du:dateUtc="2025-03-04T08:55:00Z">
        <w:r w:rsidR="008A18DA" w:rsidRPr="00154FED">
          <w:t xml:space="preserve"> arise:</w:t>
        </w:r>
      </w:ins>
      <w:del w:id="1812" w:author="." w:date="2025-03-04T16:55:00Z" w16du:dateUtc="2025-03-04T08:55:00Z">
        <w:r w:rsidR="003F3BC6" w:rsidRPr="00154FED" w:rsidDel="008A18DA">
          <w:delText>:</w:delText>
        </w:r>
      </w:del>
      <w:r w:rsidR="003F3BC6" w:rsidRPr="00154FED">
        <w:t xml:space="preserve"> </w:t>
      </w:r>
      <w:ins w:id="1813" w:author="." w:date="2025-03-04T16:55:00Z" w16du:dateUtc="2025-03-04T08:55:00Z">
        <w:r w:rsidR="008A18DA" w:rsidRPr="00154FED">
          <w:t>(</w:t>
        </w:r>
        <w:commentRangeStart w:id="1814"/>
        <w:r w:rsidR="008A18DA" w:rsidRPr="00154FED">
          <w:t>i</w:t>
        </w:r>
        <w:commentRangeEnd w:id="1814"/>
        <w:r w:rsidR="008A18DA" w:rsidRPr="00154FED">
          <w:rPr>
            <w:rStyle w:val="CommentReference"/>
            <w:rFonts w:asciiTheme="minorHAnsi" w:eastAsiaTheme="minorEastAsia" w:hAnsiTheme="minorHAnsi"/>
          </w:rPr>
          <w:commentReference w:id="1814"/>
        </w:r>
        <w:r w:rsidR="008A18DA" w:rsidRPr="00154FED">
          <w:t xml:space="preserve">) </w:t>
        </w:r>
      </w:ins>
      <w:r w:rsidR="003F3BC6" w:rsidRPr="00154FED">
        <w:t xml:space="preserve">both firms choose not to manipulate reviews, </w:t>
      </w:r>
      <w:del w:id="1815" w:author="." w:date="2025-03-04T16:56:00Z" w16du:dateUtc="2025-03-04T08:56:00Z">
        <w:r w:rsidR="003F3BC6" w:rsidRPr="00154FED" w:rsidDel="008A18DA">
          <w:delText xml:space="preserve">which can be </w:delText>
        </w:r>
      </w:del>
      <w:r w:rsidR="003F3BC6" w:rsidRPr="00154FED">
        <w:t xml:space="preserve">denoted as (N, N); </w:t>
      </w:r>
      <w:ins w:id="1816" w:author="." w:date="2025-03-04T16:55:00Z" w16du:dateUtc="2025-03-04T08:55:00Z">
        <w:r w:rsidR="008A18DA" w:rsidRPr="00154FED">
          <w:t xml:space="preserve">(ii) </w:t>
        </w:r>
      </w:ins>
      <w:r w:rsidR="003F3BC6" w:rsidRPr="00154FED">
        <w:t xml:space="preserve">the superior firm chooses </w:t>
      </w:r>
      <w:r w:rsidR="003F3BC6" w:rsidRPr="00154FED">
        <w:lastRenderedPageBreak/>
        <w:t xml:space="preserve">to manipulate reviews alone, </w:t>
      </w:r>
      <w:del w:id="1817" w:author="." w:date="2025-03-04T16:56:00Z" w16du:dateUtc="2025-03-04T08:56:00Z">
        <w:r w:rsidR="003F3BC6" w:rsidRPr="00154FED" w:rsidDel="008A18DA">
          <w:delText xml:space="preserve">which can be </w:delText>
        </w:r>
      </w:del>
      <w:r w:rsidR="003F3BC6" w:rsidRPr="00154FED">
        <w:t>denoted as (M, N);</w:t>
      </w:r>
      <w:ins w:id="1818" w:author="." w:date="2025-03-04T16:56:00Z" w16du:dateUtc="2025-03-04T08:56:00Z">
        <w:r w:rsidR="008A18DA" w:rsidRPr="00154FED">
          <w:t xml:space="preserve"> (iii)</w:t>
        </w:r>
      </w:ins>
      <w:r w:rsidR="003F3BC6" w:rsidRPr="00154FED">
        <w:t xml:space="preserve"> the inferior firm chooses to manipulate reviews alone, </w:t>
      </w:r>
      <w:del w:id="1819" w:author="." w:date="2025-03-04T16:56:00Z" w16du:dateUtc="2025-03-04T08:56:00Z">
        <w:r w:rsidR="003F3BC6" w:rsidRPr="00154FED" w:rsidDel="008A18DA">
          <w:delText xml:space="preserve">which can be </w:delText>
        </w:r>
      </w:del>
      <w:r w:rsidR="003F3BC6" w:rsidRPr="00154FED">
        <w:t xml:space="preserve">denoted as (N, M); and </w:t>
      </w:r>
      <w:ins w:id="1820" w:author="." w:date="2025-03-04T16:56:00Z" w16du:dateUtc="2025-03-04T08:56:00Z">
        <w:r w:rsidR="008A18DA" w:rsidRPr="00154FED">
          <w:t xml:space="preserve">(iv) </w:t>
        </w:r>
      </w:ins>
      <w:r w:rsidR="003F3BC6" w:rsidRPr="00154FED">
        <w:t xml:space="preserve">both firms choose to manipulate reviews, </w:t>
      </w:r>
      <w:del w:id="1821" w:author="." w:date="2025-03-04T16:56:00Z" w16du:dateUtc="2025-03-04T08:56:00Z">
        <w:r w:rsidR="003F3BC6" w:rsidRPr="00154FED" w:rsidDel="008A18DA">
          <w:delText xml:space="preserve">which can be </w:delText>
        </w:r>
      </w:del>
      <w:r w:rsidR="003F3BC6" w:rsidRPr="00154FED">
        <w:t xml:space="preserve">denoted as (M, M). For example, for (M, N) to </w:t>
      </w:r>
      <w:r w:rsidR="00716C67" w:rsidRPr="00154FED">
        <w:rPr>
          <w:rFonts w:hint="eastAsia"/>
        </w:rPr>
        <w:t>b</w:t>
      </w:r>
      <w:r w:rsidR="00716C67" w:rsidRPr="00154FED">
        <w:t xml:space="preserve">e </w:t>
      </w:r>
      <w:r w:rsidR="003F3BC6" w:rsidRPr="00154FED">
        <w:t xml:space="preserve">the equilibrium, we </w:t>
      </w:r>
      <w:r w:rsidR="006958BC" w:rsidRPr="00154FED">
        <w:t xml:space="preserve">should </w:t>
      </w:r>
      <w:del w:id="1822" w:author="." w:date="2025-03-04T16:56:00Z" w16du:dateUtc="2025-03-04T08:56:00Z">
        <w:r w:rsidR="003F3BC6" w:rsidRPr="00154FED" w:rsidDel="008A18DA">
          <w:delText>make sure</w:delText>
        </w:r>
      </w:del>
      <w:ins w:id="1823" w:author="." w:date="2025-03-04T16:56:00Z" w16du:dateUtc="2025-03-04T08:56:00Z">
        <w:r w:rsidR="008A18DA" w:rsidRPr="00154FED">
          <w:t>ensure</w:t>
        </w:r>
      </w:ins>
      <w:r w:rsidR="003F3BC6" w:rsidRPr="00154FED">
        <w:t xml:space="preserve"> that neither firm has </w:t>
      </w:r>
      <w:ins w:id="1824" w:author="." w:date="2025-03-04T16:56:00Z" w16du:dateUtc="2025-03-04T08:56:00Z">
        <w:r w:rsidR="008A18DA" w:rsidRPr="00154FED">
          <w:t xml:space="preserve">an </w:t>
        </w:r>
      </w:ins>
      <w:r w:rsidR="003F3BC6" w:rsidRPr="00154FED">
        <w:t>incentive</w:t>
      </w:r>
      <w:ins w:id="1825" w:author="." w:date="2025-03-04T16:56:00Z" w16du:dateUtc="2025-03-04T08:56:00Z">
        <w:r w:rsidR="008A18DA" w:rsidRPr="00154FED">
          <w:t xml:space="preserve"> </w:t>
        </w:r>
      </w:ins>
      <w:del w:id="1826" w:author="." w:date="2025-03-04T16:56:00Z" w16du:dateUtc="2025-03-04T08:56:00Z">
        <w:r w:rsidR="003F3BC6" w:rsidRPr="00154FED" w:rsidDel="008A18DA">
          <w:delText xml:space="preserve">s </w:delText>
        </w:r>
      </w:del>
      <w:r w:rsidR="003F3BC6" w:rsidRPr="00154FED">
        <w:t>to deviate from their current manipulation levels</w:t>
      </w:r>
      <w:del w:id="1827" w:author="." w:date="2025-03-04T16:56:00Z" w16du:dateUtc="2025-03-04T08:56:00Z">
        <w:r w:rsidR="003F3BC6" w:rsidRPr="00154FED" w:rsidDel="008A18DA">
          <w:delText>. T</w:delText>
        </w:r>
      </w:del>
      <w:ins w:id="1828" w:author="." w:date="2025-03-04T16:56:00Z" w16du:dateUtc="2025-03-04T08:56:00Z">
        <w:r w:rsidR="008A18DA" w:rsidRPr="00154FED">
          <w:t>; t</w:t>
        </w:r>
      </w:ins>
      <w:r w:rsidR="003F3BC6" w:rsidRPr="00154FED">
        <w:t>hat is, the firms</w:t>
      </w:r>
      <w:r w:rsidR="0010046F" w:rsidRPr="00154FED">
        <w:t>’</w:t>
      </w:r>
      <w:r w:rsidR="003F3BC6" w:rsidRPr="00154FED">
        <w:t xml:space="preserve"> profit</w:t>
      </w:r>
      <w:ins w:id="1829" w:author="." w:date="2025-03-04T16:56:00Z" w16du:dateUtc="2025-03-04T08:56:00Z">
        <w:r w:rsidR="008A18DA" w:rsidRPr="00154FED">
          <w:t>s</w:t>
        </w:r>
      </w:ins>
      <w:r w:rsidR="003F3BC6" w:rsidRPr="00154FED">
        <w:t xml:space="preserve"> should satisfy</w:t>
      </w:r>
      <w:del w:id="1830" w:author="." w:date="2025-03-04T16:56:00Z" w16du:dateUtc="2025-03-04T08:56:00Z">
        <w:r w:rsidR="003F3BC6" w:rsidRPr="00154FED" w:rsidDel="008A18DA">
          <w:delText>:</w:delText>
        </w:r>
      </w:del>
      <w:r w:rsidR="003F3BC6" w:rsidRPr="00154FED">
        <w:t xml:space="preserve"> </w:t>
      </w:r>
      <w:r w:rsidR="001B77C0" w:rsidRPr="00154FED">
        <w:rPr>
          <w:position w:val="-12"/>
        </w:rPr>
        <w:object w:dxaOrig="1200" w:dyaOrig="360" w14:anchorId="17DA64A3">
          <v:shape id="_x0000_i1476" type="#_x0000_t75" style="width:60pt;height:18pt" o:ole="">
            <v:imagedata r:id="rId821" o:title=""/>
          </v:shape>
          <o:OLEObject Type="Embed" ProgID="Equation.DSMT4" ShapeID="_x0000_i1476" DrawAspect="Content" ObjectID="_1802633111" r:id="rId822"/>
        </w:object>
      </w:r>
      <w:r w:rsidR="003F3BC6" w:rsidRPr="00154FED">
        <w:t xml:space="preserve"> and </w:t>
      </w:r>
      <w:r w:rsidR="001B77C0" w:rsidRPr="00154FED">
        <w:rPr>
          <w:position w:val="-12"/>
        </w:rPr>
        <w:object w:dxaOrig="1180" w:dyaOrig="360" w14:anchorId="7E95D65A">
          <v:shape id="_x0000_i1477" type="#_x0000_t75" style="width:60pt;height:18pt" o:ole="">
            <v:imagedata r:id="rId823" o:title=""/>
          </v:shape>
          <o:OLEObject Type="Embed" ProgID="Equation.DSMT4" ShapeID="_x0000_i1477" DrawAspect="Content" ObjectID="_1802633112" r:id="rId824"/>
        </w:object>
      </w:r>
      <w:ins w:id="1831" w:author="." w:date="2025-03-04T16:56:00Z" w16du:dateUtc="2025-03-04T08:56:00Z">
        <w:r w:rsidR="008A18DA" w:rsidRPr="00154FED">
          <w:t xml:space="preserve">, respectively. </w:t>
        </w:r>
      </w:ins>
      <w:ins w:id="1832" w:author="." w:date="2025-03-04T16:57:00Z" w16du:dateUtc="2025-03-04T08:57:00Z">
        <w:r w:rsidR="00D078FE" w:rsidRPr="00154FED">
          <w:t xml:space="preserve">We can now </w:t>
        </w:r>
      </w:ins>
      <w:del w:id="1833" w:author="." w:date="2025-03-04T16:56:00Z" w16du:dateUtc="2025-03-04T08:56:00Z">
        <w:r w:rsidR="003F3BC6" w:rsidRPr="00154FED" w:rsidDel="008A18DA">
          <w:delText xml:space="preserve">. According to this, </w:delText>
        </w:r>
      </w:del>
      <w:del w:id="1834" w:author="." w:date="2025-03-04T16:57:00Z" w16du:dateUtc="2025-03-04T08:57:00Z">
        <w:r w:rsidR="003F3BC6" w:rsidRPr="00154FED" w:rsidDel="00D078FE">
          <w:delText xml:space="preserve">we can </w:delText>
        </w:r>
      </w:del>
      <w:r w:rsidR="003F3BC6" w:rsidRPr="00154FED">
        <w:t xml:space="preserve">summarize the conditions for each possible equilibrium in Fig. </w:t>
      </w:r>
      <w:r w:rsidR="00050AC9" w:rsidRPr="00154FED">
        <w:t>3</w:t>
      </w:r>
      <w:r w:rsidR="003F3BC6" w:rsidRPr="00154FED">
        <w:t>.</w:t>
      </w:r>
    </w:p>
    <w:p w14:paraId="6E1B5055" w14:textId="4C1797E1" w:rsidR="00172FB8" w:rsidRPr="00154FED" w:rsidRDefault="00172FB8" w:rsidP="008F5698">
      <w:pPr>
        <w:pStyle w:val="-8"/>
        <w:spacing w:line="360" w:lineRule="auto"/>
        <w:ind w:firstLineChars="0" w:firstLine="0"/>
        <w:jc w:val="center"/>
      </w:pPr>
    </w:p>
    <w:p w14:paraId="0CCC1BC0" w14:textId="6EEF3044" w:rsidR="006473EC" w:rsidRPr="00154FED" w:rsidRDefault="006473EC" w:rsidP="008F5698">
      <w:pPr>
        <w:pStyle w:val="-8"/>
        <w:spacing w:line="360" w:lineRule="auto"/>
        <w:ind w:firstLineChars="0" w:firstLine="0"/>
        <w:jc w:val="center"/>
      </w:pPr>
      <w:r w:rsidRPr="00154FED">
        <w:rPr>
          <w:noProof/>
        </w:rPr>
        <w:drawing>
          <wp:inline distT="0" distB="0" distL="0" distR="0" wp14:anchorId="691B96B7" wp14:editId="4F28D6CC">
            <wp:extent cx="4502906" cy="34397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5"/>
                    <a:stretch>
                      <a:fillRect/>
                    </a:stretch>
                  </pic:blipFill>
                  <pic:spPr>
                    <a:xfrm>
                      <a:off x="0" y="0"/>
                      <a:ext cx="4509426" cy="3444776"/>
                    </a:xfrm>
                    <a:prstGeom prst="rect">
                      <a:avLst/>
                    </a:prstGeom>
                  </pic:spPr>
                </pic:pic>
              </a:graphicData>
            </a:graphic>
          </wp:inline>
        </w:drawing>
      </w:r>
    </w:p>
    <w:p w14:paraId="7C17D68D" w14:textId="31AC4AB3" w:rsidR="00C841AD" w:rsidRPr="00154FED" w:rsidRDefault="00C841AD" w:rsidP="008F5698">
      <w:pPr>
        <w:pStyle w:val="-8"/>
        <w:spacing w:line="360" w:lineRule="auto"/>
        <w:ind w:firstLineChars="0" w:firstLine="0"/>
        <w:jc w:val="center"/>
      </w:pPr>
      <w:r w:rsidRPr="00154FED">
        <w:rPr>
          <w:rFonts w:hint="eastAsia"/>
        </w:rPr>
        <w:t>Fig</w:t>
      </w:r>
      <w:r w:rsidRPr="00154FED">
        <w:t xml:space="preserve">. </w:t>
      </w:r>
      <w:r w:rsidR="00050AC9" w:rsidRPr="00154FED">
        <w:t>3</w:t>
      </w:r>
      <w:r w:rsidR="005015B3" w:rsidRPr="00154FED">
        <w:t>.</w:t>
      </w:r>
      <w:r w:rsidRPr="00154FED">
        <w:t xml:space="preserve"> </w:t>
      </w:r>
      <w:r w:rsidR="00CD63FC" w:rsidRPr="00154FED">
        <w:t>F</w:t>
      </w:r>
      <w:r w:rsidRPr="00154FED">
        <w:t>irm</w:t>
      </w:r>
      <w:r w:rsidR="001A0ABC" w:rsidRPr="00154FED">
        <w:t>s</w:t>
      </w:r>
      <w:r w:rsidR="0010046F" w:rsidRPr="00154FED">
        <w:t>’</w:t>
      </w:r>
      <w:r w:rsidRPr="00154FED">
        <w:t xml:space="preserve"> optimal manipulation levels under the value</w:t>
      </w:r>
      <w:r w:rsidR="0034486F" w:rsidRPr="00154FED">
        <w:t>s</w:t>
      </w:r>
      <w:r w:rsidRPr="00154FED">
        <w:t xml:space="preserve"> of</w:t>
      </w:r>
      <w:r w:rsidR="00EF767B" w:rsidRPr="00154FED">
        <w:t xml:space="preserve"> the unit manipulation cost</w:t>
      </w:r>
      <w:r w:rsidRPr="00154FED">
        <w:t xml:space="preserve"> </w:t>
      </w:r>
      <w:r w:rsidRPr="00154FED">
        <w:rPr>
          <w:position w:val="-12"/>
        </w:rPr>
        <w:object w:dxaOrig="279" w:dyaOrig="360" w14:anchorId="505C2523">
          <v:shape id="_x0000_i1478" type="#_x0000_t75" style="width:12pt;height:18pt" o:ole="">
            <v:imagedata r:id="rId826" o:title=""/>
          </v:shape>
          <o:OLEObject Type="Embed" ProgID="Equation.DSMT4" ShapeID="_x0000_i1478" DrawAspect="Content" ObjectID="_1802633113" r:id="rId827"/>
        </w:object>
      </w:r>
      <w:r w:rsidRPr="00154FED">
        <w:t xml:space="preserve"> and</w:t>
      </w:r>
      <w:r w:rsidR="00E76C07" w:rsidRPr="00154FED">
        <w:t xml:space="preserve"> </w:t>
      </w:r>
      <w:r w:rsidR="00EF767B" w:rsidRPr="00154FED">
        <w:t xml:space="preserve">the time </w:t>
      </w:r>
      <w:r w:rsidR="00A02060" w:rsidRPr="00154FED">
        <w:rPr>
          <w:position w:val="-6"/>
        </w:rPr>
        <w:object w:dxaOrig="139" w:dyaOrig="240" w14:anchorId="20DCBB07">
          <v:shape id="_x0000_i1479" type="#_x0000_t75" style="width:6pt;height:12pt" o:ole="">
            <v:imagedata r:id="rId828" o:title=""/>
          </v:shape>
          <o:OLEObject Type="Embed" ProgID="Equation.DSMT4" ShapeID="_x0000_i1479" DrawAspect="Content" ObjectID="_1802633114" r:id="rId829"/>
        </w:object>
      </w:r>
      <w:r w:rsidRPr="00154FED">
        <w:t>.</w:t>
      </w:r>
    </w:p>
    <w:p w14:paraId="5D0FAB85" w14:textId="56FE6B7D" w:rsidR="00774B6F" w:rsidRPr="00154FED" w:rsidRDefault="00774B6F" w:rsidP="008F5698">
      <w:pPr>
        <w:pStyle w:val="-8"/>
        <w:spacing w:line="360" w:lineRule="auto"/>
      </w:pPr>
      <w:r w:rsidRPr="00154FED">
        <w:t xml:space="preserve">Through a numerical substitution, we illustrate the decision-making processes of firms under platform governance when </w:t>
      </w:r>
      <w:r w:rsidR="00D92D55" w:rsidRPr="00154FED">
        <w:rPr>
          <w:position w:val="-6"/>
        </w:rPr>
        <w:object w:dxaOrig="520" w:dyaOrig="279" w14:anchorId="74FDA228">
          <v:shape id="_x0000_i1480" type="#_x0000_t75" style="width:24pt;height:12pt" o:ole="">
            <v:imagedata r:id="rId830" o:title=""/>
          </v:shape>
          <o:OLEObject Type="Embed" ProgID="Equation.DSMT4" ShapeID="_x0000_i1480" DrawAspect="Content" ObjectID="_1802633115" r:id="rId831"/>
        </w:object>
      </w:r>
      <w:r w:rsidRPr="00154FED">
        <w:t xml:space="preserve">, </w:t>
      </w:r>
      <w:r w:rsidR="00D92D55" w:rsidRPr="00154FED">
        <w:rPr>
          <w:position w:val="-6"/>
        </w:rPr>
        <w:object w:dxaOrig="780" w:dyaOrig="279" w14:anchorId="59B9AB42">
          <v:shape id="_x0000_i1481" type="#_x0000_t75" style="width:42pt;height:12pt" o:ole="">
            <v:imagedata r:id="rId832" o:title=""/>
          </v:shape>
          <o:OLEObject Type="Embed" ProgID="Equation.DSMT4" ShapeID="_x0000_i1481" DrawAspect="Content" ObjectID="_1802633116" r:id="rId833"/>
        </w:object>
      </w:r>
      <w:r w:rsidRPr="00154FED">
        <w:t xml:space="preserve">, </w:t>
      </w:r>
      <w:r w:rsidR="00D92D55" w:rsidRPr="00154FED">
        <w:rPr>
          <w:position w:val="-6"/>
        </w:rPr>
        <w:object w:dxaOrig="780" w:dyaOrig="279" w14:anchorId="679CAFA9">
          <v:shape id="_x0000_i1482" type="#_x0000_t75" style="width:42pt;height:12pt" o:ole="">
            <v:imagedata r:id="rId834" o:title=""/>
          </v:shape>
          <o:OLEObject Type="Embed" ProgID="Equation.DSMT4" ShapeID="_x0000_i1482" DrawAspect="Content" ObjectID="_1802633117" r:id="rId835"/>
        </w:object>
      </w:r>
      <w:r w:rsidRPr="00154FED">
        <w:t xml:space="preserve">, </w:t>
      </w:r>
      <w:r w:rsidR="00D92D55" w:rsidRPr="00154FED">
        <w:rPr>
          <w:position w:val="-6"/>
        </w:rPr>
        <w:object w:dxaOrig="760" w:dyaOrig="279" w14:anchorId="7AB047C1">
          <v:shape id="_x0000_i1483" type="#_x0000_t75" style="width:36pt;height:12pt" o:ole="">
            <v:imagedata r:id="rId836" o:title=""/>
          </v:shape>
          <o:OLEObject Type="Embed" ProgID="Equation.DSMT4" ShapeID="_x0000_i1483" DrawAspect="Content" ObjectID="_1802633118" r:id="rId837"/>
        </w:object>
      </w:r>
      <w:r w:rsidRPr="00154FED">
        <w:t xml:space="preserve">, </w:t>
      </w:r>
      <w:r w:rsidR="001B77C0" w:rsidRPr="00154FED">
        <w:rPr>
          <w:position w:val="-12"/>
        </w:rPr>
        <w:object w:dxaOrig="639" w:dyaOrig="360" w14:anchorId="4A77E517">
          <v:shape id="_x0000_i1484" type="#_x0000_t75" style="width:30pt;height:18pt" o:ole="">
            <v:imagedata r:id="rId838" o:title=""/>
          </v:shape>
          <o:OLEObject Type="Embed" ProgID="Equation.DSMT4" ShapeID="_x0000_i1484" DrawAspect="Content" ObjectID="_1802633119" r:id="rId839"/>
        </w:object>
      </w:r>
      <w:ins w:id="1835" w:author="." w:date="2025-03-04T16:57:00Z" w16du:dateUtc="2025-03-04T08:57:00Z">
        <w:r w:rsidR="00D078FE" w:rsidRPr="00154FED">
          <w:t>, a</w:t>
        </w:r>
      </w:ins>
      <w:del w:id="1836" w:author="." w:date="2025-03-04T16:57:00Z" w16du:dateUtc="2025-03-04T08:57:00Z">
        <w:r w:rsidRPr="00154FED" w:rsidDel="00D078FE">
          <w:delText xml:space="preserve"> a</w:delText>
        </w:r>
      </w:del>
      <w:r w:rsidRPr="00154FED">
        <w:t xml:space="preserve">nd </w:t>
      </w:r>
      <w:r w:rsidR="001B77C0" w:rsidRPr="00154FED">
        <w:rPr>
          <w:position w:val="-12"/>
        </w:rPr>
        <w:object w:dxaOrig="660" w:dyaOrig="360" w14:anchorId="7587819F">
          <v:shape id="_x0000_i1485" type="#_x0000_t75" style="width:36pt;height:18pt" o:ole="">
            <v:imagedata r:id="rId840" o:title=""/>
          </v:shape>
          <o:OLEObject Type="Embed" ProgID="Equation.DSMT4" ShapeID="_x0000_i1485" DrawAspect="Content" ObjectID="_1802633120" r:id="rId841"/>
        </w:object>
      </w:r>
      <w:r w:rsidRPr="00154FED">
        <w:t xml:space="preserve">. </w:t>
      </w:r>
      <w:del w:id="1837" w:author="." w:date="2025-03-04T16:57:00Z" w16du:dateUtc="2025-03-04T08:57:00Z">
        <w:r w:rsidRPr="00154FED" w:rsidDel="00D078FE">
          <w:delText>Fig.</w:delText>
        </w:r>
        <w:r w:rsidR="00050AC9" w:rsidRPr="00154FED" w:rsidDel="00D078FE">
          <w:delText xml:space="preserve"> 3 </w:delText>
        </w:r>
      </w:del>
      <w:ins w:id="1838" w:author="." w:date="2025-03-04T16:57:00Z" w16du:dateUtc="2025-03-04T08:57:00Z">
        <w:r w:rsidR="00D078FE" w:rsidRPr="00154FED">
          <w:t xml:space="preserve">The </w:t>
        </w:r>
      </w:ins>
      <w:del w:id="1839" w:author="." w:date="2025-03-04T16:57:00Z" w16du:dateUtc="2025-03-04T08:57:00Z">
        <w:r w:rsidRPr="00154FED" w:rsidDel="00D078FE">
          <w:delText xml:space="preserve">shows the </w:delText>
        </w:r>
      </w:del>
      <w:r w:rsidRPr="00154FED">
        <w:t>impacts of the unit manipulation cost and time on</w:t>
      </w:r>
      <w:ins w:id="1840" w:author="." w:date="2025-03-04T19:58:00Z" w16du:dateUtc="2025-03-04T11:58:00Z">
        <w:r w:rsidR="00135F45">
          <w:t xml:space="preserve"> the</w:t>
        </w:r>
      </w:ins>
      <w:r w:rsidRPr="00154FED">
        <w:t xml:space="preserve"> firms</w:t>
      </w:r>
      <w:r w:rsidR="0010046F" w:rsidRPr="00154FED">
        <w:t>’</w:t>
      </w:r>
      <w:r w:rsidRPr="00154FED">
        <w:t xml:space="preserve"> optimal manipulation levels</w:t>
      </w:r>
      <w:ins w:id="1841" w:author="." w:date="2025-03-04T16:57:00Z" w16du:dateUtc="2025-03-04T08:57:00Z">
        <w:r w:rsidR="00D078FE" w:rsidRPr="00154FED">
          <w:t xml:space="preserve"> are shown in Fig. 3</w:t>
        </w:r>
      </w:ins>
      <w:r w:rsidRPr="00154FED">
        <w:t xml:space="preserve">. </w:t>
      </w:r>
      <w:ins w:id="1842" w:author="." w:date="2025-03-04T16:57:00Z" w16du:dateUtc="2025-03-04T08:57:00Z">
        <w:r w:rsidR="00D078FE" w:rsidRPr="00154FED">
          <w:t>This fi</w:t>
        </w:r>
        <w:r w:rsidR="00AB37EB" w:rsidRPr="00154FED">
          <w:t xml:space="preserve">gure also shows </w:t>
        </w:r>
      </w:ins>
      <w:del w:id="1843" w:author="." w:date="2025-03-04T16:57:00Z" w16du:dateUtc="2025-03-04T08:57:00Z">
        <w:r w:rsidR="001B77C0" w:rsidRPr="00154FED" w:rsidDel="00AB37EB">
          <w:delText>W</w:delText>
        </w:r>
        <w:r w:rsidRPr="00154FED" w:rsidDel="00AB37EB">
          <w:delText>e can observ</w:delText>
        </w:r>
      </w:del>
      <w:del w:id="1844" w:author="." w:date="2025-03-04T16:58:00Z" w16du:dateUtc="2025-03-04T08:58:00Z">
        <w:r w:rsidRPr="00154FED" w:rsidDel="00AB37EB">
          <w:delText xml:space="preserve">e </w:delText>
        </w:r>
      </w:del>
      <w:r w:rsidRPr="00154FED">
        <w:t>the impact of time on the manipulation behavior of both firms</w:t>
      </w:r>
      <w:del w:id="1845" w:author="." w:date="2025-03-04T16:58:00Z" w16du:dateUtc="2025-03-04T08:58:00Z">
        <w:r w:rsidR="001B77C0" w:rsidRPr="00154FED" w:rsidDel="00AB37EB">
          <w:delText xml:space="preserve"> from Fig.3</w:delText>
        </w:r>
      </w:del>
      <w:r w:rsidRPr="00154FED">
        <w:t xml:space="preserve">. Initially, firms choose to engage in manipulation to </w:t>
      </w:r>
      <w:r w:rsidR="00DD278F" w:rsidRPr="00154FED">
        <w:t xml:space="preserve">increase </w:t>
      </w:r>
      <w:r w:rsidRPr="00154FED">
        <w:t xml:space="preserve">their profits. However, as time progresses, both firms tend to avoid manipulation. This shift occurs for two reasons. First, the presence of governance significantly weakens the effectiveness of manipulation, </w:t>
      </w:r>
      <w:del w:id="1846" w:author="." w:date="2025-03-04T16:58:00Z" w16du:dateUtc="2025-03-04T08:58:00Z">
        <w:r w:rsidRPr="00154FED" w:rsidDel="00B92A0C">
          <w:delText xml:space="preserve">thereby </w:delText>
        </w:r>
      </w:del>
      <w:ins w:id="1847" w:author="." w:date="2025-03-04T16:58:00Z" w16du:dateUtc="2025-03-04T08:58:00Z">
        <w:r w:rsidR="00B92A0C" w:rsidRPr="00154FED">
          <w:t xml:space="preserve">thus </w:t>
        </w:r>
      </w:ins>
      <w:r w:rsidRPr="00154FED">
        <w:lastRenderedPageBreak/>
        <w:t xml:space="preserve">reducing its overall impact on </w:t>
      </w:r>
      <w:r w:rsidR="00E62882" w:rsidRPr="00154FED">
        <w:t>firms</w:t>
      </w:r>
      <w:r w:rsidR="0010046F" w:rsidRPr="00154FED">
        <w:t>’</w:t>
      </w:r>
      <w:r w:rsidRPr="00154FED">
        <w:t xml:space="preserve"> </w:t>
      </w:r>
      <w:del w:id="1848" w:author="." w:date="2025-03-04T16:58:00Z" w16du:dateUtc="2025-03-04T08:58:00Z">
        <w:r w:rsidRPr="00154FED" w:rsidDel="00B92A0C">
          <w:delText>behavior</w:delText>
        </w:r>
      </w:del>
      <w:ins w:id="1849" w:author="." w:date="2025-03-04T16:58:00Z" w16du:dateUtc="2025-03-04T08:58:00Z">
        <w:r w:rsidR="00B92A0C" w:rsidRPr="00154FED">
          <w:t>behaviors</w:t>
        </w:r>
      </w:ins>
      <w:r w:rsidRPr="00154FED">
        <w:t xml:space="preserve">. </w:t>
      </w:r>
      <w:commentRangeStart w:id="1850"/>
      <w:r w:rsidRPr="00154FED">
        <w:t xml:space="preserve">Second, as time </w:t>
      </w:r>
      <w:r w:rsidR="00EF767B" w:rsidRPr="00154FED">
        <w:t>progresses</w:t>
      </w:r>
      <w:r w:rsidRPr="00154FED">
        <w:t>, the platform is likely to increas</w:t>
      </w:r>
      <w:r w:rsidR="00EF767B" w:rsidRPr="00154FED">
        <w:t>e</w:t>
      </w:r>
      <w:r w:rsidRPr="00154FED">
        <w:t xml:space="preserve"> </w:t>
      </w:r>
      <w:r w:rsidR="00E62882" w:rsidRPr="00154FED">
        <w:t>governance intensity</w:t>
      </w:r>
      <w:r w:rsidRPr="00154FED">
        <w:t xml:space="preserve">, </w:t>
      </w:r>
      <w:del w:id="1851" w:author="." w:date="2025-03-04T16:58:00Z" w16du:dateUtc="2025-03-04T08:58:00Z">
        <w:r w:rsidRPr="00154FED" w:rsidDel="00B92A0C">
          <w:delText xml:space="preserve">which </w:delText>
        </w:r>
      </w:del>
      <w:ins w:id="1852" w:author="." w:date="2025-03-04T16:58:00Z" w16du:dateUtc="2025-03-04T08:58:00Z">
        <w:r w:rsidR="00B92A0C" w:rsidRPr="00154FED">
          <w:t xml:space="preserve">thereby </w:t>
        </w:r>
      </w:ins>
      <w:del w:id="1853" w:author="." w:date="2025-03-04T16:58:00Z" w16du:dateUtc="2025-03-04T08:58:00Z">
        <w:r w:rsidRPr="00154FED" w:rsidDel="00B92A0C">
          <w:delText>impose</w:delText>
        </w:r>
        <w:r w:rsidR="00865FED" w:rsidRPr="00154FED" w:rsidDel="00B92A0C">
          <w:delText>s</w:delText>
        </w:r>
        <w:r w:rsidRPr="00154FED" w:rsidDel="00B92A0C">
          <w:delText xml:space="preserve"> </w:delText>
        </w:r>
      </w:del>
      <w:ins w:id="1854" w:author="." w:date="2025-03-04T16:58:00Z" w16du:dateUtc="2025-03-04T08:58:00Z">
        <w:r w:rsidR="00B92A0C" w:rsidRPr="00154FED">
          <w:t xml:space="preserve">imposing </w:t>
        </w:r>
      </w:ins>
      <w:r w:rsidRPr="00154FED">
        <w:t xml:space="preserve">additional costs on </w:t>
      </w:r>
      <w:r w:rsidR="00E62882" w:rsidRPr="00154FED">
        <w:t>firms</w:t>
      </w:r>
      <w:r w:rsidRPr="00154FED">
        <w:t xml:space="preserve"> and gradually </w:t>
      </w:r>
      <w:del w:id="1855" w:author="." w:date="2025-03-04T16:58:00Z" w16du:dateUtc="2025-03-04T08:58:00Z">
        <w:r w:rsidRPr="00154FED" w:rsidDel="00463C38">
          <w:delText>diminish</w:delText>
        </w:r>
        <w:r w:rsidR="00865FED" w:rsidRPr="00154FED" w:rsidDel="00463C38">
          <w:delText>es</w:delText>
        </w:r>
        <w:r w:rsidRPr="00154FED" w:rsidDel="00463C38">
          <w:delText xml:space="preserve"> </w:delText>
        </w:r>
      </w:del>
      <w:ins w:id="1856" w:author="." w:date="2025-03-04T16:58:00Z" w16du:dateUtc="2025-03-04T08:58:00Z">
        <w:r w:rsidR="00463C38" w:rsidRPr="00154FED">
          <w:t xml:space="preserve">diminishing </w:t>
        </w:r>
      </w:ins>
      <w:r w:rsidRPr="00154FED">
        <w:t xml:space="preserve">the profitability of manipulation, </w:t>
      </w:r>
      <w:ins w:id="1857" w:author="." w:date="2025-03-04T16:58:00Z" w16du:dateUtc="2025-03-04T08:58:00Z">
        <w:r w:rsidR="00463C38" w:rsidRPr="00154FED">
          <w:t xml:space="preserve">thus </w:t>
        </w:r>
      </w:ins>
      <w:r w:rsidRPr="00154FED">
        <w:t xml:space="preserve">leading to a decreased incentive for </w:t>
      </w:r>
      <w:r w:rsidR="00E62882" w:rsidRPr="00154FED">
        <w:t>firms</w:t>
      </w:r>
      <w:r w:rsidRPr="00154FED">
        <w:t xml:space="preserve"> to engage in such practices.</w:t>
      </w:r>
      <w:r w:rsidR="00E62882" w:rsidRPr="00154FED">
        <w:t xml:space="preserve"> </w:t>
      </w:r>
      <w:commentRangeEnd w:id="1850"/>
      <w:r w:rsidR="00A21C2E" w:rsidRPr="00154FED">
        <w:rPr>
          <w:rStyle w:val="CommentReference"/>
          <w:rFonts w:asciiTheme="minorHAnsi" w:eastAsiaTheme="minorEastAsia" w:hAnsiTheme="minorHAnsi"/>
        </w:rPr>
        <w:commentReference w:id="1850"/>
      </w:r>
    </w:p>
    <w:p w14:paraId="0E49909C" w14:textId="08072EB9" w:rsidR="00A02060" w:rsidRPr="00154FED" w:rsidRDefault="00C1390B" w:rsidP="008F5698">
      <w:pPr>
        <w:pStyle w:val="-8"/>
        <w:spacing w:line="360" w:lineRule="auto"/>
      </w:pPr>
      <w:r w:rsidRPr="00154FED">
        <w:t>Furthermore, Fig.</w:t>
      </w:r>
      <w:r w:rsidR="00050AC9" w:rsidRPr="00154FED">
        <w:t xml:space="preserve"> 3</w:t>
      </w:r>
      <w:r w:rsidRPr="00154FED">
        <w:t xml:space="preserve"> </w:t>
      </w:r>
      <w:del w:id="1858" w:author="." w:date="2025-03-04T16:59:00Z" w16du:dateUtc="2025-03-04T08:59:00Z">
        <w:r w:rsidRPr="00154FED" w:rsidDel="00463C38">
          <w:delText xml:space="preserve">also </w:delText>
        </w:r>
      </w:del>
      <w:r w:rsidRPr="00154FED">
        <w:t>reveals that</w:t>
      </w:r>
      <w:ins w:id="1859" w:author="." w:date="2025-03-04T16:59:00Z" w16du:dateUtc="2025-03-04T08:59:00Z">
        <w:r w:rsidR="00463C38" w:rsidRPr="00154FED">
          <w:t xml:space="preserve">, </w:t>
        </w:r>
      </w:ins>
      <w:del w:id="1860" w:author="." w:date="2025-03-04T16:59:00Z" w16du:dateUtc="2025-03-04T08:59:00Z">
        <w:r w:rsidRPr="00154FED" w:rsidDel="00463C38">
          <w:delText xml:space="preserve"> </w:delText>
        </w:r>
      </w:del>
      <w:r w:rsidRPr="00154FED">
        <w:t xml:space="preserve">contrary to our expectations, as the unit cost of manipulation </w:t>
      </w:r>
      <w:r w:rsidR="001B77C0" w:rsidRPr="00154FED">
        <w:t>v</w:t>
      </w:r>
      <w:r w:rsidR="00EF767B" w:rsidRPr="00154FED">
        <w:t xml:space="preserve"> </w:t>
      </w:r>
      <w:r w:rsidRPr="00154FED">
        <w:t xml:space="preserve">increases, both firms become more inclined to manipulate. This </w:t>
      </w:r>
      <w:r w:rsidR="00EF767B" w:rsidRPr="00154FED">
        <w:t xml:space="preserve">is </w:t>
      </w:r>
      <w:r w:rsidRPr="00154FED">
        <w:t xml:space="preserve">due to the results derived from Sections 4.2 to 4.4, which indicate an inverse relationship between the manipulation effort </w:t>
      </w:r>
      <w:r w:rsidR="001B77C0" w:rsidRPr="00154FED">
        <w:rPr>
          <w:position w:val="-12"/>
        </w:rPr>
        <w:object w:dxaOrig="260" w:dyaOrig="360" w14:anchorId="1122C40E">
          <v:shape id="_x0000_i1486" type="#_x0000_t75" style="width:12pt;height:18pt" o:ole="">
            <v:imagedata r:id="rId842" o:title=""/>
          </v:shape>
          <o:OLEObject Type="Embed" ProgID="Equation.DSMT4" ShapeID="_x0000_i1486" DrawAspect="Content" ObjectID="_1802633121" r:id="rId843"/>
        </w:object>
      </w:r>
      <w:r w:rsidR="00EF767B" w:rsidRPr="00154FED">
        <w:t xml:space="preserve"> </w:t>
      </w:r>
      <w:r w:rsidRPr="00154FED">
        <w:t>and the unit cost of manipulation</w:t>
      </w:r>
      <w:r w:rsidR="00EF767B" w:rsidRPr="00154FED">
        <w:t xml:space="preserve"> </w:t>
      </w:r>
      <w:r w:rsidR="001B77C0" w:rsidRPr="00154FED">
        <w:rPr>
          <w:position w:val="-12"/>
        </w:rPr>
        <w:object w:dxaOrig="279" w:dyaOrig="360" w14:anchorId="52487720">
          <v:shape id="_x0000_i1487" type="#_x0000_t75" style="width:12pt;height:18pt" o:ole="">
            <v:imagedata r:id="rId324" o:title=""/>
          </v:shape>
          <o:OLEObject Type="Embed" ProgID="Equation.DSMT4" ShapeID="_x0000_i1487" DrawAspect="Content" ObjectID="_1802633122" r:id="rId844"/>
        </w:object>
      </w:r>
      <w:r w:rsidRPr="00154FED">
        <w:t>. Additionally,</w:t>
      </w:r>
      <w:r w:rsidR="00EF767B" w:rsidRPr="00154FED">
        <w:t xml:space="preserve"> </w:t>
      </w:r>
      <w:r w:rsidRPr="00154FED">
        <w:t>the costs associated with manipulation are represented as</w:t>
      </w:r>
      <w:r w:rsidR="00EF767B" w:rsidRPr="00154FED">
        <w:t xml:space="preserve"> </w:t>
      </w:r>
      <w:r w:rsidR="00EF767B" w:rsidRPr="00154FED">
        <w:rPr>
          <w:position w:val="-12"/>
        </w:rPr>
        <w:object w:dxaOrig="480" w:dyaOrig="380" w14:anchorId="61739079">
          <v:shape id="_x0000_i1488" type="#_x0000_t75" style="width:24pt;height:18pt" o:ole="">
            <v:imagedata r:id="rId845" o:title=""/>
          </v:shape>
          <o:OLEObject Type="Embed" ProgID="Equation.DSMT4" ShapeID="_x0000_i1488" DrawAspect="Content" ObjectID="_1802633123" r:id="rId846"/>
        </w:object>
      </w:r>
      <w:r w:rsidRPr="00154FED">
        <w:t xml:space="preserve">, highlighting that </w:t>
      </w:r>
      <w:r w:rsidR="00865FED" w:rsidRPr="00154FED">
        <w:rPr>
          <w:position w:val="-12"/>
        </w:rPr>
        <w:object w:dxaOrig="260" w:dyaOrig="360" w14:anchorId="6B015476">
          <v:shape id="_x0000_i1489" type="#_x0000_t75" style="width:12pt;height:18pt" o:ole="">
            <v:imagedata r:id="rId847" o:title=""/>
          </v:shape>
          <o:OLEObject Type="Embed" ProgID="Equation.DSMT4" ShapeID="_x0000_i1489" DrawAspect="Content" ObjectID="_1802633124" r:id="rId848"/>
        </w:object>
      </w:r>
      <w:r w:rsidRPr="00154FED">
        <w:rPr>
          <w:rStyle w:val="katex-mathml"/>
        </w:rPr>
        <w:t xml:space="preserve"> </w:t>
      </w:r>
      <w:r w:rsidRPr="00154FED">
        <w:t>has a more significant impact on costs</w:t>
      </w:r>
      <w:r w:rsidR="00EF767B" w:rsidRPr="00154FED">
        <w:t xml:space="preserve"> than the unit cost of manipulation </w:t>
      </w:r>
      <w:r w:rsidR="001B77C0" w:rsidRPr="00154FED">
        <w:rPr>
          <w:position w:val="-12"/>
        </w:rPr>
        <w:object w:dxaOrig="279" w:dyaOrig="360" w14:anchorId="5C19D454">
          <v:shape id="_x0000_i1490" type="#_x0000_t75" style="width:12pt;height:18pt" o:ole="">
            <v:imagedata r:id="rId324" o:title=""/>
          </v:shape>
          <o:OLEObject Type="Embed" ProgID="Equation.DSMT4" ShapeID="_x0000_i1490" DrawAspect="Content" ObjectID="_1802633125" r:id="rId849"/>
        </w:object>
      </w:r>
      <w:r w:rsidRPr="00154FED">
        <w:t>. Thus, as</w:t>
      </w:r>
      <w:r w:rsidRPr="00154FED">
        <w:rPr>
          <w:rStyle w:val="katex-mathml"/>
        </w:rPr>
        <w:t xml:space="preserve"> </w:t>
      </w:r>
      <w:r w:rsidR="001B77C0" w:rsidRPr="00154FED">
        <w:rPr>
          <w:position w:val="-12"/>
        </w:rPr>
        <w:object w:dxaOrig="279" w:dyaOrig="360" w14:anchorId="67605DDB">
          <v:shape id="_x0000_i1491" type="#_x0000_t75" style="width:12pt;height:18pt" o:ole="">
            <v:imagedata r:id="rId324" o:title=""/>
          </v:shape>
          <o:OLEObject Type="Embed" ProgID="Equation.DSMT4" ShapeID="_x0000_i1491" DrawAspect="Content" ObjectID="_1802633126" r:id="rId850"/>
        </w:object>
      </w:r>
      <w:r w:rsidRPr="00154FED">
        <w:t xml:space="preserve"> increases, the marginal cost incurred by firms for manipulation actually decrease</w:t>
      </w:r>
      <w:r w:rsidR="00865FED" w:rsidRPr="00154FED">
        <w:t>s</w:t>
      </w:r>
      <w:r w:rsidR="00EF767B" w:rsidRPr="00154FED">
        <w:t xml:space="preserve"> due to </w:t>
      </w:r>
      <w:ins w:id="1861" w:author="." w:date="2025-03-04T17:01:00Z" w16du:dateUtc="2025-03-04T09:01:00Z">
        <w:r w:rsidR="00A21C2E" w:rsidRPr="00154FED">
          <w:t xml:space="preserve">the reduction in </w:t>
        </w:r>
      </w:ins>
      <w:del w:id="1862" w:author="." w:date="2025-03-04T17:01:00Z" w16du:dateUtc="2025-03-04T09:01:00Z">
        <w:r w:rsidR="00EF767B" w:rsidRPr="00154FED" w:rsidDel="00A21C2E">
          <w:delText xml:space="preserve">the </w:delText>
        </w:r>
        <w:r w:rsidR="00A21C2E" w:rsidRPr="00154FED" w:rsidDel="00A21C2E">
          <w:delText xml:space="preserve">reduction in </w:delText>
        </w:r>
      </w:del>
      <w:r w:rsidR="00EF767B" w:rsidRPr="00154FED">
        <w:rPr>
          <w:position w:val="-12"/>
        </w:rPr>
        <w:object w:dxaOrig="260" w:dyaOrig="360" w14:anchorId="20E2DB06">
          <v:shape id="_x0000_i1492" type="#_x0000_t75" style="width:12pt;height:18pt" o:ole="">
            <v:imagedata r:id="rId851" o:title=""/>
          </v:shape>
          <o:OLEObject Type="Embed" ProgID="Equation.DSMT4" ShapeID="_x0000_i1492" DrawAspect="Content" ObjectID="_1802633127" r:id="rId852"/>
        </w:object>
      </w:r>
      <w:r w:rsidRPr="00154FED">
        <w:t xml:space="preserve">, making manipulation more appealing. </w:t>
      </w:r>
    </w:p>
    <w:p w14:paraId="4A4E7040" w14:textId="661E0063" w:rsidR="00F16313" w:rsidRPr="00154FED" w:rsidRDefault="00F16313" w:rsidP="008F5698">
      <w:pPr>
        <w:widowControl/>
        <w:spacing w:line="360" w:lineRule="auto"/>
        <w:ind w:firstLineChars="100" w:firstLine="210"/>
        <w:rPr>
          <w:rFonts w:ascii="Times New Roman" w:eastAsia="SimHei" w:hAnsi="Times New Roman"/>
          <w:shd w:val="clear" w:color="auto" w:fill="FFFFFF"/>
        </w:rPr>
      </w:pPr>
      <w:r w:rsidRPr="00154FED">
        <w:rPr>
          <w:rFonts w:ascii="Times New Roman" w:eastAsia="SimHei" w:hAnsi="Times New Roman"/>
          <w:shd w:val="clear" w:color="auto" w:fill="FFFFFF"/>
        </w:rPr>
        <w:t>For the platform, we investigate its optimal strategy to govern the firms</w:t>
      </w:r>
      <w:r w:rsidR="0010046F" w:rsidRPr="00154FED">
        <w:rPr>
          <w:rFonts w:ascii="Times New Roman" w:eastAsia="SimHei" w:hAnsi="Times New Roman"/>
          <w:shd w:val="clear" w:color="auto" w:fill="FFFFFF"/>
        </w:rPr>
        <w:t>’</w:t>
      </w:r>
      <w:r w:rsidRPr="00154FED">
        <w:rPr>
          <w:rFonts w:ascii="Times New Roman" w:eastAsia="SimHei" w:hAnsi="Times New Roman"/>
          <w:shd w:val="clear" w:color="auto" w:fill="FFFFFF"/>
        </w:rPr>
        <w:t xml:space="preserve"> manipulation. Similar to firms, the platform also has four equilibriums in terms of</w:t>
      </w:r>
      <w:del w:id="1863" w:author="." w:date="2025-03-04T19:58:00Z" w16du:dateUtc="2025-03-04T11:58:00Z">
        <w:r w:rsidRPr="00154FED" w:rsidDel="00C5429D">
          <w:rPr>
            <w:rFonts w:ascii="Times New Roman" w:eastAsia="SimHei" w:hAnsi="Times New Roman"/>
            <w:shd w:val="clear" w:color="auto" w:fill="FFFFFF"/>
          </w:rPr>
          <w:delText xml:space="preserve"> its</w:delText>
        </w:r>
      </w:del>
      <w:r w:rsidRPr="00154FED">
        <w:rPr>
          <w:rFonts w:ascii="Times New Roman" w:eastAsia="SimHei" w:hAnsi="Times New Roman"/>
          <w:shd w:val="clear" w:color="auto" w:fill="FFFFFF"/>
        </w:rPr>
        <w:t xml:space="preserve"> profit. For example, for the equilibrium of </w:t>
      </w:r>
      <w:ins w:id="1864" w:author="." w:date="2025-03-04T17:02:00Z" w16du:dateUtc="2025-03-04T09:02:00Z">
        <w:r w:rsidR="00A21C2E" w:rsidRPr="00154FED">
          <w:rPr>
            <w:rFonts w:ascii="Times New Roman" w:eastAsia="SimHei" w:hAnsi="Times New Roman"/>
            <w:shd w:val="clear" w:color="auto" w:fill="FFFFFF"/>
          </w:rPr>
          <w:t xml:space="preserve">the </w:t>
        </w:r>
      </w:ins>
      <w:r w:rsidRPr="00154FED">
        <w:rPr>
          <w:rFonts w:ascii="Times New Roman" w:eastAsia="SimHei" w:hAnsi="Times New Roman"/>
          <w:shd w:val="clear" w:color="auto" w:fill="FFFFFF"/>
        </w:rPr>
        <w:t>(M, N) scenario, the platform can make</w:t>
      </w:r>
      <w:ins w:id="1865" w:author="." w:date="2025-03-04T19:58:00Z" w16du:dateUtc="2025-03-04T11:58:00Z">
        <w:r w:rsidR="00C5429D">
          <w:rPr>
            <w:rFonts w:ascii="Times New Roman" w:eastAsia="SimHei" w:hAnsi="Times New Roman"/>
            <w:shd w:val="clear" w:color="auto" w:fill="FFFFFF"/>
          </w:rPr>
          <w:t xml:space="preserve"> a</w:t>
        </w:r>
      </w:ins>
      <w:r w:rsidRPr="00154FED">
        <w:rPr>
          <w:rFonts w:ascii="Times New Roman" w:eastAsia="SimHei" w:hAnsi="Times New Roman"/>
          <w:shd w:val="clear" w:color="auto" w:fill="FFFFFF"/>
        </w:rPr>
        <w:t xml:space="preserve"> positive profit when </w:t>
      </w:r>
      <w:r w:rsidR="001B77C0" w:rsidRPr="00154FED">
        <w:rPr>
          <w:position w:val="-12"/>
        </w:rPr>
        <w:object w:dxaOrig="999" w:dyaOrig="360" w14:anchorId="4D6F17E2">
          <v:shape id="_x0000_i1493" type="#_x0000_t75" style="width:48pt;height:18pt" o:ole="">
            <v:imagedata r:id="rId853" o:title=""/>
          </v:shape>
          <o:OLEObject Type="Embed" ProgID="Equation.DSMT4" ShapeID="_x0000_i1493" DrawAspect="Content" ObjectID="_1802633128" r:id="rId854"/>
        </w:object>
      </w:r>
      <w:r w:rsidRPr="00154FED">
        <w:rPr>
          <w:rFonts w:ascii="Times New Roman" w:eastAsia="SimHei" w:hAnsi="Times New Roman"/>
          <w:shd w:val="clear" w:color="auto" w:fill="FFFFFF"/>
        </w:rPr>
        <w:t xml:space="preserve">, </w:t>
      </w:r>
      <w:r w:rsidR="001B77C0" w:rsidRPr="00154FED">
        <w:rPr>
          <w:position w:val="-12"/>
        </w:rPr>
        <w:object w:dxaOrig="980" w:dyaOrig="360" w14:anchorId="3E91D1DF">
          <v:shape id="_x0000_i1494" type="#_x0000_t75" style="width:48pt;height:18pt" o:ole="">
            <v:imagedata r:id="rId855" o:title=""/>
          </v:shape>
          <o:OLEObject Type="Embed" ProgID="Equation.DSMT4" ShapeID="_x0000_i1494" DrawAspect="Content" ObjectID="_1802633129" r:id="rId856"/>
        </w:object>
      </w:r>
      <w:r w:rsidR="0002054B" w:rsidRPr="00154FED">
        <w:rPr>
          <w:rFonts w:ascii="Times New Roman" w:eastAsia="SimHei" w:hAnsi="Times New Roman"/>
          <w:shd w:val="clear" w:color="auto" w:fill="FFFFFF"/>
        </w:rPr>
        <w:t>,</w:t>
      </w:r>
      <w:r w:rsidRPr="00154FED">
        <w:rPr>
          <w:rFonts w:ascii="Times New Roman" w:eastAsia="SimHei" w:hAnsi="Times New Roman"/>
          <w:shd w:val="clear" w:color="auto" w:fill="FFFFFF"/>
        </w:rPr>
        <w:t xml:space="preserve"> and </w:t>
      </w:r>
      <w:r w:rsidR="001B77C0" w:rsidRPr="00154FED">
        <w:rPr>
          <w:position w:val="-12"/>
        </w:rPr>
        <w:object w:dxaOrig="960" w:dyaOrig="360" w14:anchorId="56A87AF4">
          <v:shape id="_x0000_i1495" type="#_x0000_t75" style="width:48pt;height:18pt" o:ole="">
            <v:imagedata r:id="rId857" o:title=""/>
          </v:shape>
          <o:OLEObject Type="Embed" ProgID="Equation.DSMT4" ShapeID="_x0000_i1495" DrawAspect="Content" ObjectID="_1802633130" r:id="rId858"/>
        </w:object>
      </w:r>
      <w:r w:rsidRPr="00154FED">
        <w:rPr>
          <w:rFonts w:ascii="Times New Roman" w:eastAsia="SimHei" w:hAnsi="Times New Roman"/>
          <w:shd w:val="clear" w:color="auto" w:fill="FFFFFF"/>
        </w:rPr>
        <w:t xml:space="preserve">. Following this line of analysis, we can summarize the conditions for each possible equilibrium in Fig. 4 through a numerical simulation when </w:t>
      </w:r>
      <w:r w:rsidR="00D92D55" w:rsidRPr="00154FED">
        <w:rPr>
          <w:position w:val="-6"/>
        </w:rPr>
        <w:object w:dxaOrig="859" w:dyaOrig="279" w14:anchorId="711B2CF6">
          <v:shape id="_x0000_i1496" type="#_x0000_t75" style="width:42pt;height:12pt" o:ole="">
            <v:imagedata r:id="rId859" o:title=""/>
          </v:shape>
          <o:OLEObject Type="Embed" ProgID="Equation.DSMT4" ShapeID="_x0000_i1496" DrawAspect="Content" ObjectID="_1802633131" r:id="rId860"/>
        </w:object>
      </w:r>
      <w:r w:rsidRPr="00154FED">
        <w:rPr>
          <w:rFonts w:ascii="Times New Roman" w:eastAsia="SimHei" w:hAnsi="Times New Roman"/>
          <w:shd w:val="clear" w:color="auto" w:fill="FFFFFF"/>
        </w:rPr>
        <w:t xml:space="preserve">, </w:t>
      </w:r>
      <w:r w:rsidR="00D92D55" w:rsidRPr="00154FED">
        <w:rPr>
          <w:position w:val="-6"/>
        </w:rPr>
        <w:object w:dxaOrig="780" w:dyaOrig="279" w14:anchorId="6854C774">
          <v:shape id="_x0000_i1497" type="#_x0000_t75" style="width:42pt;height:12pt" o:ole="">
            <v:imagedata r:id="rId861" o:title=""/>
          </v:shape>
          <o:OLEObject Type="Embed" ProgID="Equation.DSMT4" ShapeID="_x0000_i1497" DrawAspect="Content" ObjectID="_1802633132" r:id="rId862"/>
        </w:object>
      </w:r>
      <w:r w:rsidRPr="00154FED">
        <w:rPr>
          <w:rFonts w:ascii="Times New Roman" w:eastAsia="SimHei" w:hAnsi="Times New Roman"/>
          <w:shd w:val="clear" w:color="auto" w:fill="FFFFFF"/>
        </w:rPr>
        <w:t xml:space="preserve">, </w:t>
      </w:r>
      <w:r w:rsidR="00D92D55" w:rsidRPr="00154FED">
        <w:rPr>
          <w:position w:val="-6"/>
        </w:rPr>
        <w:object w:dxaOrig="760" w:dyaOrig="279" w14:anchorId="78555A60">
          <v:shape id="_x0000_i1498" type="#_x0000_t75" style="width:36pt;height:12pt" o:ole="">
            <v:imagedata r:id="rId863" o:title=""/>
          </v:shape>
          <o:OLEObject Type="Embed" ProgID="Equation.DSMT4" ShapeID="_x0000_i1498" DrawAspect="Content" ObjectID="_1802633133" r:id="rId864"/>
        </w:object>
      </w:r>
      <w:r w:rsidRPr="00154FED">
        <w:rPr>
          <w:rFonts w:ascii="Times New Roman" w:eastAsia="SimHei" w:hAnsi="Times New Roman"/>
          <w:shd w:val="clear" w:color="auto" w:fill="FFFFFF"/>
        </w:rPr>
        <w:t xml:space="preserve">, </w:t>
      </w:r>
      <w:r w:rsidR="00D92D55" w:rsidRPr="00154FED">
        <w:rPr>
          <w:position w:val="-6"/>
        </w:rPr>
        <w:object w:dxaOrig="760" w:dyaOrig="279" w14:anchorId="1B2893A9">
          <v:shape id="_x0000_i1499" type="#_x0000_t75" style="width:36pt;height:12pt" o:ole="">
            <v:imagedata r:id="rId836" o:title=""/>
          </v:shape>
          <o:OLEObject Type="Embed" ProgID="Equation.DSMT4" ShapeID="_x0000_i1499" DrawAspect="Content" ObjectID="_1802633134" r:id="rId865"/>
        </w:object>
      </w:r>
      <w:r w:rsidRPr="00154FED">
        <w:rPr>
          <w:rFonts w:ascii="Times New Roman" w:eastAsia="SimHei" w:hAnsi="Times New Roman"/>
          <w:shd w:val="clear" w:color="auto" w:fill="FFFFFF"/>
        </w:rPr>
        <w:t xml:space="preserve">, </w:t>
      </w:r>
      <w:r w:rsidRPr="00154FED">
        <w:rPr>
          <w:rFonts w:ascii="Times New Roman" w:eastAsia="SimHei" w:hAnsi="Times New Roman"/>
          <w:position w:val="-12"/>
          <w:shd w:val="clear" w:color="auto" w:fill="FFFFFF"/>
        </w:rPr>
        <w:object w:dxaOrig="840" w:dyaOrig="360" w14:anchorId="07B0A982">
          <v:shape id="_x0000_i1500" type="#_x0000_t75" style="width:42pt;height:18pt" o:ole="">
            <v:imagedata r:id="rId866" o:title=""/>
          </v:shape>
          <o:OLEObject Type="Embed" ProgID="Equation.DSMT4" ShapeID="_x0000_i1500" DrawAspect="Content" ObjectID="_1802633135" r:id="rId867"/>
        </w:object>
      </w:r>
      <w:ins w:id="1866" w:author="." w:date="2025-03-04T17:02:00Z" w16du:dateUtc="2025-03-04T09:02:00Z">
        <w:r w:rsidR="00A21C2E" w:rsidRPr="00154FED">
          <w:rPr>
            <w:rFonts w:ascii="Times New Roman" w:eastAsia="SimHei" w:hAnsi="Times New Roman"/>
            <w:shd w:val="clear" w:color="auto" w:fill="FFFFFF"/>
          </w:rPr>
          <w:t xml:space="preserve">, </w:t>
        </w:r>
      </w:ins>
      <w:del w:id="1867" w:author="." w:date="2025-03-04T17:02:00Z" w16du:dateUtc="2025-03-04T09:02:00Z">
        <w:r w:rsidRPr="00154FED" w:rsidDel="00A21C2E">
          <w:rPr>
            <w:rFonts w:ascii="Times New Roman" w:eastAsia="SimHei" w:hAnsi="Times New Roman"/>
            <w:shd w:val="clear" w:color="auto" w:fill="FFFFFF"/>
          </w:rPr>
          <w:delText xml:space="preserve"> </w:delText>
        </w:r>
      </w:del>
      <w:r w:rsidRPr="00154FED">
        <w:rPr>
          <w:rFonts w:ascii="Times New Roman" w:eastAsia="SimHei" w:hAnsi="Times New Roman"/>
          <w:shd w:val="clear" w:color="auto" w:fill="FFFFFF"/>
        </w:rPr>
        <w:t xml:space="preserve">and </w:t>
      </w:r>
      <w:r w:rsidR="00D92D55" w:rsidRPr="00154FED">
        <w:rPr>
          <w:position w:val="-6"/>
        </w:rPr>
        <w:object w:dxaOrig="620" w:dyaOrig="279" w14:anchorId="5FB6327A">
          <v:shape id="_x0000_i1501" type="#_x0000_t75" style="width:30pt;height:12pt" o:ole="">
            <v:imagedata r:id="rId868" o:title=""/>
          </v:shape>
          <o:OLEObject Type="Embed" ProgID="Equation.DSMT4" ShapeID="_x0000_i1501" DrawAspect="Content" ObjectID="_1802633136" r:id="rId869"/>
        </w:object>
      </w:r>
      <w:r w:rsidRPr="00154FED">
        <w:rPr>
          <w:rFonts w:ascii="Times New Roman" w:eastAsia="SimHei" w:hAnsi="Times New Roman"/>
          <w:shd w:val="clear" w:color="auto" w:fill="FFFFFF"/>
        </w:rPr>
        <w:t xml:space="preserve">. </w:t>
      </w:r>
      <w:ins w:id="1868" w:author="." w:date="2025-03-04T17:02:00Z" w16du:dateUtc="2025-03-04T09:02:00Z">
        <w:r w:rsidR="00A21C2E" w:rsidRPr="00154FED">
          <w:rPr>
            <w:rFonts w:ascii="Times New Roman" w:eastAsia="SimHei" w:hAnsi="Times New Roman"/>
            <w:shd w:val="clear" w:color="auto" w:fill="FFFFFF"/>
          </w:rPr>
          <w:t>As can be seen, e</w:t>
        </w:r>
      </w:ins>
      <w:del w:id="1869" w:author="." w:date="2025-03-04T17:02:00Z" w16du:dateUtc="2025-03-04T09:02:00Z">
        <w:r w:rsidRPr="00154FED" w:rsidDel="00A21C2E">
          <w:rPr>
            <w:rFonts w:ascii="Times New Roman" w:eastAsia="SimHei" w:hAnsi="Times New Roman"/>
            <w:shd w:val="clear" w:color="auto" w:fill="FFFFFF"/>
          </w:rPr>
          <w:delText>E</w:delText>
        </w:r>
      </w:del>
      <w:r w:rsidRPr="00154FED">
        <w:rPr>
          <w:rFonts w:ascii="Times New Roman" w:eastAsia="SimHei" w:hAnsi="Times New Roman"/>
          <w:shd w:val="clear" w:color="auto" w:fill="FFFFFF"/>
        </w:rPr>
        <w:t>ach region in Fig. 4 represents the scenario in which the platform</w:t>
      </w:r>
      <w:r w:rsidR="0010046F" w:rsidRPr="00154FED">
        <w:rPr>
          <w:rFonts w:ascii="Times New Roman" w:eastAsia="SimHei" w:hAnsi="Times New Roman"/>
          <w:shd w:val="clear" w:color="auto" w:fill="FFFFFF"/>
        </w:rPr>
        <w:t>’</w:t>
      </w:r>
      <w:r w:rsidRPr="00154FED">
        <w:rPr>
          <w:rFonts w:ascii="Times New Roman" w:eastAsia="SimHei" w:hAnsi="Times New Roman"/>
          <w:shd w:val="clear" w:color="auto" w:fill="FFFFFF"/>
        </w:rPr>
        <w:t>s profit is maximized, given different levels of governance</w:t>
      </w:r>
      <w:r w:rsidR="00EF767B" w:rsidRPr="00154FED">
        <w:rPr>
          <w:rFonts w:ascii="Times New Roman" w:eastAsia="SimHei" w:hAnsi="Times New Roman"/>
          <w:shd w:val="clear" w:color="auto" w:fill="FFFFFF"/>
        </w:rPr>
        <w:t xml:space="preserve"> cost </w:t>
      </w:r>
      <w:r w:rsidR="00EF767B" w:rsidRPr="00154FED">
        <w:rPr>
          <w:position w:val="-12"/>
        </w:rPr>
        <w:object w:dxaOrig="300" w:dyaOrig="360" w14:anchorId="3CF25A47">
          <v:shape id="_x0000_i1502" type="#_x0000_t75" style="width:12pt;height:18pt" o:ole="">
            <v:imagedata r:id="rId870" o:title=""/>
          </v:shape>
          <o:OLEObject Type="Embed" ProgID="Equation.DSMT4" ShapeID="_x0000_i1502" DrawAspect="Content" ObjectID="_1802633137" r:id="rId871"/>
        </w:object>
      </w:r>
      <w:r w:rsidRPr="00154FED">
        <w:rPr>
          <w:rFonts w:ascii="Times New Roman" w:eastAsia="SimHei" w:hAnsi="Times New Roman"/>
          <w:shd w:val="clear" w:color="auto" w:fill="FFFFFF"/>
        </w:rPr>
        <w:t xml:space="preserve"> and manipulation cost</w:t>
      </w:r>
      <w:r w:rsidR="00EF767B" w:rsidRPr="00154FED">
        <w:rPr>
          <w:rFonts w:ascii="Times New Roman" w:eastAsia="SimHei" w:hAnsi="Times New Roman"/>
          <w:shd w:val="clear" w:color="auto" w:fill="FFFFFF"/>
        </w:rPr>
        <w:t xml:space="preserve"> </w:t>
      </w:r>
      <w:r w:rsidR="00EF767B" w:rsidRPr="00154FED">
        <w:rPr>
          <w:position w:val="-12"/>
        </w:rPr>
        <w:object w:dxaOrig="279" w:dyaOrig="360" w14:anchorId="3E1E005B">
          <v:shape id="_x0000_i1503" type="#_x0000_t75" style="width:12pt;height:18pt" o:ole="">
            <v:imagedata r:id="rId872" o:title=""/>
          </v:shape>
          <o:OLEObject Type="Embed" ProgID="Equation.DSMT4" ShapeID="_x0000_i1503" DrawAspect="Content" ObjectID="_1802633138" r:id="rId873"/>
        </w:object>
      </w:r>
      <w:r w:rsidRPr="00154FED">
        <w:rPr>
          <w:rFonts w:ascii="Times New Roman" w:eastAsia="SimHei" w:hAnsi="Times New Roman"/>
          <w:shd w:val="clear" w:color="auto" w:fill="FFFFFF"/>
        </w:rPr>
        <w:t xml:space="preserve"> under platform governance. To better explore the changes in platform revenues, Fig. 5 illustrates the profit trends under the four manipulation scenarios established in Fig. 4.</w:t>
      </w:r>
    </w:p>
    <w:p w14:paraId="42F40A66" w14:textId="29183EB5" w:rsidR="00543592" w:rsidRPr="00154FED" w:rsidRDefault="006473EC" w:rsidP="008F5698">
      <w:pPr>
        <w:pStyle w:val="-8"/>
        <w:spacing w:line="360" w:lineRule="auto"/>
        <w:ind w:firstLineChars="0" w:firstLine="0"/>
        <w:jc w:val="center"/>
      </w:pPr>
      <w:r w:rsidRPr="00154FED">
        <w:rPr>
          <w:noProof/>
        </w:rPr>
        <w:lastRenderedPageBreak/>
        <w:drawing>
          <wp:inline distT="0" distB="0" distL="0" distR="0" wp14:anchorId="222A7EEC" wp14:editId="2E1CC1D8">
            <wp:extent cx="3487850" cy="34727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4"/>
                    <a:stretch>
                      <a:fillRect/>
                    </a:stretch>
                  </pic:blipFill>
                  <pic:spPr>
                    <a:xfrm>
                      <a:off x="0" y="0"/>
                      <a:ext cx="3502943" cy="3487761"/>
                    </a:xfrm>
                    <a:prstGeom prst="rect">
                      <a:avLst/>
                    </a:prstGeom>
                  </pic:spPr>
                </pic:pic>
              </a:graphicData>
            </a:graphic>
          </wp:inline>
        </w:drawing>
      </w:r>
    </w:p>
    <w:p w14:paraId="7FCA2E00" w14:textId="12BADA70" w:rsidR="00FC2442" w:rsidRPr="00154FED" w:rsidRDefault="00F16313" w:rsidP="008F5698">
      <w:pPr>
        <w:pStyle w:val="-8"/>
        <w:spacing w:line="360" w:lineRule="auto"/>
        <w:ind w:firstLineChars="0" w:firstLine="0"/>
        <w:jc w:val="center"/>
      </w:pPr>
      <w:r w:rsidRPr="00154FED">
        <w:t>Fig. 4. Impacts of firms</w:t>
      </w:r>
      <w:r w:rsidR="0010046F" w:rsidRPr="00154FED">
        <w:t>’</w:t>
      </w:r>
      <w:r w:rsidRPr="00154FED">
        <w:t xml:space="preserve"> unit manipulation cost </w:t>
      </w:r>
      <w:r w:rsidRPr="00154FED">
        <w:rPr>
          <w:position w:val="-12"/>
        </w:rPr>
        <w:object w:dxaOrig="279" w:dyaOrig="360" w14:anchorId="7764E6F4">
          <v:shape id="_x0000_i1504" type="#_x0000_t75" style="width:12pt;height:18pt" o:ole="">
            <v:imagedata r:id="rId872" o:title=""/>
          </v:shape>
          <o:OLEObject Type="Embed" ProgID="Equation.DSMT4" ShapeID="_x0000_i1504" DrawAspect="Content" ObjectID="_1802633139" r:id="rId875"/>
        </w:object>
      </w:r>
      <w:r w:rsidRPr="00154FED">
        <w:t xml:space="preserve"> and platform</w:t>
      </w:r>
      <w:r w:rsidR="0010046F" w:rsidRPr="00154FED">
        <w:t>’</w:t>
      </w:r>
      <w:r w:rsidRPr="00154FED">
        <w:t xml:space="preserve">s unit governance cost </w:t>
      </w:r>
      <w:r w:rsidR="00EF767B" w:rsidRPr="00154FED">
        <w:rPr>
          <w:position w:val="-12"/>
        </w:rPr>
        <w:object w:dxaOrig="300" w:dyaOrig="360" w14:anchorId="74FD0D9B">
          <v:shape id="_x0000_i1505" type="#_x0000_t75" style="width:12pt;height:18pt" o:ole="">
            <v:imagedata r:id="rId870" o:title=""/>
          </v:shape>
          <o:OLEObject Type="Embed" ProgID="Equation.DSMT4" ShapeID="_x0000_i1505" DrawAspect="Content" ObjectID="_1802633140" r:id="rId876"/>
        </w:object>
      </w:r>
      <w:r w:rsidRPr="00154FED">
        <w:t xml:space="preserve"> on the platform</w:t>
      </w:r>
      <w:r w:rsidR="0010046F" w:rsidRPr="00154FED">
        <w:t>’</w:t>
      </w:r>
      <w:r w:rsidRPr="00154FED">
        <w:t>s optimal control strategy</w:t>
      </w:r>
      <w:r w:rsidR="001D4114" w:rsidRPr="00154FED">
        <w:t>.</w:t>
      </w:r>
      <w:r w:rsidR="006473EC" w:rsidRPr="00154FED">
        <w:rPr>
          <w:noProof/>
        </w:rPr>
        <w:drawing>
          <wp:inline distT="0" distB="0" distL="0" distR="0" wp14:anchorId="016C5926" wp14:editId="75FEF95E">
            <wp:extent cx="4348480" cy="282918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7"/>
                    <a:stretch>
                      <a:fillRect/>
                    </a:stretch>
                  </pic:blipFill>
                  <pic:spPr>
                    <a:xfrm>
                      <a:off x="0" y="0"/>
                      <a:ext cx="4361956" cy="2837950"/>
                    </a:xfrm>
                    <a:prstGeom prst="rect">
                      <a:avLst/>
                    </a:prstGeom>
                  </pic:spPr>
                </pic:pic>
              </a:graphicData>
            </a:graphic>
          </wp:inline>
        </w:drawing>
      </w:r>
    </w:p>
    <w:p w14:paraId="33443F07" w14:textId="3F2DE7D9" w:rsidR="00F16313" w:rsidRPr="00154FED" w:rsidRDefault="00F16313" w:rsidP="008F5698">
      <w:pPr>
        <w:pStyle w:val="-8"/>
        <w:spacing w:line="360" w:lineRule="auto"/>
        <w:ind w:firstLineChars="0" w:firstLine="0"/>
        <w:jc w:val="center"/>
      </w:pPr>
      <w:r w:rsidRPr="00154FED">
        <w:t xml:space="preserve">Fig. 5. The profit trends of the platform </w:t>
      </w:r>
      <w:del w:id="1870" w:author="." w:date="2025-03-04T17:03:00Z" w16du:dateUtc="2025-03-04T09:03:00Z">
        <w:r w:rsidRPr="00154FED" w:rsidDel="00CA787D">
          <w:rPr>
            <w:rFonts w:hint="eastAsia"/>
          </w:rPr>
          <w:delText>var</w:delText>
        </w:r>
        <w:r w:rsidRPr="00154FED" w:rsidDel="00CA787D">
          <w:delText>ying the</w:delText>
        </w:r>
      </w:del>
      <w:ins w:id="1871" w:author="." w:date="2025-03-04T17:03:00Z" w16du:dateUtc="2025-03-04T09:03:00Z">
        <w:r w:rsidR="00CA787D" w:rsidRPr="00154FED">
          <w:t>based on the</w:t>
        </w:r>
      </w:ins>
      <w:r w:rsidRPr="00154FED">
        <w:t xml:space="preserve"> firms</w:t>
      </w:r>
      <w:r w:rsidR="0010046F" w:rsidRPr="00154FED">
        <w:t>’</w:t>
      </w:r>
      <w:r w:rsidRPr="00154FED">
        <w:t xml:space="preserve"> unit manipulation cost </w:t>
      </w:r>
      <w:r w:rsidRPr="00154FED">
        <w:rPr>
          <w:position w:val="-12"/>
        </w:rPr>
        <w:object w:dxaOrig="260" w:dyaOrig="360" w14:anchorId="11E06A9F">
          <v:shape id="_x0000_i1506" type="#_x0000_t75" style="width:12pt;height:18pt" o:ole="">
            <v:imagedata r:id="rId878" o:title=""/>
          </v:shape>
          <o:OLEObject Type="Embed" ProgID="Equation.DSMT4" ShapeID="_x0000_i1506" DrawAspect="Content" ObjectID="_1802633141" r:id="rId879"/>
        </w:object>
      </w:r>
      <w:r w:rsidRPr="00154FED">
        <w:t xml:space="preserve"> and platform</w:t>
      </w:r>
      <w:r w:rsidR="0010046F" w:rsidRPr="00154FED">
        <w:t>’</w:t>
      </w:r>
      <w:r w:rsidRPr="00154FED">
        <w:t xml:space="preserve">s unit governance cost </w:t>
      </w:r>
      <w:r w:rsidRPr="00154FED">
        <w:rPr>
          <w:position w:val="-12"/>
        </w:rPr>
        <w:object w:dxaOrig="300" w:dyaOrig="360" w14:anchorId="69671958">
          <v:shape id="_x0000_i1507" type="#_x0000_t75" style="width:18pt;height:18pt" o:ole="">
            <v:imagedata r:id="rId870" o:title=""/>
          </v:shape>
          <o:OLEObject Type="Embed" ProgID="Equation.DSMT4" ShapeID="_x0000_i1507" DrawAspect="Content" ObjectID="_1802633142" r:id="rId880"/>
        </w:object>
      </w:r>
      <w:r w:rsidRPr="00154FED">
        <w:t xml:space="preserve"> under four manipulation scenarios.</w:t>
      </w:r>
    </w:p>
    <w:p w14:paraId="53EEB873" w14:textId="49A4ECBD" w:rsidR="00F16313" w:rsidRPr="00154FED" w:rsidRDefault="00F16313" w:rsidP="008F5698">
      <w:pPr>
        <w:pStyle w:val="-8"/>
        <w:spacing w:line="360" w:lineRule="auto"/>
      </w:pPr>
      <w:r w:rsidRPr="00154FED">
        <w:t xml:space="preserve">From Figs. 4 and 5, </w:t>
      </w:r>
      <w:del w:id="1872" w:author="." w:date="2025-03-04T17:03:00Z" w16du:dateUtc="2025-03-04T09:03:00Z">
        <w:r w:rsidRPr="00154FED" w:rsidDel="00CA787D">
          <w:delText>it can be seen that</w:delText>
        </w:r>
      </w:del>
      <w:ins w:id="1873" w:author="." w:date="2025-03-04T17:03:00Z" w16du:dateUtc="2025-03-04T09:03:00Z">
        <w:r w:rsidR="00CA787D" w:rsidRPr="00154FED">
          <w:t>we can see that</w:t>
        </w:r>
      </w:ins>
      <w:r w:rsidRPr="00154FED">
        <w:t xml:space="preserve"> when there is no review manipulation for both firms (i.e.</w:t>
      </w:r>
      <w:r w:rsidR="00CF3C5C" w:rsidRPr="00154FED">
        <w:t>,</w:t>
      </w:r>
      <w:r w:rsidRPr="00154FED">
        <w:t xml:space="preserve"> (N, N) scenario), a small governance intensity </w:t>
      </w:r>
      <w:r w:rsidRPr="00154FED">
        <w:rPr>
          <w:position w:val="-6"/>
        </w:rPr>
        <w:object w:dxaOrig="200" w:dyaOrig="220" w14:anchorId="6DE2A09F">
          <v:shape id="_x0000_i1508" type="#_x0000_t75" style="width:12pt;height:12pt" o:ole="">
            <v:imagedata r:id="rId881" o:title=""/>
          </v:shape>
          <o:OLEObject Type="Embed" ProgID="Equation.DSMT4" ShapeID="_x0000_i1508" DrawAspect="Content" ObjectID="_1802633143" r:id="rId882"/>
        </w:object>
      </w:r>
      <w:r w:rsidRPr="00154FED">
        <w:t xml:space="preserve"> (making </w:t>
      </w:r>
      <w:r w:rsidRPr="00154FED">
        <w:rPr>
          <w:position w:val="-12"/>
        </w:rPr>
        <w:object w:dxaOrig="680" w:dyaOrig="360" w14:anchorId="2A38DF5C">
          <v:shape id="_x0000_i1509" type="#_x0000_t75" style="width:30pt;height:18pt" o:ole="">
            <v:imagedata r:id="rId883" o:title=""/>
          </v:shape>
          <o:OLEObject Type="Embed" ProgID="Equation.DSMT4" ShapeID="_x0000_i1509" DrawAspect="Content" ObjectID="_1802633144" r:id="rId884"/>
        </w:object>
      </w:r>
      <w:r w:rsidRPr="00154FED">
        <w:t xml:space="preserve"> with Eq</w:t>
      </w:r>
      <w:ins w:id="1874" w:author="." w:date="2025-03-04T19:58:00Z" w16du:dateUtc="2025-03-04T11:58:00Z">
        <w:r w:rsidR="00C5429D">
          <w:t>.</w:t>
        </w:r>
      </w:ins>
      <w:del w:id="1875" w:author="." w:date="2025-03-04T19:58:00Z" w16du:dateUtc="2025-03-04T11:58:00Z">
        <w:r w:rsidRPr="00154FED" w:rsidDel="00C5429D">
          <w:delText>uation</w:delText>
        </w:r>
      </w:del>
      <w:r w:rsidRPr="00154FED">
        <w:t xml:space="preserve"> (14)) is necessary </w:t>
      </w:r>
      <w:r w:rsidRPr="00154FED">
        <w:lastRenderedPageBreak/>
        <w:t xml:space="preserve">to attract online consumers </w:t>
      </w:r>
      <w:del w:id="1876" w:author="." w:date="2025-03-04T17:03:00Z" w16du:dateUtc="2025-03-04T09:03:00Z">
        <w:r w:rsidRPr="00154FED" w:rsidDel="00CA787D">
          <w:delText>for the</w:delText>
        </w:r>
      </w:del>
      <w:ins w:id="1877" w:author="." w:date="2025-03-04T17:03:00Z" w16du:dateUtc="2025-03-04T09:03:00Z">
        <w:r w:rsidR="00CA787D" w:rsidRPr="00154FED">
          <w:t>to use the</w:t>
        </w:r>
      </w:ins>
      <w:r w:rsidRPr="00154FED">
        <w:t xml:space="preserve"> platform. However, after a critical threshold, an increase in the unit governance cost (i.e. </w:t>
      </w:r>
      <w:r w:rsidRPr="00154FED">
        <w:rPr>
          <w:position w:val="-12"/>
        </w:rPr>
        <w:object w:dxaOrig="300" w:dyaOrig="360" w14:anchorId="62DD9FF7">
          <v:shape id="_x0000_i1510" type="#_x0000_t75" style="width:18pt;height:18pt" o:ole="">
            <v:imagedata r:id="rId789" o:title=""/>
          </v:shape>
          <o:OLEObject Type="Embed" ProgID="Equation.DSMT4" ShapeID="_x0000_i1510" DrawAspect="Content" ObjectID="_1802633145" r:id="rId885"/>
        </w:object>
      </w:r>
      <w:r w:rsidRPr="00154FED">
        <w:t>) leads to higher governance expenses for the platform. Consequently, the platform</w:t>
      </w:r>
      <w:r w:rsidR="0010046F" w:rsidRPr="00154FED">
        <w:t>’</w:t>
      </w:r>
      <w:r w:rsidRPr="00154FED">
        <w:t xml:space="preserve">s profit will gradually decrease. When only the superior firm A engages in manipulation (i.e., </w:t>
      </w:r>
      <w:ins w:id="1878" w:author="." w:date="2025-03-04T17:03:00Z" w16du:dateUtc="2025-03-04T09:03:00Z">
        <w:r w:rsidR="00F45025" w:rsidRPr="00154FED">
          <w:t xml:space="preserve">the </w:t>
        </w:r>
      </w:ins>
      <w:r w:rsidRPr="00154FED">
        <w:t xml:space="preserve">(M, N) scenario), the platform can </w:t>
      </w:r>
      <w:r w:rsidR="005C450D" w:rsidRPr="00154FED">
        <w:t xml:space="preserve">reduce </w:t>
      </w:r>
      <w:r w:rsidRPr="00154FED">
        <w:t xml:space="preserve">its unit manipulation cost to maximize the benefits derived from governance. This is because, </w:t>
      </w:r>
      <w:r w:rsidRPr="00154FED">
        <w:rPr>
          <w:rFonts w:hint="eastAsia"/>
        </w:rPr>
        <w:t>a</w:t>
      </w:r>
      <w:r w:rsidRPr="00154FED">
        <w:t xml:space="preserve">s the superior firm A increases its market share through manipulation, </w:t>
      </w:r>
      <w:del w:id="1879" w:author="." w:date="2025-03-04T17:03:00Z" w16du:dateUtc="2025-03-04T09:03:00Z">
        <w:r w:rsidRPr="00154FED" w:rsidDel="00F45025">
          <w:delText xml:space="preserve">generating </w:delText>
        </w:r>
      </w:del>
      <w:ins w:id="1880" w:author="." w:date="2025-03-04T17:03:00Z" w16du:dateUtc="2025-03-04T09:03:00Z">
        <w:r w:rsidR="00F45025" w:rsidRPr="00154FED">
          <w:t xml:space="preserve">this generates </w:t>
        </w:r>
      </w:ins>
      <w:r w:rsidRPr="00154FED">
        <w:t>more sales and higher commissions for the platform. Moreover, A</w:t>
      </w:r>
      <w:r w:rsidR="0010046F" w:rsidRPr="00154FED">
        <w:t>’</w:t>
      </w:r>
      <w:r w:rsidRPr="00154FED">
        <w:t>s price is higher than B</w:t>
      </w:r>
      <w:r w:rsidR="0010046F" w:rsidRPr="00154FED">
        <w:t>’</w:t>
      </w:r>
      <w:r w:rsidRPr="00154FED">
        <w:t>s</w:t>
      </w:r>
      <w:ins w:id="1881" w:author="." w:date="2025-03-04T17:03:00Z" w16du:dateUtc="2025-03-04T09:03:00Z">
        <w:r w:rsidR="00F45025" w:rsidRPr="00154FED">
          <w:t xml:space="preserve">, as </w:t>
        </w:r>
      </w:ins>
      <w:del w:id="1882" w:author="." w:date="2025-03-04T17:03:00Z" w16du:dateUtc="2025-03-04T09:03:00Z">
        <w:r w:rsidRPr="00154FED" w:rsidDel="00F45025">
          <w:delText xml:space="preserve"> price as </w:delText>
        </w:r>
      </w:del>
      <w:r w:rsidRPr="00154FED">
        <w:t>mentioned previously, meaning that the increase in A</w:t>
      </w:r>
      <w:r w:rsidR="0010046F" w:rsidRPr="00154FED">
        <w:t>’</w:t>
      </w:r>
      <w:r w:rsidRPr="00154FED">
        <w:t>s demand has a greater positive impact on the platform than the decrease in B</w:t>
      </w:r>
      <w:r w:rsidR="0010046F" w:rsidRPr="00154FED">
        <w:t>’</w:t>
      </w:r>
      <w:r w:rsidRPr="00154FED">
        <w:t>s demand. However, if the governance is too strict, it may suppress A</w:t>
      </w:r>
      <w:r w:rsidR="0010046F" w:rsidRPr="00154FED">
        <w:t>’</w:t>
      </w:r>
      <w:r w:rsidRPr="00154FED">
        <w:t>s incentives, ultimately reducing the platform</w:t>
      </w:r>
      <w:r w:rsidR="0010046F" w:rsidRPr="00154FED">
        <w:t>’</w:t>
      </w:r>
      <w:r w:rsidRPr="00154FED">
        <w:t xml:space="preserve">s commission income. Therefore, in this scenario, the platform </w:t>
      </w:r>
      <w:del w:id="1883" w:author="." w:date="2025-03-04T17:04:00Z" w16du:dateUtc="2025-03-04T09:04:00Z">
        <w:r w:rsidRPr="00154FED" w:rsidDel="0034089C">
          <w:delText xml:space="preserve">would </w:delText>
        </w:r>
      </w:del>
      <w:ins w:id="1884" w:author="." w:date="2025-03-04T17:04:00Z" w16du:dateUtc="2025-03-04T09:04:00Z">
        <w:r w:rsidR="0034089C" w:rsidRPr="00154FED">
          <w:t xml:space="preserve">is likely to </w:t>
        </w:r>
      </w:ins>
      <w:r w:rsidRPr="00154FED">
        <w:t xml:space="preserve">adopt small governance with a small </w:t>
      </w:r>
      <w:r w:rsidR="00D92D55" w:rsidRPr="00154FED">
        <w:rPr>
          <w:position w:val="-12"/>
        </w:rPr>
        <w:object w:dxaOrig="300" w:dyaOrig="360" w14:anchorId="263FC848">
          <v:shape id="_x0000_i1511" type="#_x0000_t75" style="width:18pt;height:18pt" o:ole="">
            <v:imagedata r:id="rId361" o:title=""/>
          </v:shape>
          <o:OLEObject Type="Embed" ProgID="Equation.DSMT4" ShapeID="_x0000_i1511" DrawAspect="Content" ObjectID="_1802633146" r:id="rId886"/>
        </w:object>
      </w:r>
      <w:ins w:id="1885" w:author="." w:date="2025-03-04T17:04:00Z" w16du:dateUtc="2025-03-04T09:04:00Z">
        <w:r w:rsidR="0034089C" w:rsidRPr="00154FED">
          <w:t xml:space="preserve">, thus </w:t>
        </w:r>
      </w:ins>
      <w:del w:id="1886" w:author="." w:date="2025-03-04T17:04:00Z" w16du:dateUtc="2025-03-04T09:04:00Z">
        <w:r w:rsidRPr="00154FED" w:rsidDel="0034089C">
          <w:delText xml:space="preserve"> (</w:delText>
        </w:r>
      </w:del>
      <w:r w:rsidRPr="00154FED">
        <w:t xml:space="preserve">leading </w:t>
      </w:r>
      <w:ins w:id="1887" w:author="." w:date="2025-03-04T17:04:00Z" w16du:dateUtc="2025-03-04T09:04:00Z">
        <w:r w:rsidR="0034089C" w:rsidRPr="00154FED">
          <w:t xml:space="preserve">to </w:t>
        </w:r>
      </w:ins>
      <w:r w:rsidRPr="00154FED">
        <w:t>a small governance intensity</w:t>
      </w:r>
      <w:r w:rsidR="00CF3C5C" w:rsidRPr="00154FED">
        <w:t xml:space="preserve"> </w:t>
      </w:r>
      <w:r w:rsidRPr="00154FED">
        <w:rPr>
          <w:position w:val="-6"/>
        </w:rPr>
        <w:object w:dxaOrig="200" w:dyaOrig="220" w14:anchorId="457DCFAA">
          <v:shape id="_x0000_i1512" type="#_x0000_t75" style="width:12pt;height:12pt" o:ole="">
            <v:imagedata r:id="rId881" o:title=""/>
          </v:shape>
          <o:OLEObject Type="Embed" ProgID="Equation.DSMT4" ShapeID="_x0000_i1512" DrawAspect="Content" ObjectID="_1802633147" r:id="rId887"/>
        </w:object>
      </w:r>
      <w:del w:id="1888" w:author="." w:date="2025-03-04T17:04:00Z" w16du:dateUtc="2025-03-04T09:04:00Z">
        <w:r w:rsidRPr="00154FED" w:rsidDel="0034089C">
          <w:delText xml:space="preserve">) </w:delText>
        </w:r>
      </w:del>
      <w:r w:rsidRPr="00154FED">
        <w:t>to ensure that A</w:t>
      </w:r>
      <w:r w:rsidR="0010046F" w:rsidRPr="00154FED">
        <w:t>’</w:t>
      </w:r>
      <w:r w:rsidRPr="00154FED">
        <w:t xml:space="preserve">s competitiveness is not hindered </w:t>
      </w:r>
      <w:r w:rsidR="00BC1955" w:rsidRPr="00154FED">
        <w:t>by maintaining</w:t>
      </w:r>
      <w:r w:rsidRPr="00154FED">
        <w:t xml:space="preserve"> market balance</w:t>
      </w:r>
      <w:ins w:id="1889" w:author="." w:date="2025-03-04T17:04:00Z" w16du:dateUtc="2025-03-04T09:04:00Z">
        <w:r w:rsidR="0034089C" w:rsidRPr="00154FED">
          <w:t xml:space="preserve">. </w:t>
        </w:r>
        <w:commentRangeStart w:id="1890"/>
        <w:r w:rsidR="0034089C" w:rsidRPr="00154FED">
          <w:t xml:space="preserve">This situation </w:t>
        </w:r>
      </w:ins>
      <w:del w:id="1891" w:author="." w:date="2025-03-04T17:04:00Z" w16du:dateUtc="2025-03-04T09:04:00Z">
        <w:r w:rsidRPr="00154FED" w:rsidDel="0034089C">
          <w:delText xml:space="preserve">, thus </w:delText>
        </w:r>
      </w:del>
      <w:ins w:id="1892" w:author="." w:date="2025-03-04T17:04:00Z" w16du:dateUtc="2025-03-04T09:04:00Z">
        <w:r w:rsidR="0034089C" w:rsidRPr="00154FED">
          <w:t xml:space="preserve">ultimately </w:t>
        </w:r>
      </w:ins>
      <w:r w:rsidR="00BC1955" w:rsidRPr="00154FED">
        <w:t>maximiz</w:t>
      </w:r>
      <w:ins w:id="1893" w:author="." w:date="2025-03-04T17:04:00Z" w16du:dateUtc="2025-03-04T09:04:00Z">
        <w:r w:rsidR="0034089C" w:rsidRPr="00154FED">
          <w:t xml:space="preserve">es firm A’s </w:t>
        </w:r>
      </w:ins>
      <w:del w:id="1894" w:author="." w:date="2025-03-04T17:04:00Z" w16du:dateUtc="2025-03-04T09:04:00Z">
        <w:r w:rsidR="00BC1955" w:rsidRPr="00154FED" w:rsidDel="0034089C">
          <w:delText>ing</w:delText>
        </w:r>
        <w:r w:rsidRPr="00154FED" w:rsidDel="0034089C">
          <w:delText xml:space="preserve"> its </w:delText>
        </w:r>
      </w:del>
      <w:r w:rsidRPr="00154FED">
        <w:t xml:space="preserve">profit. </w:t>
      </w:r>
      <w:commentRangeEnd w:id="1890"/>
      <w:r w:rsidR="00CE5697" w:rsidRPr="00154FED">
        <w:rPr>
          <w:rStyle w:val="CommentReference"/>
          <w:rFonts w:asciiTheme="minorHAnsi" w:eastAsiaTheme="minorEastAsia" w:hAnsiTheme="minorHAnsi"/>
        </w:rPr>
        <w:commentReference w:id="1890"/>
      </w:r>
    </w:p>
    <w:p w14:paraId="52153A47" w14:textId="561D7227" w:rsidR="00A84EFC" w:rsidRPr="00154FED" w:rsidRDefault="00F16313" w:rsidP="008F5698">
      <w:pPr>
        <w:pStyle w:val="-8"/>
        <w:spacing w:line="360" w:lineRule="auto"/>
        <w:rPr>
          <w:ins w:id="1895" w:author="." w:date="2025-03-04T17:06:00Z" w16du:dateUtc="2025-03-04T09:06:00Z"/>
        </w:rPr>
      </w:pPr>
      <w:r w:rsidRPr="00154FED">
        <w:t xml:space="preserve">When only the inferior firm B engages in manipulation (i.e., </w:t>
      </w:r>
      <w:ins w:id="1896" w:author="." w:date="2025-03-04T17:05:00Z" w16du:dateUtc="2025-03-04T09:05:00Z">
        <w:r w:rsidR="00CE5697" w:rsidRPr="00154FED">
          <w:t xml:space="preserve">the </w:t>
        </w:r>
      </w:ins>
      <w:r w:rsidRPr="00154FED">
        <w:t>(N, M) scenario), the platform can maximize its profit with a large</w:t>
      </w:r>
      <w:r w:rsidRPr="00154FED">
        <w:rPr>
          <w:position w:val="-12"/>
        </w:rPr>
        <w:object w:dxaOrig="300" w:dyaOrig="360" w14:anchorId="069481F5">
          <v:shape id="_x0000_i1513" type="#_x0000_t75" style="width:12pt;height:18pt" o:ole="">
            <v:imagedata r:id="rId789" o:title=""/>
          </v:shape>
          <o:OLEObject Type="Embed" ProgID="Equation.DSMT4" ShapeID="_x0000_i1513" DrawAspect="Content" ObjectID="_1802633148" r:id="rId888"/>
        </w:object>
      </w:r>
      <w:r w:rsidRPr="00154FED">
        <w:t>. In contrast to the (N, N) and (M, N) scenarios,</w:t>
      </w:r>
      <w:del w:id="1897" w:author="." w:date="2025-03-04T19:59:00Z" w16du:dateUtc="2025-03-04T11:59:00Z">
        <w:r w:rsidRPr="00154FED" w:rsidDel="00C5429D">
          <w:delText xml:space="preserve"> the</w:delText>
        </w:r>
      </w:del>
      <w:r w:rsidRPr="00154FED">
        <w:t xml:space="preserve"> manipulation by firm B alone results in an increase in B</w:t>
      </w:r>
      <w:r w:rsidR="0010046F" w:rsidRPr="00154FED">
        <w:t>’</w:t>
      </w:r>
      <w:r w:rsidRPr="00154FED">
        <w:t xml:space="preserve">s demand while </w:t>
      </w:r>
      <w:del w:id="1898" w:author="." w:date="2025-03-04T17:05:00Z" w16du:dateUtc="2025-03-04T09:05:00Z">
        <w:r w:rsidRPr="00154FED" w:rsidDel="00D21840">
          <w:delText xml:space="preserve">decrease </w:delText>
        </w:r>
      </w:del>
      <w:ins w:id="1899" w:author="." w:date="2025-03-04T17:05:00Z" w16du:dateUtc="2025-03-04T09:05:00Z">
        <w:r w:rsidR="00D21840" w:rsidRPr="00154FED">
          <w:t xml:space="preserve">decreasing </w:t>
        </w:r>
      </w:ins>
      <w:r w:rsidRPr="00154FED">
        <w:t>A</w:t>
      </w:r>
      <w:r w:rsidR="0010046F" w:rsidRPr="00154FED">
        <w:t>’</w:t>
      </w:r>
      <w:r w:rsidRPr="00154FED">
        <w:t>s demand</w:t>
      </w:r>
      <w:ins w:id="1900" w:author="." w:date="2025-03-04T17:05:00Z" w16du:dateUtc="2025-03-04T09:05:00Z">
        <w:r w:rsidR="00D21840" w:rsidRPr="00154FED">
          <w:t xml:space="preserve"> simultaneously</w:t>
        </w:r>
      </w:ins>
      <w:r w:rsidRPr="00154FED">
        <w:t xml:space="preserve">. However, </w:t>
      </w:r>
      <w:del w:id="1901" w:author="." w:date="2025-03-04T17:05:00Z" w16du:dateUtc="2025-03-04T09:05:00Z">
        <w:r w:rsidRPr="00154FED" w:rsidDel="00A84EFC">
          <w:delText xml:space="preserve">since </w:delText>
        </w:r>
      </w:del>
      <w:ins w:id="1902" w:author="." w:date="2025-03-04T17:05:00Z" w16du:dateUtc="2025-03-04T09:05:00Z">
        <w:r w:rsidR="00A84EFC" w:rsidRPr="00154FED">
          <w:t xml:space="preserve">given that </w:t>
        </w:r>
      </w:ins>
      <w:r w:rsidRPr="00154FED">
        <w:t>A</w:t>
      </w:r>
      <w:r w:rsidR="0010046F" w:rsidRPr="00154FED">
        <w:t>’</w:t>
      </w:r>
      <w:r w:rsidRPr="00154FED">
        <w:t>s price is higher than B, the overall effect of manipulation leads to a reduction in revenue for the platform. Therefore, the platform should implement stricter governance intensity with a large</w:t>
      </w:r>
      <w:r w:rsidRPr="00154FED">
        <w:rPr>
          <w:position w:val="-6"/>
        </w:rPr>
        <w:object w:dxaOrig="200" w:dyaOrig="220" w14:anchorId="0A4A3547">
          <v:shape id="_x0000_i1514" type="#_x0000_t75" style="width:12pt;height:12pt" o:ole="">
            <v:imagedata r:id="rId881" o:title=""/>
          </v:shape>
          <o:OLEObject Type="Embed" ProgID="Equation.DSMT4" ShapeID="_x0000_i1514" DrawAspect="Content" ObjectID="_1802633149" r:id="rId889"/>
        </w:object>
      </w:r>
      <w:r w:rsidRPr="00154FED">
        <w:t>(also making a large</w:t>
      </w:r>
      <w:r w:rsidR="00D92D55" w:rsidRPr="00154FED">
        <w:t xml:space="preserve"> </w:t>
      </w:r>
      <w:r w:rsidRPr="00154FED">
        <w:rPr>
          <w:position w:val="-12"/>
        </w:rPr>
        <w:object w:dxaOrig="300" w:dyaOrig="360" w14:anchorId="5BEA8AC8">
          <v:shape id="_x0000_i1515" type="#_x0000_t75" style="width:12pt;height:18pt" o:ole="">
            <v:imagedata r:id="rId890" o:title=""/>
          </v:shape>
          <o:OLEObject Type="Embed" ProgID="Equation.DSMT4" ShapeID="_x0000_i1515" DrawAspect="Content" ObjectID="_1802633150" r:id="rId891"/>
        </w:object>
      </w:r>
      <w:r w:rsidRPr="00154FED">
        <w:t xml:space="preserve">). This strict governance will not only reduce the manipulation </w:t>
      </w:r>
      <w:ins w:id="1903" w:author="." w:date="2025-03-04T17:05:00Z" w16du:dateUtc="2025-03-04T09:05:00Z">
        <w:r w:rsidR="00A84EFC" w:rsidRPr="00154FED">
          <w:t xml:space="preserve">done </w:t>
        </w:r>
      </w:ins>
      <w:r w:rsidRPr="00154FED">
        <w:t xml:space="preserve">by firm B, </w:t>
      </w:r>
      <w:ins w:id="1904" w:author="." w:date="2025-03-04T17:05:00Z" w16du:dateUtc="2025-03-04T09:05:00Z">
        <w:r w:rsidR="00A84EFC" w:rsidRPr="00154FED">
          <w:t xml:space="preserve">thus </w:t>
        </w:r>
      </w:ins>
      <w:r w:rsidRPr="00154FED">
        <w:t>decreasing the loss in demand for firm A, but</w:t>
      </w:r>
      <w:ins w:id="1905" w:author="." w:date="2025-03-04T19:59:00Z" w16du:dateUtc="2025-03-04T11:59:00Z">
        <w:r w:rsidR="00C5429D">
          <w:t xml:space="preserve"> will</w:t>
        </w:r>
      </w:ins>
      <w:r w:rsidRPr="00154FED">
        <w:t xml:space="preserve"> also enhance </w:t>
      </w:r>
      <w:del w:id="1906" w:author="." w:date="2025-03-04T17:05:00Z" w16du:dateUtc="2025-03-04T09:05:00Z">
        <w:r w:rsidRPr="00154FED" w:rsidDel="00A84EFC">
          <w:delText xml:space="preserve">consumer </w:delText>
        </w:r>
      </w:del>
      <w:ins w:id="1907" w:author="." w:date="2025-03-04T17:05:00Z" w16du:dateUtc="2025-03-04T09:05:00Z">
        <w:r w:rsidR="00A84EFC" w:rsidRPr="00154FED">
          <w:t xml:space="preserve">consumers’ </w:t>
        </w:r>
      </w:ins>
      <w:r w:rsidRPr="00154FED">
        <w:t xml:space="preserve">trust in the platform, </w:t>
      </w:r>
      <w:del w:id="1908" w:author="." w:date="2025-03-04T17:05:00Z" w16du:dateUtc="2025-03-04T09:05:00Z">
        <w:r w:rsidRPr="00154FED" w:rsidDel="00A84EFC">
          <w:delText xml:space="preserve">thereby </w:delText>
        </w:r>
      </w:del>
      <w:ins w:id="1909" w:author="." w:date="2025-03-04T17:05:00Z" w16du:dateUtc="2025-03-04T09:05:00Z">
        <w:r w:rsidR="00A84EFC" w:rsidRPr="00154FED">
          <w:t xml:space="preserve">helping </w:t>
        </w:r>
      </w:ins>
      <w:r w:rsidRPr="00154FED">
        <w:t>maintain</w:t>
      </w:r>
      <w:ins w:id="1910" w:author="." w:date="2025-03-04T17:06:00Z" w16du:dateUtc="2025-03-04T09:06:00Z">
        <w:r w:rsidR="00A84EFC" w:rsidRPr="00154FED">
          <w:t xml:space="preserve"> </w:t>
        </w:r>
      </w:ins>
      <w:del w:id="1911" w:author="." w:date="2025-03-04T17:06:00Z" w16du:dateUtc="2025-03-04T09:06:00Z">
        <w:r w:rsidRPr="00154FED" w:rsidDel="00A84EFC">
          <w:delText xml:space="preserve">ing </w:delText>
        </w:r>
      </w:del>
      <w:r w:rsidRPr="00154FED">
        <w:t>long-term market competitiveness and sustain</w:t>
      </w:r>
      <w:ins w:id="1912" w:author="." w:date="2025-03-04T17:06:00Z" w16du:dateUtc="2025-03-04T09:06:00Z">
        <w:r w:rsidR="00A84EFC" w:rsidRPr="00154FED">
          <w:t xml:space="preserve">ed </w:t>
        </w:r>
      </w:ins>
      <w:del w:id="1913" w:author="." w:date="2025-03-04T17:06:00Z" w16du:dateUtc="2025-03-04T09:06:00Z">
        <w:r w:rsidRPr="00154FED" w:rsidDel="00A84EFC">
          <w:delText xml:space="preserve">ing </w:delText>
        </w:r>
      </w:del>
      <w:r w:rsidRPr="00154FED">
        <w:t xml:space="preserve">platform </w:t>
      </w:r>
      <w:del w:id="1914" w:author="." w:date="2025-03-04T17:06:00Z" w16du:dateUtc="2025-03-04T09:06:00Z">
        <w:r w:rsidRPr="00154FED" w:rsidDel="00A84EFC">
          <w:delText>revenue</w:delText>
        </w:r>
      </w:del>
      <w:ins w:id="1915" w:author="." w:date="2025-03-04T17:06:00Z" w16du:dateUtc="2025-03-04T09:06:00Z">
        <w:r w:rsidR="00A84EFC" w:rsidRPr="00154FED">
          <w:t>revenues</w:t>
        </w:r>
      </w:ins>
      <w:r w:rsidRPr="00154FED">
        <w:t xml:space="preserve">. </w:t>
      </w:r>
    </w:p>
    <w:p w14:paraId="00078C97" w14:textId="0F7A9DD3" w:rsidR="000344DD" w:rsidRPr="00154FED" w:rsidRDefault="00F16313" w:rsidP="008F5698">
      <w:pPr>
        <w:pStyle w:val="-8"/>
        <w:spacing w:line="360" w:lineRule="auto"/>
      </w:pPr>
      <w:commentRangeStart w:id="1916"/>
      <w:r w:rsidRPr="00154FED">
        <w:t>Moreover</w:t>
      </w:r>
      <w:commentRangeEnd w:id="1916"/>
      <w:r w:rsidR="006704EC" w:rsidRPr="00154FED">
        <w:rPr>
          <w:rStyle w:val="CommentReference"/>
          <w:rFonts w:asciiTheme="minorHAnsi" w:eastAsiaTheme="minorEastAsia" w:hAnsiTheme="minorHAnsi"/>
        </w:rPr>
        <w:commentReference w:id="1916"/>
      </w:r>
      <w:r w:rsidRPr="00154FED">
        <w:t xml:space="preserve">, based on our previous analysis, as </w:t>
      </w:r>
      <w:r w:rsidRPr="00154FED">
        <w:rPr>
          <w:position w:val="-12"/>
        </w:rPr>
        <w:object w:dxaOrig="279" w:dyaOrig="360" w14:anchorId="4FDAF804">
          <v:shape id="_x0000_i1516" type="#_x0000_t75" style="width:12pt;height:18pt" o:ole="">
            <v:imagedata r:id="rId892" o:title=""/>
          </v:shape>
          <o:OLEObject Type="Embed" ProgID="Equation.DSMT4" ShapeID="_x0000_i1516" DrawAspect="Content" ObjectID="_1802633151" r:id="rId893"/>
        </w:object>
      </w:r>
      <w:r w:rsidRPr="00154FED">
        <w:t xml:space="preserve"> increases, it will </w:t>
      </w:r>
      <w:ins w:id="1917" w:author="." w:date="2025-03-04T17:06:00Z" w16du:dateUtc="2025-03-04T09:06:00Z">
        <w:r w:rsidR="00E13445" w:rsidRPr="00154FED">
          <w:t>decrease</w:t>
        </w:r>
      </w:ins>
      <w:del w:id="1918" w:author="." w:date="2025-03-04T17:06:00Z" w16du:dateUtc="2025-03-04T09:06:00Z">
        <w:r w:rsidRPr="00154FED" w:rsidDel="00E13445">
          <w:delText>lead</w:delText>
        </w:r>
      </w:del>
      <w:r w:rsidRPr="00154FED">
        <w:t xml:space="preserve"> the level of manipulation</w:t>
      </w:r>
      <w:del w:id="1919" w:author="." w:date="2025-03-04T17:06:00Z" w16du:dateUtc="2025-03-04T09:06:00Z">
        <w:r w:rsidRPr="00154FED" w:rsidDel="00E13445">
          <w:delText xml:space="preserve"> effort to decrease</w:delText>
        </w:r>
      </w:del>
      <w:r w:rsidRPr="00154FED">
        <w:t xml:space="preserve">, </w:t>
      </w:r>
      <w:del w:id="1920" w:author="." w:date="2025-03-04T17:06:00Z" w16du:dateUtc="2025-03-04T09:06:00Z">
        <w:r w:rsidRPr="00154FED" w:rsidDel="00E13445">
          <w:delText xml:space="preserve">thus further leads </w:delText>
        </w:r>
      </w:del>
      <w:ins w:id="1921" w:author="." w:date="2025-03-04T17:06:00Z" w16du:dateUtc="2025-03-04T09:06:00Z">
        <w:r w:rsidR="00E13445" w:rsidRPr="00154FED">
          <w:t xml:space="preserve">thereby driving </w:t>
        </w:r>
      </w:ins>
      <w:r w:rsidRPr="00154FED">
        <w:t xml:space="preserve">both firms to opt for manipulation due to the overall lower costs of manipulation and penalties. At this time, the platform will also achieve higher profits </w:t>
      </w:r>
      <w:del w:id="1922" w:author="." w:date="2025-03-04T17:07:00Z" w16du:dateUtc="2025-03-04T09:07:00Z">
        <w:r w:rsidRPr="00154FED" w:rsidDel="00E14F82">
          <w:delText>compared to the</w:delText>
        </w:r>
      </w:del>
      <w:ins w:id="1923" w:author="." w:date="2025-03-04T17:07:00Z" w16du:dateUtc="2025-03-04T09:07:00Z">
        <w:r w:rsidR="00E14F82" w:rsidRPr="00154FED">
          <w:t>than in the</w:t>
        </w:r>
      </w:ins>
      <w:r w:rsidRPr="00154FED">
        <w:t xml:space="preserve"> other three manipulation scenarios. </w:t>
      </w:r>
      <w:commentRangeStart w:id="1924"/>
      <w:r w:rsidRPr="00154FED">
        <w:t xml:space="preserve">This is because, when </w:t>
      </w:r>
      <w:r w:rsidRPr="00154FED">
        <w:rPr>
          <w:position w:val="-12"/>
        </w:rPr>
        <w:object w:dxaOrig="279" w:dyaOrig="360" w14:anchorId="1E6997BC">
          <v:shape id="_x0000_i1517" type="#_x0000_t75" style="width:12pt;height:12pt" o:ole="">
            <v:imagedata r:id="rId894" o:title=""/>
          </v:shape>
          <o:OLEObject Type="Embed" ProgID="Equation.DSMT4" ShapeID="_x0000_i1517" DrawAspect="Content" ObjectID="_1802633152" r:id="rId895"/>
        </w:object>
      </w:r>
      <w:r w:rsidRPr="00154FED">
        <w:t xml:space="preserve"> is large, the increase in demand resulting from </w:t>
      </w:r>
      <w:ins w:id="1925" w:author="." w:date="2025-03-04T17:07:00Z" w16du:dateUtc="2025-03-04T09:07:00Z">
        <w:r w:rsidR="004F41A0" w:rsidRPr="00154FED">
          <w:t xml:space="preserve">the </w:t>
        </w:r>
      </w:ins>
      <w:del w:id="1926" w:author="." w:date="2025-03-04T17:07:00Z" w16du:dateUtc="2025-03-04T09:07:00Z">
        <w:r w:rsidRPr="00154FED" w:rsidDel="004F41A0">
          <w:delText xml:space="preserve">manipulation </w:delText>
        </w:r>
      </w:del>
      <w:ins w:id="1927" w:author="." w:date="2025-03-04T17:07:00Z" w16du:dateUtc="2025-03-04T09:07:00Z">
        <w:r w:rsidR="004F41A0" w:rsidRPr="00154FED">
          <w:t xml:space="preserve">manipulations done by </w:t>
        </w:r>
      </w:ins>
      <w:del w:id="1928" w:author="." w:date="2025-03-04T17:07:00Z" w16du:dateUtc="2025-03-04T09:07:00Z">
        <w:r w:rsidRPr="00154FED" w:rsidDel="004F41A0">
          <w:delText xml:space="preserve">for both </w:delText>
        </w:r>
      </w:del>
      <w:r w:rsidRPr="00154FED">
        <w:t xml:space="preserve">firms A and B is limited due to the small </w:t>
      </w:r>
      <w:r w:rsidRPr="00154FED">
        <w:lastRenderedPageBreak/>
        <w:t>manipulation effort.</w:t>
      </w:r>
      <w:commentRangeEnd w:id="1924"/>
      <w:r w:rsidR="00312C6B" w:rsidRPr="00154FED">
        <w:rPr>
          <w:rStyle w:val="CommentReference"/>
          <w:rFonts w:asciiTheme="minorHAnsi" w:eastAsiaTheme="minorEastAsia" w:hAnsiTheme="minorHAnsi"/>
        </w:rPr>
        <w:commentReference w:id="1924"/>
      </w:r>
      <w:r w:rsidRPr="00154FED">
        <w:t xml:space="preserve"> However, when both firms </w:t>
      </w:r>
      <w:del w:id="1929" w:author="." w:date="2025-03-04T17:08:00Z" w16du:dateUtc="2025-03-04T09:08:00Z">
        <w:r w:rsidRPr="00154FED" w:rsidDel="004F41A0">
          <w:delText xml:space="preserve">A and B </w:delText>
        </w:r>
      </w:del>
      <w:r w:rsidRPr="00154FED">
        <w:t xml:space="preserve">engage in manipulation (i.e., </w:t>
      </w:r>
      <w:ins w:id="1930" w:author="." w:date="2025-03-04T17:08:00Z" w16du:dateUtc="2025-03-04T09:08:00Z">
        <w:r w:rsidR="004F41A0" w:rsidRPr="00154FED">
          <w:t xml:space="preserve">the </w:t>
        </w:r>
      </w:ins>
      <w:r w:rsidRPr="00154FED">
        <w:t xml:space="preserve">(M, M) scenario), </w:t>
      </w:r>
      <w:del w:id="1931" w:author="." w:date="2025-03-04T17:08:00Z" w16du:dateUtc="2025-03-04T09:08:00Z">
        <w:r w:rsidRPr="00154FED" w:rsidDel="004F41A0">
          <w:delText>it leads to</w:delText>
        </w:r>
      </w:del>
      <w:ins w:id="1932" w:author="." w:date="2025-03-04T17:08:00Z" w16du:dateUtc="2025-03-04T09:08:00Z">
        <w:r w:rsidR="004F41A0" w:rsidRPr="00154FED">
          <w:t>this increases</w:t>
        </w:r>
      </w:ins>
      <w:ins w:id="1933" w:author="." w:date="2025-03-04T19:59:00Z" w16du:dateUtc="2025-03-04T11:59:00Z">
        <w:r w:rsidR="00C5429D">
          <w:t xml:space="preserve"> the</w:t>
        </w:r>
      </w:ins>
      <w:del w:id="1934" w:author="." w:date="2025-03-04T17:08:00Z" w16du:dateUtc="2025-03-04T09:08:00Z">
        <w:r w:rsidRPr="00154FED" w:rsidDel="004F41A0">
          <w:delText xml:space="preserve"> an increase in </w:delText>
        </w:r>
      </w:del>
      <w:ins w:id="1935" w:author="." w:date="2025-03-04T17:08:00Z" w16du:dateUtc="2025-03-04T09:08:00Z">
        <w:r w:rsidR="004F41A0" w:rsidRPr="00154FED">
          <w:t xml:space="preserve"> </w:t>
        </w:r>
      </w:ins>
      <w:r w:rsidRPr="00154FED">
        <w:t xml:space="preserve">demand for both parties. Thus, the platform can simultaneously earn additional commissions from the sales of both firms, making the profits from joint manipulation greater than those from </w:t>
      </w:r>
      <w:ins w:id="1936" w:author="." w:date="2025-03-04T17:08:00Z" w16du:dateUtc="2025-03-04T09:08:00Z">
        <w:r w:rsidR="004F41A0" w:rsidRPr="00154FED">
          <w:t xml:space="preserve">the </w:t>
        </w:r>
      </w:ins>
      <w:r w:rsidRPr="00154FED">
        <w:t>sole manipulation and no manipulation</w:t>
      </w:r>
      <w:ins w:id="1937" w:author="." w:date="2025-03-04T17:08:00Z" w16du:dateUtc="2025-03-04T09:08:00Z">
        <w:r w:rsidR="004F41A0" w:rsidRPr="00154FED">
          <w:t xml:space="preserve"> scenarios</w:t>
        </w:r>
      </w:ins>
      <w:r w:rsidR="000344DD" w:rsidRPr="00154FED">
        <w:t>.</w:t>
      </w:r>
    </w:p>
    <w:p w14:paraId="55EE7C8C" w14:textId="151EA2BE" w:rsidR="00253840" w:rsidRPr="00154FED" w:rsidRDefault="00EB775C" w:rsidP="008F5698">
      <w:pPr>
        <w:pStyle w:val="-1"/>
        <w:spacing w:line="360" w:lineRule="auto"/>
      </w:pPr>
      <w:r w:rsidRPr="00154FED">
        <w:t>Conclusion</w:t>
      </w:r>
    </w:p>
    <w:p w14:paraId="1C49579D" w14:textId="53560BAB" w:rsidR="00EB775C" w:rsidRPr="00154FED" w:rsidRDefault="00900B66" w:rsidP="008F5698">
      <w:pPr>
        <w:pStyle w:val="-2"/>
        <w:spacing w:line="360" w:lineRule="auto"/>
      </w:pPr>
      <w:r w:rsidRPr="00154FED">
        <w:t>Research findings</w:t>
      </w:r>
    </w:p>
    <w:p w14:paraId="483966AD" w14:textId="0596DBCA" w:rsidR="00DB1DC5" w:rsidRPr="00154FED" w:rsidRDefault="005124D1" w:rsidP="008F5698">
      <w:pPr>
        <w:pStyle w:val="-8"/>
        <w:spacing w:line="360" w:lineRule="auto"/>
      </w:pPr>
      <w:bookmarkStart w:id="1938" w:name="_Hlk167652427"/>
      <w:r w:rsidRPr="00154FED">
        <w:t>T</w:t>
      </w:r>
      <w:r w:rsidR="00DB1DC5" w:rsidRPr="00154FED">
        <w:t xml:space="preserve">his paper </w:t>
      </w:r>
      <w:r w:rsidR="00D9453C" w:rsidRPr="00154FED">
        <w:t xml:space="preserve">constructs a </w:t>
      </w:r>
      <w:r w:rsidR="00865FED" w:rsidRPr="00154FED">
        <w:t>two-stage</w:t>
      </w:r>
      <w:r w:rsidR="0002054B" w:rsidRPr="00154FED">
        <w:t>,</w:t>
      </w:r>
      <w:r w:rsidR="00A32634" w:rsidRPr="00154FED">
        <w:t xml:space="preserve"> </w:t>
      </w:r>
      <w:r w:rsidR="00D9453C" w:rsidRPr="00154FED">
        <w:t>three-</w:t>
      </w:r>
      <w:r w:rsidR="00A32634" w:rsidRPr="00154FED">
        <w:t>player</w:t>
      </w:r>
      <w:r w:rsidR="00D9453C" w:rsidRPr="00154FED">
        <w:t xml:space="preserve"> game model to </w:t>
      </w:r>
      <w:r w:rsidR="00BE50C9" w:rsidRPr="00154FED">
        <w:t xml:space="preserve">study </w:t>
      </w:r>
      <w:r w:rsidR="00D9453C" w:rsidRPr="00154FED">
        <w:rPr>
          <w:rFonts w:hint="eastAsia"/>
        </w:rPr>
        <w:t>the effect</w:t>
      </w:r>
      <w:ins w:id="1939" w:author="." w:date="2025-03-04T19:11:00Z" w16du:dateUtc="2025-03-04T11:11:00Z">
        <w:r w:rsidR="00CC6BB7" w:rsidRPr="00154FED">
          <w:t>s</w:t>
        </w:r>
      </w:ins>
      <w:r w:rsidR="00D9453C" w:rsidRPr="00154FED">
        <w:rPr>
          <w:rFonts w:hint="eastAsia"/>
        </w:rPr>
        <w:t xml:space="preserve"> of </w:t>
      </w:r>
      <w:r w:rsidR="00D9453C" w:rsidRPr="00154FED">
        <w:t>platform governance</w:t>
      </w:r>
      <w:r w:rsidR="00D9453C" w:rsidRPr="00154FED">
        <w:rPr>
          <w:rFonts w:hint="eastAsia"/>
        </w:rPr>
        <w:t xml:space="preserve"> on </w:t>
      </w:r>
      <w:r w:rsidR="00D9453C" w:rsidRPr="00154FED">
        <w:t>firms</w:t>
      </w:r>
      <w:r w:rsidR="0010046F" w:rsidRPr="00154FED">
        <w:t>’</w:t>
      </w:r>
      <w:r w:rsidR="00D9453C" w:rsidRPr="00154FED">
        <w:t xml:space="preserve"> review manipulation</w:t>
      </w:r>
      <w:r w:rsidR="00DB1DC5" w:rsidRPr="00154FED">
        <w:t xml:space="preserve">. </w:t>
      </w:r>
      <w:r w:rsidR="00B54738" w:rsidRPr="00154FED">
        <w:rPr>
          <w:rFonts w:hint="eastAsia"/>
        </w:rPr>
        <w:t xml:space="preserve">By </w:t>
      </w:r>
      <w:r w:rsidR="0082385E" w:rsidRPr="00154FED">
        <w:t>developing</w:t>
      </w:r>
      <w:r w:rsidR="00DB1DC5" w:rsidRPr="00154FED">
        <w:t xml:space="preserve"> </w:t>
      </w:r>
      <w:r w:rsidR="006C0AA6" w:rsidRPr="00154FED">
        <w:t xml:space="preserve">profit </w:t>
      </w:r>
      <w:r w:rsidR="00B54738" w:rsidRPr="00154FED">
        <w:t>function</w:t>
      </w:r>
      <w:r w:rsidR="00DD752C" w:rsidRPr="00154FED">
        <w:t>s</w:t>
      </w:r>
      <w:r w:rsidR="00B54738" w:rsidRPr="00154FED">
        <w:t xml:space="preserve"> </w:t>
      </w:r>
      <w:r w:rsidR="0082385E" w:rsidRPr="00154FED">
        <w:t>for</w:t>
      </w:r>
      <w:r w:rsidR="00B54738" w:rsidRPr="00154FED">
        <w:t xml:space="preserve"> the </w:t>
      </w:r>
      <w:r w:rsidR="00B54738" w:rsidRPr="00154FED">
        <w:rPr>
          <w:rFonts w:hint="eastAsia"/>
        </w:rPr>
        <w:t>superior</w:t>
      </w:r>
      <w:r w:rsidR="00B54738" w:rsidRPr="00154FED">
        <w:t xml:space="preserve"> firm, the inferior firm</w:t>
      </w:r>
      <w:r w:rsidR="00A44AF5" w:rsidRPr="00154FED">
        <w:t>,</w:t>
      </w:r>
      <w:r w:rsidR="00B54738" w:rsidRPr="00154FED">
        <w:t xml:space="preserve"> and the platform</w:t>
      </w:r>
      <w:r w:rsidR="00B54738" w:rsidRPr="00154FED">
        <w:rPr>
          <w:rFonts w:hint="eastAsia"/>
        </w:rPr>
        <w:t xml:space="preserve"> under different review manipulation </w:t>
      </w:r>
      <w:r w:rsidR="00B54738" w:rsidRPr="00154FED">
        <w:t>scenarios</w:t>
      </w:r>
      <w:r w:rsidR="00DB1DC5" w:rsidRPr="00154FED">
        <w:t xml:space="preserve">, </w:t>
      </w:r>
      <w:r w:rsidR="00B54738" w:rsidRPr="00154FED">
        <w:rPr>
          <w:rFonts w:hint="eastAsia"/>
        </w:rPr>
        <w:t xml:space="preserve">we </w:t>
      </w:r>
      <w:r w:rsidR="0082385E" w:rsidRPr="00154FED">
        <w:t>discover</w:t>
      </w:r>
      <w:r w:rsidR="00B54738" w:rsidRPr="00154FED">
        <w:rPr>
          <w:rFonts w:hint="eastAsia"/>
        </w:rPr>
        <w:t xml:space="preserve"> </w:t>
      </w:r>
      <w:r w:rsidR="00DB1DC5" w:rsidRPr="00154FED">
        <w:t xml:space="preserve">several findings to </w:t>
      </w:r>
      <w:r w:rsidR="00BE50C9" w:rsidRPr="00154FED">
        <w:t xml:space="preserve">understand </w:t>
      </w:r>
      <w:r w:rsidR="00DB1DC5" w:rsidRPr="00154FED">
        <w:t>the impact of platform governance on review manipulation.</w:t>
      </w:r>
    </w:p>
    <w:p w14:paraId="0160D455" w14:textId="7E717612" w:rsidR="00865FED" w:rsidRPr="00154FED" w:rsidRDefault="00865FED" w:rsidP="008F5698">
      <w:pPr>
        <w:pStyle w:val="-8"/>
        <w:spacing w:line="360" w:lineRule="auto"/>
      </w:pPr>
      <w:r w:rsidRPr="00154FED">
        <w:t>First, firms can still</w:t>
      </w:r>
      <w:del w:id="1940" w:author="." w:date="2025-03-04T19:59:00Z" w16du:dateUtc="2025-03-04T11:59:00Z">
        <w:r w:rsidRPr="00154FED" w:rsidDel="00015E15">
          <w:delText xml:space="preserve"> </w:delText>
        </w:r>
        <w:r w:rsidR="00EF767B" w:rsidRPr="00154FED" w:rsidDel="00015E15">
          <w:delText>make a</w:delText>
        </w:r>
      </w:del>
      <w:r w:rsidR="00EF767B" w:rsidRPr="00154FED">
        <w:t xml:space="preserve"> </w:t>
      </w:r>
      <w:r w:rsidRPr="00154FED">
        <w:t xml:space="preserve">profit from manipulation despite </w:t>
      </w:r>
      <w:ins w:id="1941" w:author="." w:date="2025-03-04T19:11:00Z" w16du:dateUtc="2025-03-04T11:11:00Z">
        <w:r w:rsidR="00CC6BB7" w:rsidRPr="00154FED">
          <w:t xml:space="preserve">the presence of platform </w:t>
        </w:r>
      </w:ins>
      <w:r w:rsidRPr="00154FED">
        <w:t xml:space="preserve">governance. </w:t>
      </w:r>
      <w:del w:id="1942" w:author="." w:date="2025-03-04T19:11:00Z" w16du:dateUtc="2025-03-04T11:11:00Z">
        <w:r w:rsidRPr="00154FED" w:rsidDel="00CC6BB7">
          <w:delText xml:space="preserve">Even </w:delText>
        </w:r>
      </w:del>
      <w:ins w:id="1943" w:author="." w:date="2025-03-04T19:11:00Z" w16du:dateUtc="2025-03-04T11:11:00Z">
        <w:r w:rsidR="00CC6BB7" w:rsidRPr="00154FED">
          <w:t xml:space="preserve">In fact, even </w:t>
        </w:r>
      </w:ins>
      <w:r w:rsidRPr="00154FED">
        <w:t xml:space="preserve">when platform governance is present, both superior and inferior firms can benefit from engaging in review manipulation. Superior firms, </w:t>
      </w:r>
      <w:r w:rsidR="00EF767B" w:rsidRPr="00154FED">
        <w:t xml:space="preserve">on the one hand, </w:t>
      </w:r>
      <w:r w:rsidRPr="00154FED">
        <w:t xml:space="preserve">with </w:t>
      </w:r>
      <w:del w:id="1944" w:author="." w:date="2025-03-04T19:12:00Z" w16du:dateUtc="2025-03-04T11:12:00Z">
        <w:r w:rsidRPr="00154FED" w:rsidDel="00D20847">
          <w:delText xml:space="preserve">a </w:delText>
        </w:r>
      </w:del>
      <w:ins w:id="1945" w:author="." w:date="2025-03-04T19:12:00Z" w16du:dateUtc="2025-03-04T11:12:00Z">
        <w:r w:rsidR="00D20847" w:rsidRPr="00154FED">
          <w:t xml:space="preserve">their </w:t>
        </w:r>
      </w:ins>
      <w:r w:rsidRPr="00154FED">
        <w:t xml:space="preserve">strong perceived quality advantage, may strategically manipulate reviews to further expand their market dominance. Inferior firms, on the other hand, may resort to manipulation to </w:t>
      </w:r>
      <w:r w:rsidR="00EF767B" w:rsidRPr="00154FED">
        <w:t>mitigate</w:t>
      </w:r>
      <w:r w:rsidRPr="00154FED">
        <w:t xml:space="preserve"> the gap created by negative perceptions of quality in unmanipulated reviews. </w:t>
      </w:r>
      <w:del w:id="1946" w:author="." w:date="2025-03-04T19:12:00Z" w16du:dateUtc="2025-03-04T11:12:00Z">
        <w:r w:rsidRPr="00154FED" w:rsidDel="00270AB1">
          <w:delText xml:space="preserve">Our </w:delText>
        </w:r>
      </w:del>
      <w:ins w:id="1947" w:author="." w:date="2025-03-04T19:12:00Z" w16du:dateUtc="2025-03-04T11:12:00Z">
        <w:r w:rsidR="00270AB1" w:rsidRPr="00154FED">
          <w:t xml:space="preserve">Thus, our </w:t>
        </w:r>
      </w:ins>
      <w:r w:rsidRPr="00154FED">
        <w:t xml:space="preserve">quantitative analysis reveals that governance, while effective in </w:t>
      </w:r>
      <w:r w:rsidR="00EF767B" w:rsidRPr="00154FED">
        <w:t>restricting</w:t>
      </w:r>
      <w:r w:rsidRPr="00154FED">
        <w:t xml:space="preserve"> manipulation, </w:t>
      </w:r>
      <w:r w:rsidR="00B04D9A" w:rsidRPr="00154FED">
        <w:t>cannot</w:t>
      </w:r>
      <w:r w:rsidRPr="00154FED">
        <w:t xml:space="preserve"> fully eliminate the strategic advantages </w:t>
      </w:r>
      <w:r w:rsidR="00EF767B" w:rsidRPr="00154FED">
        <w:t xml:space="preserve">that </w:t>
      </w:r>
      <w:r w:rsidRPr="00154FED">
        <w:t>firms</w:t>
      </w:r>
      <w:del w:id="1948" w:author="." w:date="2025-03-04T19:59:00Z" w16du:dateUtc="2025-03-04T11:59:00Z">
        <w:r w:rsidRPr="00154FED" w:rsidDel="00015E15">
          <w:delText xml:space="preserve"> may</w:delText>
        </w:r>
      </w:del>
      <w:r w:rsidRPr="00154FED">
        <w:t xml:space="preserve"> derive from manipulating reviews.</w:t>
      </w:r>
    </w:p>
    <w:p w14:paraId="5253341C" w14:textId="1B77B2E2" w:rsidR="00865FED" w:rsidRPr="00154FED" w:rsidRDefault="00865FED" w:rsidP="008F5698">
      <w:pPr>
        <w:pStyle w:val="-8"/>
        <w:spacing w:line="360" w:lineRule="auto"/>
      </w:pPr>
      <w:r w:rsidRPr="00154FED">
        <w:t xml:space="preserve">Second, manipulation does not necessarily harm platform profits. This finding is in line with previous studies </w:t>
      </w:r>
      <w:r w:rsidRPr="00154FED">
        <w:fldChar w:fldCharType="begin"/>
      </w:r>
      <w:r w:rsidR="001D600F" w:rsidRPr="00154FED">
        <w:instrText xml:space="preserve"> ADDIN ZOTERO_ITEM CSL_CITATION {"citationID":"vULpyylm","properties":{"formattedCitation":"[12]","plainCitation":"[12]","noteIndex":0},"citationItems":[{"id":84,"uris":["http://zotero.org/users/local/NlrNCHla/items/5RXQKDCR"],"itemData":{"id":84,"type":"article-journal","abstract":"Fake online reviews in e-commerce significantly affect online consumers, merchants, and, as a result, market efficiency. Despite scholarly efforts to examine fake reviews, there still lacks a survey that can systematically analyze and summarize its antecedents and consequences. This study proposes an antecedent–consequence–intervention conceptual framework to develop an initial research agenda for investigating fake reviews. Based on a review of the extant literature on this issue, we identify 20 future research questions and suggest 18 propositions. Notably, research on fake reviews is often limited by lack of high-quality datasets. To alleviate this problem, we comprehensively compile and summarize the existing fake reviews-related public datasets. We conclude by presenting the theoretical and practical implications of the current research.","container-title":"Decision Support Systems","DOI":"10.1016/j.dss.2020.113280","ISSN":"0167-9236","journalAbbreviation":"Decision Support Systems","language":"en","page":"113280","source":"ScienceDirect","title":"Fake online reviews: Literature review, synthesis, and directions for future research","title-short":"Fake online reviews","volume":"132","author":[{"family":"Wu","given":"Yuanyuan"},{"family":"Ngai","given":"Eric W. T."},{"family":"Wu","given":"Pengkun"},{"family":"Wu","given":"Chong"}],"issued":{"date-parts":[["2020",5,1]]}}}],"schema":"https://github.com/citation-style-language/schema/raw/master/csl-citation.json"} </w:instrText>
      </w:r>
      <w:r w:rsidRPr="00154FED">
        <w:fldChar w:fldCharType="separate"/>
      </w:r>
      <w:r w:rsidR="001D600F" w:rsidRPr="00154FED">
        <w:rPr>
          <w:rFonts w:cs="Times New Roman"/>
        </w:rPr>
        <w:t>[12]</w:t>
      </w:r>
      <w:r w:rsidRPr="00154FED">
        <w:fldChar w:fldCharType="end"/>
      </w:r>
      <w:r w:rsidRPr="00154FED">
        <w:rPr>
          <w:rFonts w:hint="eastAsia"/>
        </w:rPr>
        <w:t>,</w:t>
      </w:r>
      <w:r w:rsidRPr="00154FED">
        <w:t xml:space="preserve"> which revealed that some e-commerce platforms acquiesce to online review manipulation</w:t>
      </w:r>
      <w:ins w:id="1949" w:author="." w:date="2025-03-04T19:12:00Z" w16du:dateUtc="2025-03-04T11:12:00Z">
        <w:r w:rsidR="0099208A" w:rsidRPr="00154FED">
          <w:t>s</w:t>
        </w:r>
      </w:ins>
      <w:r w:rsidRPr="00154FED">
        <w:t xml:space="preserve"> </w:t>
      </w:r>
      <w:r w:rsidRPr="00154FED">
        <w:rPr>
          <w:rFonts w:hint="eastAsia"/>
        </w:rPr>
        <w:t>because</w:t>
      </w:r>
      <w:r w:rsidRPr="00154FED">
        <w:t xml:space="preserve"> they can benefit from</w:t>
      </w:r>
      <w:r w:rsidRPr="00154FED">
        <w:rPr>
          <w:rFonts w:hint="eastAsia"/>
        </w:rPr>
        <w:t xml:space="preserve"> it</w:t>
      </w:r>
      <w:r w:rsidRPr="00154FED">
        <w:t>.</w:t>
      </w:r>
      <w:r w:rsidRPr="00154FED">
        <w:rPr>
          <w:rFonts w:hint="eastAsia"/>
        </w:rPr>
        <w:t xml:space="preserve"> </w:t>
      </w:r>
      <w:del w:id="1950" w:author="." w:date="2025-03-04T20:01:00Z" w16du:dateUtc="2025-03-04T12:01:00Z">
        <w:r w:rsidRPr="00154FED" w:rsidDel="00FC538D">
          <w:delText xml:space="preserve"> </w:delText>
        </w:r>
      </w:del>
      <w:r w:rsidRPr="00154FED">
        <w:t xml:space="preserve">Contrary to conventional assumptions, our findings indicate that review manipulation does not inherently reduce platform profits. In fact, platforms may benefit financially from allowing </w:t>
      </w:r>
      <w:r w:rsidR="00EF767B" w:rsidRPr="00154FED">
        <w:rPr>
          <w:rFonts w:hint="eastAsia"/>
        </w:rPr>
        <w:t>some</w:t>
      </w:r>
      <w:r w:rsidRPr="00154FED">
        <w:t xml:space="preserve"> degree of manipulation, especially when their revenue model is commission-based. </w:t>
      </w:r>
      <w:r w:rsidR="00EF767B" w:rsidRPr="00154FED">
        <w:t xml:space="preserve">This finding is consistent with </w:t>
      </w:r>
      <w:ins w:id="1951" w:author="." w:date="2025-03-04T19:12:00Z" w16du:dateUtc="2025-03-04T11:12:00Z">
        <w:r w:rsidR="0099208A" w:rsidRPr="00154FED">
          <w:t xml:space="preserve">the study of </w:t>
        </w:r>
      </w:ins>
      <w:r w:rsidR="00EF767B" w:rsidRPr="00154FED">
        <w:t xml:space="preserve">Long and Liu </w:t>
      </w:r>
      <w:r w:rsidR="00EF767B" w:rsidRPr="00154FED">
        <w:fldChar w:fldCharType="begin"/>
      </w:r>
      <w:r w:rsidR="00EF767B" w:rsidRPr="00154FED">
        <w:instrText xml:space="preserve"> ADDIN ZOTERO_ITEM CSL_CITATION {"citationID":"G0fUSsdg","properties":{"formattedCitation":"[23]","plainCitation":"[23]","noteIndex":0},"citationItems":[{"id":1162,"uris":["http://zotero.org/users/local/NlrNCHla/items/5TE6N8LV"],"itemData":{"id":1162,"typ</w:instrText>
      </w:r>
      <w:r w:rsidR="00EF767B" w:rsidRPr="00154FED">
        <w:rPr>
          <w:rFonts w:hint="eastAsia"/>
        </w:rPr>
        <w:instrText>e":"article-journal","abstract":"</w:instrText>
      </w:r>
      <w:r w:rsidR="00EF767B" w:rsidRPr="00154FED">
        <w:rPr>
          <w:rFonts w:hint="eastAsia"/>
        </w:rPr>
        <w:instrText>在本文中，我们研究了在线零售市场操纵卖家产品对消费者吸引力的动机（例如，通过虚假销售、虚假评论或不诚实的背书），以及卖家的展示位置排名。我们设计了一个在线零售市场的模型，其平台操纵卖家的产品吸引力和卖家的自然排名顺序，卖家决定产品价格并竞标平台上的赞助广告空间。我们发现，该平台可能会操纵劣质卖家的产品使其看起来更具吸引力，以加剧卖家竞标广告的竞争，并操纵优质卖家的自然投放来补偿或惩罚优质卖家。我们表明，公共政策，例如仅禁止第三方卖家的虚假销售和虚假评论，如果一开始就忽视了平台的操纵动机，则不一定能根除平台上的操纵行为。</w:instrText>
      </w:r>
      <w:r w:rsidR="00EF767B" w:rsidRPr="00154FED">
        <w:rPr>
          <w:rFonts w:hint="eastAsia"/>
        </w:rPr>
        <w:instrText>\n\n</w:instrText>
      </w:r>
      <w:r w:rsidR="00EF767B" w:rsidRPr="00154FED">
        <w:rPr>
          <w:rFonts w:hint="eastAsia"/>
        </w:rPr>
        <w:instrText>历史：安东尼·杜克斯（</w:instrText>
      </w:r>
      <w:r w:rsidR="00EF767B" w:rsidRPr="00154FED">
        <w:rPr>
          <w:rFonts w:hint="eastAsia"/>
        </w:rPr>
        <w:instrText>Anthony Dukes</w:instrText>
      </w:r>
      <w:r w:rsidR="00EF767B" w:rsidRPr="00154FED">
        <w:rPr>
          <w:rFonts w:hint="eastAsia"/>
        </w:rPr>
        <w:instrText>）担任高级编辑。</w:instrText>
      </w:r>
      <w:r w:rsidR="00EF767B" w:rsidRPr="00154FED">
        <w:rPr>
          <w:rFonts w:hint="eastAsia"/>
        </w:rPr>
        <w:instrText>\n\n</w:instrText>
      </w:r>
      <w:r w:rsidR="00EF767B" w:rsidRPr="00154FED">
        <w:rPr>
          <w:rFonts w:hint="eastAsia"/>
        </w:rPr>
        <w:instrText>补充材料：在线附录可在</w:instrText>
      </w:r>
      <w:r w:rsidR="00EF767B" w:rsidRPr="00154FED">
        <w:rPr>
          <w:rFonts w:hint="eastAsia"/>
        </w:rPr>
        <w:instrText xml:space="preserve"> https://doi.org/10.1287/mksc.2023.1446</w:instrText>
      </w:r>
      <w:r w:rsidR="00EF767B" w:rsidRPr="00154FED">
        <w:rPr>
          <w:rFonts w:hint="eastAsia"/>
        </w:rPr>
        <w:instrText>上获得。</w:instrText>
      </w:r>
      <w:r w:rsidR="00EF767B" w:rsidRPr="00154FED">
        <w:rPr>
          <w:rFonts w:hint="eastAsia"/>
        </w:rPr>
        <w:instrText xml:space="preserve">","container-title":"Marketing Science","DOI":"10.1287/mksc.2023.1446","ISSN":"0732-2399","issue":"2","note":"publisher: </w:instrText>
      </w:r>
      <w:r w:rsidR="00EF767B" w:rsidRPr="00154FED">
        <w:instrText xml:space="preserve">INFORMS","page":"317-345","source":"pubsonline-informs-org-s.libziyuan.bjut.edu.cn (Atypon)","title":"Platform Manipulation in Online Retail Marketplace with Sponsored Advertising","volume":"43","author":[{"family":"Long","given":"Fei"},{"family":"Liu","given":"Yunchuan"}],"issued":{"date-parts":[["2024",1]]}}}],"schema":"https://github.com/citation-style-language/schema/raw/master/csl-citation.json"} </w:instrText>
      </w:r>
      <w:r w:rsidR="00EF767B" w:rsidRPr="00154FED">
        <w:fldChar w:fldCharType="separate"/>
      </w:r>
      <w:r w:rsidR="00EF767B" w:rsidRPr="00154FED">
        <w:rPr>
          <w:rFonts w:cs="Times New Roman"/>
        </w:rPr>
        <w:t>[23]</w:t>
      </w:r>
      <w:r w:rsidR="00EF767B" w:rsidRPr="00154FED">
        <w:fldChar w:fldCharType="end"/>
      </w:r>
      <w:r w:rsidR="00EF767B" w:rsidRPr="00154FED">
        <w:t xml:space="preserve">. </w:t>
      </w:r>
      <w:r w:rsidRPr="00154FED">
        <w:t xml:space="preserve">Under specific conditions, platforms can achieve what we </w:t>
      </w:r>
      <w:del w:id="1952" w:author="." w:date="2025-03-04T19:12:00Z" w16du:dateUtc="2025-03-04T11:12:00Z">
        <w:r w:rsidRPr="00154FED" w:rsidDel="0099208A">
          <w:delText xml:space="preserve">term </w:delText>
        </w:r>
      </w:del>
      <w:ins w:id="1953" w:author="." w:date="2025-03-04T19:12:00Z" w16du:dateUtc="2025-03-04T11:12:00Z">
        <w:r w:rsidR="0099208A" w:rsidRPr="00154FED">
          <w:t xml:space="preserve">call </w:t>
        </w:r>
      </w:ins>
      <w:r w:rsidRPr="00154FED">
        <w:t xml:space="preserve">“governance profit maximization,” where they implement governance not merely to curb manipulation but to optimize their own profitability. </w:t>
      </w:r>
      <w:del w:id="1954" w:author="." w:date="2025-03-04T19:13:00Z" w16du:dateUtc="2025-03-04T11:13:00Z">
        <w:r w:rsidRPr="00154FED" w:rsidDel="00CC3582">
          <w:delText xml:space="preserve">The </w:delText>
        </w:r>
      </w:del>
      <w:ins w:id="1955" w:author="." w:date="2025-03-04T19:13:00Z" w16du:dateUtc="2025-03-04T11:13:00Z">
        <w:r w:rsidR="00CC3582" w:rsidRPr="00154FED">
          <w:t xml:space="preserve">In the current study, the </w:t>
        </w:r>
      </w:ins>
      <w:r w:rsidRPr="00154FED">
        <w:t>platform</w:t>
      </w:r>
      <w:r w:rsidR="0010046F" w:rsidRPr="00154FED">
        <w:t>’</w:t>
      </w:r>
      <w:r w:rsidRPr="00154FED">
        <w:t xml:space="preserve">s ability to balance the cost of governance with the revenues generated from firms </w:t>
      </w:r>
      <w:del w:id="1956" w:author="." w:date="2025-03-04T19:13:00Z" w16du:dateUtc="2025-03-04T11:13:00Z">
        <w:r w:rsidRPr="00154FED" w:rsidDel="00D9155C">
          <w:delText xml:space="preserve">that </w:delText>
        </w:r>
      </w:del>
      <w:r w:rsidRPr="00154FED">
        <w:t>engag</w:t>
      </w:r>
      <w:del w:id="1957" w:author="." w:date="2025-03-04T19:13:00Z" w16du:dateUtc="2025-03-04T11:13:00Z">
        <w:r w:rsidRPr="00154FED" w:rsidDel="00D9155C">
          <w:delText>e</w:delText>
        </w:r>
      </w:del>
      <w:ins w:id="1958" w:author="." w:date="2025-03-04T19:13:00Z" w16du:dateUtc="2025-03-04T11:13:00Z">
        <w:r w:rsidR="00D9155C" w:rsidRPr="00154FED">
          <w:t>ed</w:t>
        </w:r>
      </w:ins>
      <w:r w:rsidRPr="00154FED">
        <w:t xml:space="preserve"> in manipulation is crucial to </w:t>
      </w:r>
      <w:r w:rsidRPr="00154FED">
        <w:lastRenderedPageBreak/>
        <w:t xml:space="preserve">this </w:t>
      </w:r>
      <w:r w:rsidR="00E351B2" w:rsidRPr="00154FED">
        <w:t>mechanism</w:t>
      </w:r>
      <w:r w:rsidRPr="00154FED">
        <w:t>. Thus, governance strategies can be both a protective measure and a means to sustain platform growth.</w:t>
      </w:r>
    </w:p>
    <w:p w14:paraId="268D710C" w14:textId="1CACA865" w:rsidR="00865FED" w:rsidRPr="00154FED" w:rsidRDefault="00865FED" w:rsidP="008F5698">
      <w:pPr>
        <w:pStyle w:val="-8"/>
        <w:spacing w:line="360" w:lineRule="auto"/>
      </w:pPr>
      <w:r w:rsidRPr="00154FED">
        <w:t xml:space="preserve">Third, platform governance is a mechanism to resolve the </w:t>
      </w:r>
      <w:ins w:id="1959" w:author="." w:date="2025-03-04T19:13:00Z" w16du:dateUtc="2025-03-04T11:13:00Z">
        <w:r w:rsidR="00AE6318" w:rsidRPr="00154FED">
          <w:t xml:space="preserve">so-called </w:t>
        </w:r>
      </w:ins>
      <w:r w:rsidRPr="00154FED">
        <w:t>prisoner</w:t>
      </w:r>
      <w:r w:rsidR="0010046F" w:rsidRPr="00154FED">
        <w:t>’</w:t>
      </w:r>
      <w:r w:rsidRPr="00154FED">
        <w:t>s dilemma</w:t>
      </w:r>
      <w:r w:rsidRPr="00154FED">
        <w:rPr>
          <w:rFonts w:hint="eastAsia"/>
        </w:rPr>
        <w:t>.</w:t>
      </w:r>
      <w:r w:rsidRPr="00154FED">
        <w:t xml:space="preserve"> One of the core findings is that platform governance plays a critical role in resolving </w:t>
      </w:r>
      <w:del w:id="1960" w:author="." w:date="2025-03-04T19:13:00Z" w16du:dateUtc="2025-03-04T11:13:00Z">
        <w:r w:rsidRPr="00154FED" w:rsidDel="00AE6318">
          <w:delText>the prisoner</w:delText>
        </w:r>
        <w:r w:rsidR="0010046F" w:rsidRPr="00154FED" w:rsidDel="00AE6318">
          <w:delText>’</w:delText>
        </w:r>
        <w:r w:rsidRPr="00154FED" w:rsidDel="00AE6318">
          <w:delText>s</w:delText>
        </w:r>
      </w:del>
      <w:ins w:id="1961" w:author="." w:date="2025-03-04T19:13:00Z" w16du:dateUtc="2025-03-04T11:13:00Z">
        <w:r w:rsidR="00AE6318" w:rsidRPr="00154FED">
          <w:t>this</w:t>
        </w:r>
      </w:ins>
      <w:r w:rsidRPr="00154FED">
        <w:t xml:space="preserve"> dilemma</w:t>
      </w:r>
      <w:ins w:id="1962" w:author="." w:date="2025-03-04T19:13:00Z" w16du:dateUtc="2025-03-04T11:13:00Z">
        <w:r w:rsidR="00AE6318" w:rsidRPr="00154FED">
          <w:t xml:space="preserve">, which </w:t>
        </w:r>
      </w:ins>
      <w:del w:id="1963" w:author="." w:date="2025-03-04T19:13:00Z" w16du:dateUtc="2025-03-04T11:13:00Z">
        <w:r w:rsidRPr="00154FED" w:rsidDel="00AE6318">
          <w:delText xml:space="preserve"> that </w:delText>
        </w:r>
      </w:del>
      <w:r w:rsidRPr="00154FED">
        <w:t xml:space="preserve">often traps competitive firms. In the absence of governance, firms—whether superior or inferior—are compelled to engage in review manipulation due to competitive pressures. This mutual manipulation leads to suboptimal outcomes for both parties. However, when the platform imposes governance measures, firms are disincentivized from manipulating, as the associated penalties and costs outweigh </w:t>
      </w:r>
      <w:ins w:id="1964" w:author="." w:date="2025-03-04T19:13:00Z" w16du:dateUtc="2025-03-04T11:13:00Z">
        <w:r w:rsidR="00266CD5" w:rsidRPr="00154FED">
          <w:t xml:space="preserve">the </w:t>
        </w:r>
      </w:ins>
      <w:r w:rsidRPr="00154FED">
        <w:t xml:space="preserve">potential short-term gains. </w:t>
      </w:r>
      <w:ins w:id="1965" w:author="." w:date="2025-03-04T19:13:00Z" w16du:dateUtc="2025-03-04T11:13:00Z">
        <w:r w:rsidR="00266CD5" w:rsidRPr="00154FED">
          <w:t>Thus, we can</w:t>
        </w:r>
      </w:ins>
      <w:ins w:id="1966" w:author="." w:date="2025-03-04T19:14:00Z" w16du:dateUtc="2025-03-04T11:14:00Z">
        <w:r w:rsidR="00266CD5" w:rsidRPr="00154FED">
          <w:t xml:space="preserve"> say that g</w:t>
        </w:r>
      </w:ins>
      <w:del w:id="1967" w:author="." w:date="2025-03-04T19:14:00Z" w16du:dateUtc="2025-03-04T11:14:00Z">
        <w:r w:rsidRPr="00154FED" w:rsidDel="00266CD5">
          <w:delText>G</w:delText>
        </w:r>
      </w:del>
      <w:r w:rsidRPr="00154FED">
        <w:t xml:space="preserve">overnance </w:t>
      </w:r>
      <w:del w:id="1968" w:author="." w:date="2025-03-04T19:14:00Z" w16du:dateUtc="2025-03-04T11:14:00Z">
        <w:r w:rsidRPr="00154FED" w:rsidDel="00266CD5">
          <w:delText xml:space="preserve">thus </w:delText>
        </w:r>
      </w:del>
      <w:r w:rsidRPr="00154FED">
        <w:t xml:space="preserve">provides firms with an opportunity to escape the destructive cycle of competitive manipulation. However, we </w:t>
      </w:r>
      <w:ins w:id="1969" w:author="." w:date="2025-03-04T19:14:00Z" w16du:dateUtc="2025-03-04T11:14:00Z">
        <w:r w:rsidR="008E4775" w:rsidRPr="00154FED">
          <w:t xml:space="preserve">also </w:t>
        </w:r>
      </w:ins>
      <w:r w:rsidRPr="00154FED">
        <w:t>find that this mechanism does not always hold. In Section 4.5, we demonstrate that</w:t>
      </w:r>
      <w:ins w:id="1970" w:author="." w:date="2025-03-04T19:14:00Z" w16du:dateUtc="2025-03-04T11:14:00Z">
        <w:r w:rsidR="00973466" w:rsidRPr="00154FED">
          <w:t xml:space="preserve">, </w:t>
        </w:r>
      </w:ins>
      <w:del w:id="1971" w:author="." w:date="2025-03-04T19:14:00Z" w16du:dateUtc="2025-03-04T11:14:00Z">
        <w:r w:rsidRPr="00154FED" w:rsidDel="00973466">
          <w:delText xml:space="preserve"> </w:delText>
        </w:r>
      </w:del>
      <w:ins w:id="1972" w:author="." w:date="2025-03-04T19:14:00Z" w16du:dateUtc="2025-03-04T11:14:00Z">
        <w:r w:rsidR="00973466" w:rsidRPr="00154FED">
          <w:t xml:space="preserve">even with platform governance, </w:t>
        </w:r>
      </w:ins>
      <w:r w:rsidRPr="00154FED">
        <w:t xml:space="preserve">within certain ranges, </w:t>
      </w:r>
      <w:del w:id="1973" w:author="." w:date="2025-03-04T19:14:00Z" w16du:dateUtc="2025-03-04T11:14:00Z">
        <w:r w:rsidRPr="00154FED" w:rsidDel="00973466">
          <w:delText xml:space="preserve">even with platform governance, </w:delText>
        </w:r>
      </w:del>
      <w:r w:rsidRPr="00154FED">
        <w:t>manipulation is not the optimal strategy for firms when they both choose to engage in it. From a broader perspective, this behavior ca</w:t>
      </w:r>
      <w:del w:id="1974" w:author="." w:date="2025-03-04T20:00:00Z" w16du:dateUtc="2025-03-04T12:00:00Z">
        <w:r w:rsidRPr="00154FED" w:rsidDel="00015E15">
          <w:delText>n i</w:delText>
        </w:r>
      </w:del>
      <w:r w:rsidRPr="00154FED">
        <w:t>n</w:t>
      </w:r>
      <w:del w:id="1975" w:author="." w:date="2025-03-04T20:00:00Z" w16du:dateUtc="2025-03-04T12:00:00Z">
        <w:r w:rsidRPr="00154FED" w:rsidDel="00015E15">
          <w:delText>stead</w:delText>
        </w:r>
      </w:del>
      <w:r w:rsidRPr="00154FED">
        <w:t xml:space="preserve"> lead them into a prisoner</w:t>
      </w:r>
      <w:r w:rsidR="0010046F" w:rsidRPr="00154FED">
        <w:t>’</w:t>
      </w:r>
      <w:r w:rsidRPr="00154FED">
        <w:t>s dilemma.</w:t>
      </w:r>
    </w:p>
    <w:p w14:paraId="7EED5B83" w14:textId="7D3301BC" w:rsidR="00865FED" w:rsidRPr="00154FED" w:rsidRDefault="00865FED" w:rsidP="008F5698">
      <w:pPr>
        <w:pStyle w:val="-8"/>
        <w:spacing w:line="360" w:lineRule="auto"/>
        <w:rPr>
          <w:ins w:id="1976" w:author="." w:date="2025-03-04T19:15:00Z" w16du:dateUtc="2025-03-04T11:15:00Z"/>
        </w:rPr>
      </w:pPr>
      <w:r w:rsidRPr="00154FED">
        <w:t xml:space="preserve">In addition, by incorporating time into our model, we also analyze the impact of time on platform governance. The interaction between platform governance and firm manipulation is dynamic and evolves over time. In the early stages, platforms may delay implementing governance to benefit from the initial influx of </w:t>
      </w:r>
      <w:r w:rsidR="00EF767B" w:rsidRPr="00154FED">
        <w:t>consumers</w:t>
      </w:r>
      <w:r w:rsidRPr="00154FED">
        <w:t xml:space="preserve"> </w:t>
      </w:r>
      <w:del w:id="1977" w:author="." w:date="2025-03-04T19:14:00Z" w16du:dateUtc="2025-03-04T11:14:00Z">
        <w:r w:rsidRPr="00154FED" w:rsidDel="00B53FCC">
          <w:delText>brought by</w:delText>
        </w:r>
      </w:del>
      <w:ins w:id="1978" w:author="." w:date="2025-03-04T19:14:00Z" w16du:dateUtc="2025-03-04T11:14:00Z">
        <w:r w:rsidR="00B53FCC" w:rsidRPr="00154FED">
          <w:t>brought on by</w:t>
        </w:r>
      </w:ins>
      <w:r w:rsidRPr="00154FED">
        <w:t xml:space="preserve"> manipulated reviews. However, as time progresses and manipulation becomes more evident, the platform is likely to introduce governance measures. This transition is driven by the long-term necessity of maintaining consumer trust and market integrity, </w:t>
      </w:r>
      <w:del w:id="1979" w:author="." w:date="2025-03-04T19:15:00Z" w16du:dateUtc="2025-03-04T11:15:00Z">
        <w:r w:rsidRPr="00154FED" w:rsidDel="00F767A8">
          <w:delText xml:space="preserve">which </w:delText>
        </w:r>
      </w:del>
      <w:r w:rsidRPr="00154FED">
        <w:t xml:space="preserve">eventually </w:t>
      </w:r>
      <w:del w:id="1980" w:author="." w:date="2025-03-04T19:15:00Z" w16du:dateUtc="2025-03-04T11:15:00Z">
        <w:r w:rsidRPr="00154FED" w:rsidDel="00F767A8">
          <w:delText xml:space="preserve">outweighs </w:delText>
        </w:r>
      </w:del>
      <w:ins w:id="1981" w:author="." w:date="2025-03-04T19:15:00Z" w16du:dateUtc="2025-03-04T11:15:00Z">
        <w:r w:rsidR="00F767A8" w:rsidRPr="00154FED">
          <w:t xml:space="preserve">outweighing </w:t>
        </w:r>
      </w:ins>
      <w:del w:id="1982" w:author="." w:date="2025-03-04T19:15:00Z" w16du:dateUtc="2025-03-04T11:15:00Z">
        <w:r w:rsidRPr="00154FED" w:rsidDel="00F767A8">
          <w:delText xml:space="preserve">the </w:delText>
        </w:r>
      </w:del>
      <w:r w:rsidRPr="00154FED">
        <w:t xml:space="preserve">short-term revenue gains from </w:t>
      </w:r>
      <w:r w:rsidR="00EF767B" w:rsidRPr="00154FED">
        <w:t>unfiltered</w:t>
      </w:r>
      <w:r w:rsidRPr="00154FED">
        <w:t xml:space="preserve"> manipulation. Our simulations demonstrate that</w:t>
      </w:r>
      <w:ins w:id="1983" w:author="." w:date="2025-03-04T20:00:00Z" w16du:dateUtc="2025-03-04T12:00:00Z">
        <w:r w:rsidR="00FC538D">
          <w:t>,</w:t>
        </w:r>
      </w:ins>
      <w:r w:rsidRPr="00154FED">
        <w:t xml:space="preserve"> over time, the benefits of governance stabilize, while the platform</w:t>
      </w:r>
      <w:r w:rsidR="0010046F" w:rsidRPr="00154FED">
        <w:t>’</w:t>
      </w:r>
      <w:r w:rsidRPr="00154FED">
        <w:t xml:space="preserve">s profitability remains robust due to enhanced consumer </w:t>
      </w:r>
      <w:r w:rsidR="00EF767B" w:rsidRPr="00154FED">
        <w:t>trust</w:t>
      </w:r>
      <w:r w:rsidRPr="00154FED">
        <w:t>.</w:t>
      </w:r>
    </w:p>
    <w:p w14:paraId="67F0D282" w14:textId="72C061F5" w:rsidR="009052F2" w:rsidRPr="00154FED" w:rsidDel="00FC538D" w:rsidRDefault="009052F2" w:rsidP="008F5698">
      <w:pPr>
        <w:pStyle w:val="-8"/>
        <w:spacing w:line="360" w:lineRule="auto"/>
        <w:rPr>
          <w:del w:id="1984" w:author="." w:date="2025-03-04T20:00:00Z" w16du:dateUtc="2025-03-04T12:00:00Z"/>
        </w:rPr>
      </w:pPr>
    </w:p>
    <w:bookmarkEnd w:id="1938"/>
    <w:p w14:paraId="40656B1B" w14:textId="301BDC6F" w:rsidR="00EB775C" w:rsidRPr="00154FED" w:rsidRDefault="00900B66" w:rsidP="008F5698">
      <w:pPr>
        <w:pStyle w:val="-2"/>
        <w:spacing w:line="360" w:lineRule="auto"/>
      </w:pPr>
      <w:r w:rsidRPr="00154FED">
        <w:t xml:space="preserve">Theoretical </w:t>
      </w:r>
      <w:r w:rsidR="00F83C81" w:rsidRPr="00154FED">
        <w:rPr>
          <w:rFonts w:hint="eastAsia"/>
        </w:rPr>
        <w:t>contributions</w:t>
      </w:r>
    </w:p>
    <w:p w14:paraId="35977F95" w14:textId="3388E833" w:rsidR="00584481" w:rsidRPr="00154FED" w:rsidRDefault="00567263" w:rsidP="008F5698">
      <w:pPr>
        <w:pStyle w:val="-8"/>
        <w:spacing w:line="360" w:lineRule="auto"/>
      </w:pPr>
      <w:bookmarkStart w:id="1985" w:name="_Hlk167784867"/>
      <w:r w:rsidRPr="00154FED">
        <w:t xml:space="preserve">From a theoretical perspective, the findings of this study make several contributions to the current literature. </w:t>
      </w:r>
      <w:r w:rsidR="007A49F1" w:rsidRPr="00154FED">
        <w:rPr>
          <w:rStyle w:val="text-dst"/>
        </w:rPr>
        <w:t xml:space="preserve">First, </w:t>
      </w:r>
      <w:r w:rsidR="00584481" w:rsidRPr="00154FED">
        <w:rPr>
          <w:rFonts w:hint="eastAsia"/>
        </w:rPr>
        <w:t>o</w:t>
      </w:r>
      <w:r w:rsidR="00584481" w:rsidRPr="00154FED">
        <w:t xml:space="preserve">ne of the key theoretical contributions is the integration of platform governance into the analysis of competitive firm behaviors. Previous studies have </w:t>
      </w:r>
      <w:del w:id="1986" w:author="." w:date="2025-03-04T19:15:00Z" w16du:dateUtc="2025-03-04T11:15:00Z">
        <w:r w:rsidR="00584481" w:rsidRPr="00154FED" w:rsidDel="003022E4">
          <w:delText xml:space="preserve">largely </w:delText>
        </w:r>
      </w:del>
      <w:ins w:id="1987" w:author="." w:date="2025-03-04T19:15:00Z" w16du:dateUtc="2025-03-04T11:15:00Z">
        <w:r w:rsidR="003022E4" w:rsidRPr="00154FED">
          <w:t xml:space="preserve">predominantly </w:t>
        </w:r>
      </w:ins>
      <w:r w:rsidR="00584481" w:rsidRPr="00154FED">
        <w:t xml:space="preserve">examined online review manipulation in isolation </w:t>
      </w:r>
      <w:r w:rsidR="00584481" w:rsidRPr="00154FED">
        <w:fldChar w:fldCharType="begin"/>
      </w:r>
      <w:r w:rsidR="001D600F" w:rsidRPr="00154FED">
        <w:instrText xml:space="preserve"> ADDIN ZOTERO_ITEM CSL_CITATION {"citationID":"plOEXzfJ","properties":{"formattedCitation":"[2,3]","plainCitation":"[2,3]","noteIndex":0},"citationItems":[{"id":156,"uris":["http://zotero.org/users/local/NlrNCHla/items/F3J2XGDC"],"itemData":{"id":156,"type":"article-journal","abstract":"Online reviews have a significant influence on consumers, and consequently firms are motivated to manipulate online reviews to promote their own products. This paper develops an analytical model to systematically explore the impact of online review manipulation on asymmetrical firms who sell substitutable search products in a competing market. Results show that a firm’s manipulation of online reviews is not necessary to hurt its competitor’s profit. In addition, if firms are free to choose whether to manipulate online reviews, both firms will always choose to manipulate online reviews. Moreover, there exists a prisoner’s dilemma in which online reviews are overmanipulated.","container-title":"Information &amp; Management","DOI":"10.1016/j.im.2019.103244","ISSN":"0378-7206","issue":"6","journalAbbreviation":"Information &amp; Management","language":"en","page":"103244","source":"ScienceDirect","title":"Online review manipulation by asymmetrical firms: Is a firm’s manipulation of online reviews always detrimental to its competitor?","title-short":"Online review manipulation by asymmetrical firms","volume":"57","author":[{"family":"Cao","given":"Huanhuan"}],"issued":{"date-parts":[["2020",9,1]]}}},{"id":41,"uris":["http://zotero.org/users/local/NlrNCHla/items/7A9STB9N"],"itemData":{"id":41,"type":"article-journal","abstract":"Firms' incentives to manufacture biased user reviews impede review usefulness. We examine the differences in reviews for a given hotel between two sites: Expedia.com (only a customer can post a review) and TripAdvisor.com (anyone can post). We argue that the net gains from promotional reviewing are highest for independent hotels with single-unit owners and lowest for branded chain hotels with multiunit owners. We demonstrate that the hotel neighbors of hotels with a high incentive to fake have more negative reviews on TripAdvisor relative to Expedia; hotels with a high incentive to fake have more positive reviews on TripAdvisor relative to Expedia. (JEL L15, L83, M31)","container-title":"American Economic Review","DOI":"10.1257/aer.104.8.2421","ISSN":"0002-8282","issue":"8","journalAbbreviation":"American Economic Review","language":"en","page":"2421-2455","source":"DOI.org (Crossref)","title":"Promotional Reviews: An Empirical Investigation of Online Review Manipulation","title-short":"Promotional Reviews","volume":"104","author":[{"family":"Mayzlin","given":"Dina"},{"family":"Dover","given":"Yaniv"},{"family":"Chevalier","given":"Judith"}],"issued":{"date-parts":[["2014",8,1]]}}}],"schema":"https://github.com/citation-style-language/schema/raw/master/csl-citation.json"} </w:instrText>
      </w:r>
      <w:r w:rsidR="00584481" w:rsidRPr="00154FED">
        <w:fldChar w:fldCharType="separate"/>
      </w:r>
      <w:r w:rsidR="001D600F" w:rsidRPr="00154FED">
        <w:rPr>
          <w:rFonts w:cs="Times New Roman"/>
        </w:rPr>
        <w:t>[2,3]</w:t>
      </w:r>
      <w:r w:rsidR="00584481" w:rsidRPr="00154FED">
        <w:fldChar w:fldCharType="end"/>
      </w:r>
      <w:r w:rsidR="00584481" w:rsidRPr="00154FED">
        <w:t xml:space="preserve">, focusing either on the </w:t>
      </w:r>
      <w:r w:rsidR="00584481" w:rsidRPr="00154FED">
        <w:lastRenderedPageBreak/>
        <w:t xml:space="preserve">effects of manipulation between firms or on platform governance as a separate regulatory mechanism. By embedding the platform as an active player in a three-party game model, </w:t>
      </w:r>
      <w:del w:id="1988" w:author="." w:date="2025-03-04T19:15:00Z" w16du:dateUtc="2025-03-04T11:15:00Z">
        <w:r w:rsidR="00584481" w:rsidRPr="00154FED" w:rsidDel="00587A89">
          <w:delText xml:space="preserve">this </w:delText>
        </w:r>
      </w:del>
      <w:ins w:id="1989" w:author="." w:date="2025-03-04T19:15:00Z" w16du:dateUtc="2025-03-04T11:15:00Z">
        <w:r w:rsidR="00587A89" w:rsidRPr="00154FED">
          <w:t xml:space="preserve">the present </w:t>
        </w:r>
      </w:ins>
      <w:r w:rsidR="00584481" w:rsidRPr="00154FED">
        <w:t>study advances the understanding of how platforms influence the strategic decisions of competing firms</w:t>
      </w:r>
      <w:r w:rsidR="00EF767B" w:rsidRPr="00154FED">
        <w:t xml:space="preserve"> </w:t>
      </w:r>
      <w:ins w:id="1990" w:author="." w:date="2025-03-04T19:15:00Z" w16du:dateUtc="2025-03-04T11:15:00Z">
        <w:r w:rsidR="00587A89" w:rsidRPr="00154FED">
          <w:t xml:space="preserve">engaged </w:t>
        </w:r>
      </w:ins>
      <w:ins w:id="1991" w:author="." w:date="2025-03-04T19:16:00Z" w16du:dateUtc="2025-03-04T11:16:00Z">
        <w:r w:rsidR="00587A89" w:rsidRPr="00154FED">
          <w:t>in</w:t>
        </w:r>
      </w:ins>
      <w:del w:id="1992" w:author="." w:date="2025-03-04T19:15:00Z" w16du:dateUtc="2025-03-04T11:15:00Z">
        <w:r w:rsidR="00EF767B" w:rsidRPr="00154FED" w:rsidDel="00587A89">
          <w:delText>in</w:delText>
        </w:r>
      </w:del>
      <w:r w:rsidR="00EF767B" w:rsidRPr="00154FED">
        <w:t xml:space="preserve"> review manipulation</w:t>
      </w:r>
      <w:r w:rsidR="00584481" w:rsidRPr="00154FED">
        <w:t xml:space="preserve">. </w:t>
      </w:r>
      <w:ins w:id="1993" w:author="." w:date="2025-03-04T19:16:00Z" w16du:dateUtc="2025-03-04T11:16:00Z">
        <w:r w:rsidR="00132A19" w:rsidRPr="00154FED">
          <w:t>Therefore, such an</w:t>
        </w:r>
      </w:ins>
      <w:del w:id="1994" w:author="." w:date="2025-03-04T19:16:00Z" w16du:dateUtc="2025-03-04T11:16:00Z">
        <w:r w:rsidR="00584481" w:rsidRPr="00154FED" w:rsidDel="00132A19">
          <w:delText>This</w:delText>
        </w:r>
      </w:del>
      <w:r w:rsidR="00584481" w:rsidRPr="00154FED">
        <w:t xml:space="preserve"> approach provides a more comprehensive view of the interplay between platform governance and market competition. </w:t>
      </w:r>
    </w:p>
    <w:p w14:paraId="3CA57991" w14:textId="0A20AFC2" w:rsidR="00584481" w:rsidRPr="00154FED" w:rsidRDefault="00230274" w:rsidP="008F5698">
      <w:pPr>
        <w:pStyle w:val="-8"/>
        <w:spacing w:line="360" w:lineRule="auto"/>
      </w:pPr>
      <w:r w:rsidRPr="00154FED">
        <w:t xml:space="preserve">Second, </w:t>
      </w:r>
      <w:r w:rsidR="004C04EC" w:rsidRPr="00154FED">
        <w:t xml:space="preserve">this paper considers the economic interests </w:t>
      </w:r>
      <w:r w:rsidR="00584481" w:rsidRPr="00154FED">
        <w:t>behind</w:t>
      </w:r>
      <w:r w:rsidR="004C04EC" w:rsidRPr="00154FED">
        <w:t xml:space="preserve"> the </w:t>
      </w:r>
      <w:ins w:id="1995" w:author="." w:date="2025-03-04T19:16:00Z" w16du:dateUtc="2025-03-04T11:16:00Z">
        <w:r w:rsidR="00BA16FB" w:rsidRPr="00154FED">
          <w:t xml:space="preserve">decision to implement </w:t>
        </w:r>
      </w:ins>
      <w:r w:rsidR="004C04EC" w:rsidRPr="00154FED">
        <w:t>platform</w:t>
      </w:r>
      <w:r w:rsidR="00584481" w:rsidRPr="00154FED">
        <w:t xml:space="preserve"> governance</w:t>
      </w:r>
      <w:r w:rsidR="004C04EC" w:rsidRPr="00154FED">
        <w:t xml:space="preserve">. </w:t>
      </w:r>
      <w:r w:rsidR="00584481" w:rsidRPr="00154FED">
        <w:t xml:space="preserve">Unlike </w:t>
      </w:r>
      <w:ins w:id="1996" w:author="." w:date="2025-03-04T19:16:00Z" w16du:dateUtc="2025-03-04T11:16:00Z">
        <w:r w:rsidR="00B86CEA" w:rsidRPr="00154FED">
          <w:t xml:space="preserve">the </w:t>
        </w:r>
      </w:ins>
      <w:r w:rsidR="00584481" w:rsidRPr="00154FED">
        <w:t xml:space="preserve">existing literature that tends to treat platform governance as a purely regulatory mechanism, this study explores the economic motivations behind platform governance decisions. </w:t>
      </w:r>
      <w:ins w:id="1997" w:author="." w:date="2025-03-04T19:16:00Z" w16du:dateUtc="2025-03-04T11:16:00Z">
        <w:r w:rsidR="00B86CEA" w:rsidRPr="00154FED">
          <w:t>In particular, this work</w:t>
        </w:r>
      </w:ins>
      <w:del w:id="1998" w:author="." w:date="2025-03-04T19:16:00Z" w16du:dateUtc="2025-03-04T11:16:00Z">
        <w:r w:rsidR="00584481" w:rsidRPr="00154FED" w:rsidDel="00B86CEA">
          <w:delText>It</w:delText>
        </w:r>
      </w:del>
      <w:r w:rsidR="00584481" w:rsidRPr="00154FED">
        <w:t xml:space="preserve"> demonstrates that platforms do not merely impose governance to curb manipulative behavior but also weigh governance against their own profitability. </w:t>
      </w:r>
      <w:del w:id="1999" w:author="." w:date="2025-03-04T19:16:00Z" w16du:dateUtc="2025-03-04T11:16:00Z">
        <w:r w:rsidR="00584481" w:rsidRPr="00154FED" w:rsidDel="000A284E">
          <w:delText xml:space="preserve">By </w:delText>
        </w:r>
      </w:del>
      <w:ins w:id="2000" w:author="." w:date="2025-03-04T19:16:00Z" w16du:dateUtc="2025-03-04T11:16:00Z">
        <w:r w:rsidR="000A284E" w:rsidRPr="00154FED">
          <w:t xml:space="preserve">Thus, by </w:t>
        </w:r>
      </w:ins>
      <w:r w:rsidR="00584481" w:rsidRPr="00154FED">
        <w:t xml:space="preserve">modeling the platform as a strategic actor driven by economic incentives, </w:t>
      </w:r>
      <w:del w:id="2001" w:author="." w:date="2025-03-04T19:16:00Z" w16du:dateUtc="2025-03-04T11:16:00Z">
        <w:r w:rsidR="00584481" w:rsidRPr="00154FED" w:rsidDel="000A284E">
          <w:delText xml:space="preserve">this </w:delText>
        </w:r>
      </w:del>
      <w:ins w:id="2002" w:author="." w:date="2025-03-04T19:16:00Z" w16du:dateUtc="2025-03-04T11:16:00Z">
        <w:r w:rsidR="000A284E" w:rsidRPr="00154FED">
          <w:t xml:space="preserve">the current </w:t>
        </w:r>
      </w:ins>
      <w:r w:rsidR="00584481" w:rsidRPr="00154FED">
        <w:t>research adds depth to the understanding of how platforms balance short-term profits with long-term sustainability</w:t>
      </w:r>
      <w:ins w:id="2003" w:author="." w:date="2025-03-04T19:16:00Z" w16du:dateUtc="2025-03-04T11:16:00Z">
        <w:r w:rsidR="000A284E" w:rsidRPr="00154FED">
          <w:t>. In doing so, the presen</w:t>
        </w:r>
      </w:ins>
      <w:ins w:id="2004" w:author="." w:date="2025-03-04T19:17:00Z" w16du:dateUtc="2025-03-04T11:17:00Z">
        <w:r w:rsidR="000A284E" w:rsidRPr="00154FED">
          <w:t xml:space="preserve">t work </w:t>
        </w:r>
      </w:ins>
      <w:del w:id="2005" w:author="." w:date="2025-03-04T19:16:00Z" w16du:dateUtc="2025-03-04T11:16:00Z">
        <w:r w:rsidR="00584481" w:rsidRPr="00154FED" w:rsidDel="000A284E">
          <w:delText xml:space="preserve">, </w:delText>
        </w:r>
      </w:del>
      <w:r w:rsidR="00584481" w:rsidRPr="00154FED">
        <w:t>offer</w:t>
      </w:r>
      <w:del w:id="2006" w:author="." w:date="2025-03-04T19:17:00Z" w16du:dateUtc="2025-03-04T11:17:00Z">
        <w:r w:rsidR="00584481" w:rsidRPr="00154FED" w:rsidDel="000A284E">
          <w:delText xml:space="preserve">ing </w:delText>
        </w:r>
      </w:del>
      <w:ins w:id="2007" w:author="." w:date="2025-03-04T19:17:00Z" w16du:dateUtc="2025-03-04T11:17:00Z">
        <w:r w:rsidR="000A284E" w:rsidRPr="00154FED">
          <w:t xml:space="preserve">s </w:t>
        </w:r>
      </w:ins>
      <w:r w:rsidR="00584481" w:rsidRPr="00154FED">
        <w:t>fresh insights into the economic rationale behind governance strategies, which ha</w:t>
      </w:r>
      <w:del w:id="2008" w:author="." w:date="2025-03-04T20:00:00Z" w16du:dateUtc="2025-03-04T12:00:00Z">
        <w:r w:rsidR="00584481" w:rsidRPr="00154FED" w:rsidDel="00FC538D">
          <w:delText>s</w:delText>
        </w:r>
      </w:del>
      <w:ins w:id="2009" w:author="." w:date="2025-03-04T20:00:00Z" w16du:dateUtc="2025-03-04T12:00:00Z">
        <w:r w:rsidR="00FC538D">
          <w:t>ve</w:t>
        </w:r>
      </w:ins>
      <w:r w:rsidR="00584481" w:rsidRPr="00154FED">
        <w:t xml:space="preserve"> not been discussed in previous </w:t>
      </w:r>
      <w:commentRangeStart w:id="2010"/>
      <w:r w:rsidR="00584481" w:rsidRPr="00154FED">
        <w:t>literature</w:t>
      </w:r>
      <w:commentRangeEnd w:id="2010"/>
      <w:r w:rsidR="000A284E" w:rsidRPr="00154FED">
        <w:rPr>
          <w:rStyle w:val="CommentReference"/>
          <w:rFonts w:asciiTheme="minorHAnsi" w:eastAsiaTheme="minorEastAsia" w:hAnsiTheme="minorHAnsi"/>
        </w:rPr>
        <w:commentReference w:id="2010"/>
      </w:r>
      <w:r w:rsidR="00584481" w:rsidRPr="00154FED">
        <w:t xml:space="preserve"> </w:t>
      </w:r>
      <w:r w:rsidR="00584481" w:rsidRPr="00154FED">
        <w:fldChar w:fldCharType="begin"/>
      </w:r>
      <w:r w:rsidR="001D600F" w:rsidRPr="00154FED">
        <w:instrText xml:space="preserve"> ADDIN ZOTERO_ITEM CSL_CITATION {"citationID":"jsZfa4hp","properties":{"formattedCitation":"[13]","plainCitation":"[13]","noteIndex":0},"citationItems":[{"id":1222,"uris":["http://zotero.org/users/local/NlrNCHla/items/TU8ZQTSJ"],"itemData":{"id":1222,"type":"article-journal","abstract":"Strategic sellers on some online selling platforms have recently been using a conditional-rebate strategy to manipulate product reviews under which only purchasing consumers who post positive reviews online are eligible to redeem the rebate. A key concern for the conditional rebate is that it can easily induce fake reviews, which might be harmful to consumers and society. We develop a microbehavioral model capturing consumers’ review-sharing beneﬁt, review-posting cost, and moral cost of lying to examine the seller’s optimal pricing and rebate decisions. We derive three equilibria: the no-rebate, organic-review equilibrium; the low-rebate, boosted-authentic-review equilibrium; and the high-rebate, partially-fake-review equilibrium. We ﬁnd that the seller’s optimal price and rebate decisions critically depend on both the review-posting and moral costs. The seller adopts the no-rebate strategy when the review-posting cost is low but the moral cost is high, the low-rebate strategy when the review-posting cost is high or when the reviewposting cost is intermediate and the moral cost is high, and the high-rebate strategy when the review-posting cost is not too high and the moral cost is low. Our results suggest that it is not always proﬁtable for strategic sellers to adopt the conditional-rebate strategy. Even if the conditional-rebate strategy is adopted, it does not always result in fake reviews. Furthermore, we ﬁnd that, compared with the benchmark of no rebate, conditional rebates do not always hurt consumer surplus or social welfare. When a low (high) rebate is offered, if the review-posting cost is not too low (not very high), the conditional-rebate strategy can even lead to higher consumer surplus and social welfare. Our ﬁndings shed new light on the platform-policy debate about the fake-review phenomenon induced by conditional rebates.","container-title":"Information Systems Research","DOI":"10.1287/isre.2021.1048","ISSN":"1047-7047, 1526-5536","issue":"1","journalAbbreviation":"Information Systems Research","language":"en","page":"224-243","source":"DOI.org (Crossref)","title":"An Economic Analysis of Rebates Conditional on Positive Reviews","volume":"33","author":[{"family":"Chen","given":"Jianqing"},{"family":"Guo","given":"Zhiling"},{"family":"Huang","given":"Jian"}],"issued":{"date-parts":[["2022",3]]}}}],"schema":"https://github.com/citation-style-language/schema/raw/master/csl-citation.json"} </w:instrText>
      </w:r>
      <w:r w:rsidR="00584481" w:rsidRPr="00154FED">
        <w:fldChar w:fldCharType="separate"/>
      </w:r>
      <w:r w:rsidR="001D600F" w:rsidRPr="00154FED">
        <w:rPr>
          <w:rFonts w:cs="Times New Roman"/>
        </w:rPr>
        <w:t>[13]</w:t>
      </w:r>
      <w:r w:rsidR="00584481" w:rsidRPr="00154FED">
        <w:fldChar w:fldCharType="end"/>
      </w:r>
      <w:r w:rsidR="00584481" w:rsidRPr="00154FED">
        <w:t>.</w:t>
      </w:r>
    </w:p>
    <w:p w14:paraId="10C7F34A" w14:textId="100A1244" w:rsidR="00584481" w:rsidRPr="00154FED" w:rsidRDefault="00584481" w:rsidP="008F5698">
      <w:pPr>
        <w:pStyle w:val="-8"/>
        <w:spacing w:line="360" w:lineRule="auto"/>
      </w:pPr>
      <w:r w:rsidRPr="00154FED">
        <w:t>Third, this paper incorporat</w:t>
      </w:r>
      <w:r w:rsidR="0002054B" w:rsidRPr="00154FED">
        <w:t>es</w:t>
      </w:r>
      <w:r w:rsidRPr="00154FED">
        <w:t xml:space="preserve"> time into the model. By integrating a temporal dimension into the analysis, this research enhances the understanding of how strategies evolve over time within the context of platform governance and firm manipulation. Traditional models often provide a static view</w:t>
      </w:r>
      <w:ins w:id="2011" w:author="." w:date="2025-03-04T19:17:00Z" w16du:dateUtc="2025-03-04T11:17:00Z">
        <w:r w:rsidR="000A284E" w:rsidRPr="00154FED">
          <w:t xml:space="preserve"> and </w:t>
        </w:r>
      </w:ins>
      <w:del w:id="2012" w:author="." w:date="2025-03-04T19:17:00Z" w16du:dateUtc="2025-03-04T11:17:00Z">
        <w:r w:rsidRPr="00154FED" w:rsidDel="000A284E">
          <w:delText xml:space="preserve">, </w:delText>
        </w:r>
      </w:del>
      <w:r w:rsidRPr="00154FED">
        <w:t>fail</w:t>
      </w:r>
      <w:ins w:id="2013" w:author="." w:date="2025-03-04T19:17:00Z" w16du:dateUtc="2025-03-04T11:17:00Z">
        <w:r w:rsidR="000A284E" w:rsidRPr="00154FED">
          <w:t xml:space="preserve"> </w:t>
        </w:r>
      </w:ins>
      <w:del w:id="2014" w:author="." w:date="2025-03-04T19:17:00Z" w16du:dateUtc="2025-03-04T11:17:00Z">
        <w:r w:rsidRPr="00154FED" w:rsidDel="000A284E">
          <w:delText xml:space="preserve">ing </w:delText>
        </w:r>
      </w:del>
      <w:r w:rsidRPr="00154FED">
        <w:t xml:space="preserve">to capture the dynamic interactions between platforms and firms. </w:t>
      </w:r>
      <w:del w:id="2015" w:author="." w:date="2025-03-04T19:17:00Z" w16du:dateUtc="2025-03-04T11:17:00Z">
        <w:r w:rsidRPr="00154FED" w:rsidDel="001F1057">
          <w:delText xml:space="preserve">This </w:delText>
        </w:r>
      </w:del>
      <w:ins w:id="2016" w:author="." w:date="2025-03-04T19:17:00Z" w16du:dateUtc="2025-03-04T11:17:00Z">
        <w:r w:rsidR="001F1057" w:rsidRPr="00154FED">
          <w:t xml:space="preserve">In comparison, this </w:t>
        </w:r>
      </w:ins>
      <w:r w:rsidRPr="00154FED">
        <w:t>study shows that the timing of governance implementation affects both firms</w:t>
      </w:r>
      <w:r w:rsidR="0010046F" w:rsidRPr="00154FED">
        <w:t>’</w:t>
      </w:r>
      <w:r w:rsidRPr="00154FED">
        <w:t xml:space="preserve"> manipulation strategies and platform profitability. </w:t>
      </w:r>
      <w:commentRangeStart w:id="2017"/>
      <w:r w:rsidRPr="00154FED">
        <w:t>Over time,</w:t>
      </w:r>
      <w:del w:id="2018" w:author="." w:date="2025-03-04T19:17:00Z" w16du:dateUtc="2025-03-04T11:17:00Z">
        <w:r w:rsidRPr="00154FED" w:rsidDel="000B23BC">
          <w:delText xml:space="preserve"> as</w:delText>
        </w:r>
      </w:del>
      <w:r w:rsidRPr="00154FED">
        <w:t xml:space="preserve"> firms</w:t>
      </w:r>
      <w:ins w:id="2019" w:author="." w:date="2025-03-04T19:17:00Z" w16du:dateUtc="2025-03-04T11:17:00Z">
        <w:r w:rsidR="000B23BC" w:rsidRPr="00154FED">
          <w:t>’</w:t>
        </w:r>
      </w:ins>
      <w:r w:rsidRPr="00154FED">
        <w:t xml:space="preserve"> </w:t>
      </w:r>
      <w:ins w:id="2020" w:author="." w:date="2025-03-04T19:17:00Z" w16du:dateUtc="2025-03-04T11:17:00Z">
        <w:r w:rsidR="000B23BC" w:rsidRPr="00154FED">
          <w:t xml:space="preserve">incentive structures shift as they </w:t>
        </w:r>
      </w:ins>
      <w:r w:rsidRPr="00154FED">
        <w:t>adapt to governance measures</w:t>
      </w:r>
      <w:del w:id="2021" w:author="." w:date="2025-03-04T19:17:00Z" w16du:dateUtc="2025-03-04T11:17:00Z">
        <w:r w:rsidRPr="00154FED" w:rsidDel="000B23BC">
          <w:delText>, their incentive structures shift,</w:delText>
        </w:r>
      </w:del>
      <w:ins w:id="2022" w:author="." w:date="2025-03-04T19:17:00Z" w16du:dateUtc="2025-03-04T11:17:00Z">
        <w:r w:rsidR="000B23BC" w:rsidRPr="00154FED">
          <w:t xml:space="preserve">. This change </w:t>
        </w:r>
      </w:ins>
      <w:del w:id="2023" w:author="." w:date="2025-03-04T19:17:00Z" w16du:dateUtc="2025-03-04T11:17:00Z">
        <w:r w:rsidRPr="00154FED" w:rsidDel="000B23BC">
          <w:delText xml:space="preserve"> </w:delText>
        </w:r>
      </w:del>
      <w:r w:rsidRPr="00154FED">
        <w:t>demonstrat</w:t>
      </w:r>
      <w:del w:id="2024" w:author="." w:date="2025-03-04T19:18:00Z" w16du:dateUtc="2025-03-04T11:18:00Z">
        <w:r w:rsidRPr="00154FED" w:rsidDel="000B23BC">
          <w:delText xml:space="preserve">ing </w:delText>
        </w:r>
      </w:del>
      <w:ins w:id="2025" w:author="." w:date="2025-03-04T19:18:00Z" w16du:dateUtc="2025-03-04T11:18:00Z">
        <w:r w:rsidR="000B23BC" w:rsidRPr="00154FED">
          <w:t xml:space="preserve">es </w:t>
        </w:r>
      </w:ins>
      <w:r w:rsidRPr="00154FED">
        <w:t>that strategic interactions in</w:t>
      </w:r>
      <w:r w:rsidR="00EF767B" w:rsidRPr="00154FED">
        <w:t xml:space="preserve"> e-commerce </w:t>
      </w:r>
      <w:r w:rsidRPr="00154FED">
        <w:t>marketplaces are not only about immediate actions but also about long-term planning and adjustments.</w:t>
      </w:r>
      <w:commentRangeEnd w:id="2017"/>
      <w:r w:rsidR="000B23BC" w:rsidRPr="00154FED">
        <w:rPr>
          <w:rStyle w:val="CommentReference"/>
          <w:rFonts w:asciiTheme="minorHAnsi" w:eastAsiaTheme="minorEastAsia" w:hAnsiTheme="minorHAnsi"/>
        </w:rPr>
        <w:commentReference w:id="2017"/>
      </w:r>
    </w:p>
    <w:p w14:paraId="11472A4E" w14:textId="11467F30" w:rsidR="00F83C81" w:rsidRPr="00154FED" w:rsidRDefault="00F83C81" w:rsidP="008F5698">
      <w:pPr>
        <w:pStyle w:val="-2"/>
        <w:spacing w:line="360" w:lineRule="auto"/>
      </w:pPr>
      <w:r w:rsidRPr="00154FED">
        <w:t xml:space="preserve">Managerial </w:t>
      </w:r>
      <w:r w:rsidRPr="00154FED">
        <w:rPr>
          <w:rFonts w:hint="eastAsia"/>
        </w:rPr>
        <w:t>contributions</w:t>
      </w:r>
    </w:p>
    <w:p w14:paraId="58E3F4F7" w14:textId="3AB95AB5" w:rsidR="00F83C81" w:rsidRPr="00154FED" w:rsidRDefault="00F83C81" w:rsidP="008F5698">
      <w:pPr>
        <w:pStyle w:val="-8"/>
        <w:spacing w:line="360" w:lineRule="auto"/>
      </w:pPr>
      <w:bookmarkStart w:id="2026" w:name="_Hlk190982120"/>
      <w:r w:rsidRPr="00154FED">
        <w:t>We also offer important managerial implications.</w:t>
      </w:r>
      <w:r w:rsidRPr="00154FED">
        <w:rPr>
          <w:rFonts w:hint="eastAsia"/>
        </w:rPr>
        <w:t xml:space="preserve"> </w:t>
      </w:r>
      <w:r w:rsidRPr="00154FED">
        <w:t>First, from the platform’s perspective, our study explains why platforms initiate governance. By adopting an economic perspective, we analyze the changes in platform profits before and after governance</w:t>
      </w:r>
      <w:ins w:id="2027" w:author="." w:date="2025-03-04T19:18:00Z" w16du:dateUtc="2025-03-04T11:18:00Z">
        <w:r w:rsidR="005B5B7D" w:rsidRPr="00154FED">
          <w:t xml:space="preserve">, as well as </w:t>
        </w:r>
      </w:ins>
      <w:del w:id="2028" w:author="." w:date="2025-03-04T19:18:00Z" w16du:dateUtc="2025-03-04T11:18:00Z">
        <w:r w:rsidRPr="00154FED" w:rsidDel="005B5B7D">
          <w:delText xml:space="preserve"> and </w:delText>
        </w:r>
      </w:del>
      <w:r w:rsidRPr="00154FED">
        <w:t xml:space="preserve">derive the optimal governance intensity under different manipulation scenarios. Unlike the conventional </w:t>
      </w:r>
      <w:r w:rsidRPr="00154FED">
        <w:lastRenderedPageBreak/>
        <w:t>view that platform governance is primarily aimed at preventing the negative impact of fraudulent reviews on market order and consumer trust</w:t>
      </w:r>
      <w:r w:rsidR="0014177B" w:rsidRPr="00154FED">
        <w:t xml:space="preserve"> [3</w:t>
      </w:r>
      <w:r w:rsidR="003A7066" w:rsidRPr="00154FED">
        <w:t>4</w:t>
      </w:r>
      <w:r w:rsidR="0014177B" w:rsidRPr="00154FED">
        <w:t>,3</w:t>
      </w:r>
      <w:r w:rsidR="003A7066" w:rsidRPr="00154FED">
        <w:t>5</w:t>
      </w:r>
      <w:r w:rsidR="0014177B" w:rsidRPr="00154FED">
        <w:t>]</w:t>
      </w:r>
      <w:r w:rsidRPr="00154FED">
        <w:t xml:space="preserve">, our findings reveal that platforms can strategically balance governance intensity and revenue to achieve </w:t>
      </w:r>
      <w:r w:rsidR="0014177B" w:rsidRPr="00154FED">
        <w:t>g</w:t>
      </w:r>
      <w:r w:rsidRPr="00154FED">
        <w:t xml:space="preserve">overnance </w:t>
      </w:r>
      <w:r w:rsidR="0014177B" w:rsidRPr="00154FED">
        <w:t>p</w:t>
      </w:r>
      <w:r w:rsidRPr="00154FED">
        <w:t xml:space="preserve">rofit </w:t>
      </w:r>
      <w:r w:rsidR="0014177B" w:rsidRPr="00154FED">
        <w:t>m</w:t>
      </w:r>
      <w:r w:rsidRPr="00154FED">
        <w:t xml:space="preserve">aximization. In other words, platforms do not necessarily need to eradicate all </w:t>
      </w:r>
      <w:r w:rsidR="0014177B" w:rsidRPr="00154FED">
        <w:t>fraudulent</w:t>
      </w:r>
      <w:r w:rsidRPr="00154FED">
        <w:t xml:space="preserve"> reviews. Instead, they can implement moderate governance that allows certain firms to continue engaging in </w:t>
      </w:r>
      <w:commentRangeStart w:id="2029"/>
      <w:ins w:id="2030" w:author="." w:date="2025-03-04T19:18:00Z" w16du:dateUtc="2025-03-04T11:18:00Z">
        <w:r w:rsidR="00C111E0" w:rsidRPr="00154FED">
          <w:t xml:space="preserve">review </w:t>
        </w:r>
      </w:ins>
      <w:r w:rsidRPr="00154FED">
        <w:t>manipulation</w:t>
      </w:r>
      <w:ins w:id="2031" w:author="." w:date="2025-03-04T19:18:00Z" w16du:dateUtc="2025-03-04T11:18:00Z">
        <w:r w:rsidR="00C111E0" w:rsidRPr="00154FED">
          <w:t xml:space="preserve"> </w:t>
        </w:r>
      </w:ins>
      <w:ins w:id="2032" w:author="." w:date="2025-03-04T20:00:00Z" w16du:dateUtc="2025-03-04T12:00:00Z">
        <w:r w:rsidR="00FC538D">
          <w:t>to</w:t>
        </w:r>
      </w:ins>
      <w:ins w:id="2033" w:author="." w:date="2025-03-04T19:18:00Z" w16du:dateUtc="2025-03-04T11:18:00Z">
        <w:r w:rsidR="00C111E0" w:rsidRPr="00154FED">
          <w:t xml:space="preserve"> varying degrees</w:t>
        </w:r>
      </w:ins>
      <w:commentRangeEnd w:id="2029"/>
      <w:ins w:id="2034" w:author="." w:date="2025-03-04T19:23:00Z" w16du:dateUtc="2025-03-04T11:23:00Z">
        <w:r w:rsidR="008F5698">
          <w:rPr>
            <w:rStyle w:val="CommentReference"/>
            <w:rFonts w:asciiTheme="minorHAnsi" w:eastAsiaTheme="minorEastAsia" w:hAnsiTheme="minorHAnsi"/>
          </w:rPr>
          <w:commentReference w:id="2029"/>
        </w:r>
      </w:ins>
      <w:r w:rsidRPr="00154FED">
        <w:t xml:space="preserve">, thereby maximizing their own profitability without significantly undermining overall market trust. This insight provides e-commerce platforms with a new governance approach—dynamically adjusting the intensity of governance to enhance market fairness while optimizing their business models. Furthermore, our study highlights the role of time in governance effectiveness. </w:t>
      </w:r>
      <w:commentRangeStart w:id="2035"/>
      <w:del w:id="2036" w:author="." w:date="2025-03-04T19:19:00Z" w16du:dateUtc="2025-03-04T11:19:00Z">
        <w:r w:rsidRPr="00154FED" w:rsidDel="003D2D76">
          <w:delText xml:space="preserve">We </w:delText>
        </w:r>
      </w:del>
      <w:ins w:id="2037" w:author="." w:date="2025-03-04T19:19:00Z" w16du:dateUtc="2025-03-04T11:19:00Z">
        <w:r w:rsidR="003D2D76" w:rsidRPr="00154FED">
          <w:t>In particular</w:t>
        </w:r>
      </w:ins>
      <w:commentRangeEnd w:id="2035"/>
      <w:ins w:id="2038" w:author="." w:date="2025-03-04T19:23:00Z" w16du:dateUtc="2025-03-04T11:23:00Z">
        <w:r w:rsidR="008F5698">
          <w:rPr>
            <w:rStyle w:val="CommentReference"/>
            <w:rFonts w:asciiTheme="minorHAnsi" w:eastAsiaTheme="minorEastAsia" w:hAnsiTheme="minorHAnsi"/>
          </w:rPr>
          <w:commentReference w:id="2035"/>
        </w:r>
      </w:ins>
      <w:ins w:id="2039" w:author="." w:date="2025-03-04T19:19:00Z" w16du:dateUtc="2025-03-04T11:19:00Z">
        <w:r w:rsidR="003D2D76" w:rsidRPr="00154FED">
          <w:t xml:space="preserve">, we </w:t>
        </w:r>
      </w:ins>
      <w:r w:rsidRPr="00154FED">
        <w:t>find that governance intensity does not remain static but rather gradually strengthens over time. This finding has important managerial implications for e-commerce platforms</w:t>
      </w:r>
      <w:r w:rsidR="00FB2138" w:rsidRPr="00154FED">
        <w:t>:</w:t>
      </w:r>
      <w:r w:rsidRPr="00154FED">
        <w:t xml:space="preserve"> </w:t>
      </w:r>
      <w:ins w:id="2040" w:author="." w:date="2025-03-04T19:19:00Z" w16du:dateUtc="2025-03-04T11:19:00Z">
        <w:r w:rsidR="00E95506" w:rsidRPr="00154FED">
          <w:t>R</w:t>
        </w:r>
      </w:ins>
      <w:del w:id="2041" w:author="." w:date="2025-03-04T19:19:00Z" w16du:dateUtc="2025-03-04T11:19:00Z">
        <w:r w:rsidRPr="00154FED" w:rsidDel="00E95506">
          <w:delText>r</w:delText>
        </w:r>
      </w:del>
      <w:r w:rsidRPr="00154FED">
        <w:t xml:space="preserve">ather than imposing rigid, one-size-fits-all governance measures, platforms should adopt adaptive governance strategies that evolve with market conditions and </w:t>
      </w:r>
      <w:r w:rsidR="00FB2138" w:rsidRPr="00154FED">
        <w:t>governance</w:t>
      </w:r>
      <w:r w:rsidRPr="00154FED">
        <w:t xml:space="preserve"> costs, </w:t>
      </w:r>
      <w:ins w:id="2042" w:author="." w:date="2025-03-04T19:19:00Z" w16du:dateUtc="2025-03-04T11:19:00Z">
        <w:r w:rsidR="004D43AD" w:rsidRPr="00154FED">
          <w:t xml:space="preserve">thus ensuring </w:t>
        </w:r>
      </w:ins>
      <w:del w:id="2043" w:author="." w:date="2025-03-04T19:19:00Z" w16du:dateUtc="2025-03-04T11:19:00Z">
        <w:r w:rsidRPr="00154FED" w:rsidDel="004D43AD">
          <w:delText xml:space="preserve">ensuring an </w:delText>
        </w:r>
      </w:del>
      <w:ins w:id="2044" w:author="." w:date="2025-03-04T19:19:00Z" w16du:dateUtc="2025-03-04T11:19:00Z">
        <w:r w:rsidR="004D43AD" w:rsidRPr="00154FED">
          <w:t xml:space="preserve">an </w:t>
        </w:r>
      </w:ins>
      <w:r w:rsidRPr="00154FED">
        <w:t>optimal balance between governance expenses and revenue generation.</w:t>
      </w:r>
    </w:p>
    <w:p w14:paraId="09541FDD" w14:textId="71A0DC9D" w:rsidR="00F83C81" w:rsidRPr="00154FED" w:rsidRDefault="00F83C81" w:rsidP="008F5698">
      <w:pPr>
        <w:pStyle w:val="-8"/>
        <w:spacing w:line="360" w:lineRule="auto"/>
      </w:pPr>
      <w:r w:rsidRPr="00154FED">
        <w:t xml:space="preserve">Second, from the perspective of competitive firms, our study provides strategic insights for firms operating in highly competitive environments. </w:t>
      </w:r>
      <w:commentRangeStart w:id="2045"/>
      <w:r w:rsidRPr="00154FED">
        <w:t xml:space="preserve">Through our three-player game model, we </w:t>
      </w:r>
      <w:del w:id="2046" w:author="." w:date="2025-03-04T19:19:00Z" w16du:dateUtc="2025-03-04T11:19:00Z">
        <w:r w:rsidRPr="00154FED" w:rsidDel="00E2106E">
          <w:delText xml:space="preserve">discover </w:delText>
        </w:r>
      </w:del>
      <w:ins w:id="2047" w:author="." w:date="2025-03-04T19:19:00Z" w16du:dateUtc="2025-03-04T11:19:00Z">
        <w:r w:rsidR="00E2106E" w:rsidRPr="00154FED">
          <w:t xml:space="preserve">reveal that </w:t>
        </w:r>
      </w:ins>
      <w:r w:rsidRPr="00154FED">
        <w:t xml:space="preserve">that </w:t>
      </w:r>
      <w:ins w:id="2048" w:author="." w:date="2025-03-04T19:19:00Z" w16du:dateUtc="2025-03-04T11:19:00Z">
        <w:r w:rsidR="00E2106E" w:rsidRPr="00154FED">
          <w:t>in the presence of</w:t>
        </w:r>
      </w:ins>
      <w:del w:id="2049" w:author="." w:date="2025-03-04T19:19:00Z" w16du:dateUtc="2025-03-04T11:19:00Z">
        <w:r w:rsidRPr="00154FED" w:rsidDel="00E2106E">
          <w:delText>under</w:delText>
        </w:r>
      </w:del>
      <w:r w:rsidRPr="00154FED">
        <w:t xml:space="preserve"> platform governance, firms do not necessarily need to engage in review manipulation to remain competitive, even if their rivals do so</w:t>
      </w:r>
      <w:commentRangeEnd w:id="2045"/>
      <w:r w:rsidR="008F5698">
        <w:rPr>
          <w:rStyle w:val="CommentReference"/>
          <w:rFonts w:asciiTheme="minorHAnsi" w:eastAsiaTheme="minorEastAsia" w:hAnsiTheme="minorHAnsi"/>
        </w:rPr>
        <w:commentReference w:id="2045"/>
      </w:r>
      <w:r w:rsidRPr="00154FED">
        <w:t xml:space="preserve">. </w:t>
      </w:r>
      <w:ins w:id="2050" w:author="." w:date="2025-03-04T19:20:00Z" w16du:dateUtc="2025-03-04T11:20:00Z">
        <w:r w:rsidR="00981961" w:rsidRPr="00154FED">
          <w:t>We find that p</w:t>
        </w:r>
      </w:ins>
      <w:del w:id="2051" w:author="." w:date="2025-03-04T19:20:00Z" w16du:dateUtc="2025-03-04T11:20:00Z">
        <w:r w:rsidRPr="00154FED" w:rsidDel="00981961">
          <w:delText>P</w:delText>
        </w:r>
      </w:del>
      <w:r w:rsidRPr="00154FED">
        <w:t xml:space="preserve">latform governance effectively reduces the necessity of manipulation driven by competitive pressure, thereby </w:t>
      </w:r>
      <w:r w:rsidR="00FB2138" w:rsidRPr="00154FED">
        <w:t>reducing</w:t>
      </w:r>
      <w:r w:rsidRPr="00154FED">
        <w:t xml:space="preserve"> the risk of firms falling into a prisoner’s dilemma. This finding has significant implications for corporate decision-making, </w:t>
      </w:r>
      <w:ins w:id="2052" w:author="." w:date="2025-03-04T19:20:00Z" w16du:dateUtc="2025-03-04T11:20:00Z">
        <w:r w:rsidR="00A81A4F" w:rsidRPr="00154FED">
          <w:t xml:space="preserve">as it </w:t>
        </w:r>
      </w:ins>
      <w:del w:id="2053" w:author="." w:date="2025-03-04T19:20:00Z" w16du:dateUtc="2025-03-04T11:20:00Z">
        <w:r w:rsidRPr="00154FED" w:rsidDel="00A81A4F">
          <w:delText xml:space="preserve">suggesting </w:delText>
        </w:r>
      </w:del>
      <w:ins w:id="2054" w:author="." w:date="2025-03-04T19:20:00Z" w16du:dateUtc="2025-03-04T11:20:00Z">
        <w:r w:rsidR="00A81A4F" w:rsidRPr="00154FED">
          <w:t xml:space="preserve">suggests </w:t>
        </w:r>
      </w:ins>
      <w:r w:rsidRPr="00154FED">
        <w:t>that firms should prioritize long-term brand reputation over short-term gains from review manipulation, particularly in intensely competitive markets.</w:t>
      </w:r>
    </w:p>
    <w:p w14:paraId="20CA17E5" w14:textId="7C6C8FE7" w:rsidR="00F83C81" w:rsidRPr="00154FED" w:rsidRDefault="00F83C81" w:rsidP="008F5698">
      <w:pPr>
        <w:pStyle w:val="-8"/>
        <w:spacing w:line="360" w:lineRule="auto"/>
        <w:rPr>
          <w:ins w:id="2055" w:author="." w:date="2025-03-04T19:21:00Z" w16du:dateUtc="2025-03-04T11:21:00Z"/>
        </w:rPr>
      </w:pPr>
      <w:r w:rsidRPr="00154FED">
        <w:t>Third, from the perspective of the platform ecosystem, our study uncovers the dynamic interactions among platforms</w:t>
      </w:r>
      <w:r w:rsidR="00FB2138" w:rsidRPr="00154FED">
        <w:t xml:space="preserve"> and</w:t>
      </w:r>
      <w:r w:rsidRPr="00154FED">
        <w:t xml:space="preserve"> firms, emphasizing the profound impact of governance on market equilibrium. </w:t>
      </w:r>
      <w:commentRangeStart w:id="2056"/>
      <w:r w:rsidRPr="00154FED">
        <w:t xml:space="preserve">While review manipulation may temporarily boost platform and firm revenues, </w:t>
      </w:r>
      <w:del w:id="2057" w:author="." w:date="2025-03-04T19:20:00Z" w16du:dateUtc="2025-03-04T11:20:00Z">
        <w:r w:rsidRPr="00154FED" w:rsidDel="001C50C7">
          <w:delText xml:space="preserve">in the long run, </w:delText>
        </w:r>
      </w:del>
      <w:r w:rsidRPr="00154FED">
        <w:t>effective governance is crucial for maintaining a healthy and sustainable platform ecosystem</w:t>
      </w:r>
      <w:ins w:id="2058" w:author="." w:date="2025-03-04T19:20:00Z" w16du:dateUtc="2025-03-04T11:20:00Z">
        <w:r w:rsidR="001C50C7" w:rsidRPr="00154FED">
          <w:t xml:space="preserve"> in the long run</w:t>
        </w:r>
        <w:commentRangeEnd w:id="2056"/>
        <w:r w:rsidR="001C50C7" w:rsidRPr="00154FED">
          <w:rPr>
            <w:rStyle w:val="CommentReference"/>
            <w:rFonts w:asciiTheme="minorHAnsi" w:eastAsiaTheme="minorEastAsia" w:hAnsiTheme="minorHAnsi"/>
          </w:rPr>
          <w:commentReference w:id="2056"/>
        </w:r>
      </w:ins>
      <w:r w:rsidRPr="00154FED">
        <w:t xml:space="preserve">. Our findings indicate that platforms may initially tolerate a certain </w:t>
      </w:r>
      <w:r w:rsidRPr="00154FED">
        <w:lastRenderedPageBreak/>
        <w:t xml:space="preserve">degree of manipulation to attract user traffic and stimulate transactions. However, as time progresses, they must gradually strengthen governance measures to uphold consumer trust and ensure market fairness. </w:t>
      </w:r>
      <w:del w:id="2059" w:author="." w:date="2025-03-04T19:20:00Z" w16du:dateUtc="2025-03-04T11:20:00Z">
        <w:r w:rsidRPr="00154FED" w:rsidDel="001C50C7">
          <w:delText>Consequently</w:delText>
        </w:r>
      </w:del>
      <w:ins w:id="2060" w:author="." w:date="2025-03-04T19:20:00Z" w16du:dateUtc="2025-03-04T11:20:00Z">
        <w:r w:rsidR="001C50C7" w:rsidRPr="00154FED">
          <w:t xml:space="preserve">Therefore, when </w:t>
        </w:r>
      </w:ins>
      <w:del w:id="2061" w:author="." w:date="2025-03-04T19:21:00Z" w16du:dateUtc="2025-03-04T11:21:00Z">
        <w:r w:rsidRPr="00154FED" w:rsidDel="001C50C7">
          <w:delText xml:space="preserve">, when </w:delText>
        </w:r>
      </w:del>
      <w:r w:rsidRPr="00154FED">
        <w:t>designing governance policies, platforms should go beyond short-term profit considerations and incorporate the long-term stability of the ecosystem into their strategic planning. This approach enables platforms to achieve sustainable profitability, foster user loyalty, and support the long-term growth of e-commerce markets.</w:t>
      </w:r>
    </w:p>
    <w:p w14:paraId="61F7BE41" w14:textId="7C024176" w:rsidR="002E3FD4" w:rsidRPr="00154FED" w:rsidDel="00FC538D" w:rsidRDefault="002E3FD4" w:rsidP="008F5698">
      <w:pPr>
        <w:pStyle w:val="-8"/>
        <w:spacing w:line="360" w:lineRule="auto"/>
        <w:rPr>
          <w:del w:id="2062" w:author="." w:date="2025-03-04T20:01:00Z" w16du:dateUtc="2025-03-04T12:01:00Z"/>
        </w:rPr>
      </w:pPr>
    </w:p>
    <w:bookmarkEnd w:id="1985"/>
    <w:bookmarkEnd w:id="2026"/>
    <w:p w14:paraId="05A184DF" w14:textId="70EE3952" w:rsidR="00900B66" w:rsidRPr="00154FED" w:rsidRDefault="00F07B14" w:rsidP="008F5698">
      <w:pPr>
        <w:pStyle w:val="-2"/>
        <w:spacing w:line="360" w:lineRule="auto"/>
      </w:pPr>
      <w:r w:rsidRPr="00154FED">
        <w:t xml:space="preserve">Limitations and </w:t>
      </w:r>
      <w:r w:rsidR="007F7E4F" w:rsidRPr="00154FED">
        <w:rPr>
          <w:rFonts w:hint="eastAsia"/>
        </w:rPr>
        <w:t>f</w:t>
      </w:r>
      <w:r w:rsidRPr="00154FED">
        <w:t>uture work</w:t>
      </w:r>
      <w:ins w:id="2063" w:author="." w:date="2025-03-04T19:21:00Z" w16du:dateUtc="2025-03-04T11:21:00Z">
        <w:r w:rsidR="002E3FD4" w:rsidRPr="00154FED">
          <w:t>s</w:t>
        </w:r>
      </w:ins>
    </w:p>
    <w:p w14:paraId="1A227FCF" w14:textId="2AE21CDA" w:rsidR="00140DF5" w:rsidRPr="00154FED" w:rsidRDefault="00D273A2" w:rsidP="008F5698">
      <w:pPr>
        <w:pStyle w:val="-8"/>
        <w:spacing w:line="360" w:lineRule="auto"/>
        <w:rPr>
          <w:ins w:id="2064" w:author="." w:date="2025-03-04T19:21:00Z" w16du:dateUtc="2025-03-04T11:21:00Z"/>
        </w:rPr>
      </w:pPr>
      <w:del w:id="2065" w:author="." w:date="2025-03-04T19:21:00Z" w16du:dateUtc="2025-03-04T11:21:00Z">
        <w:r w:rsidRPr="00154FED" w:rsidDel="002E3FD4">
          <w:delText>There are</w:delText>
        </w:r>
      </w:del>
      <w:ins w:id="2066" w:author="." w:date="2025-03-04T19:21:00Z" w16du:dateUtc="2025-03-04T11:21:00Z">
        <w:r w:rsidR="002E3FD4" w:rsidRPr="00154FED">
          <w:t>This study has</w:t>
        </w:r>
      </w:ins>
      <w:r w:rsidRPr="00154FED">
        <w:t xml:space="preserve"> s</w:t>
      </w:r>
      <w:del w:id="2067" w:author="." w:date="2025-03-04T20:01:00Z" w16du:dateUtc="2025-03-04T12:01:00Z">
        <w:r w:rsidRPr="00154FED" w:rsidDel="00FC538D">
          <w:delText>om</w:delText>
        </w:r>
      </w:del>
      <w:ins w:id="2068" w:author="." w:date="2025-03-04T20:01:00Z" w16du:dateUtc="2025-03-04T12:01:00Z">
        <w:r w:rsidR="00FC538D">
          <w:t>ev</w:t>
        </w:r>
      </w:ins>
      <w:r w:rsidRPr="00154FED">
        <w:t>e</w:t>
      </w:r>
      <w:ins w:id="2069" w:author="." w:date="2025-03-04T20:01:00Z" w16du:dateUtc="2025-03-04T12:01:00Z">
        <w:r w:rsidR="00FC538D">
          <w:t>ral</w:t>
        </w:r>
      </w:ins>
      <w:r w:rsidRPr="00154FED">
        <w:t xml:space="preserve"> research limitations</w:t>
      </w:r>
      <w:del w:id="2070" w:author="." w:date="2025-03-04T19:21:00Z" w16du:dateUtc="2025-03-04T11:21:00Z">
        <w:r w:rsidRPr="00154FED" w:rsidDel="002E3FD4">
          <w:delText xml:space="preserve"> of this study</w:delText>
        </w:r>
      </w:del>
      <w:r w:rsidRPr="00154FED">
        <w:t>. First, this paper only considers</w:t>
      </w:r>
      <w:del w:id="2071" w:author="." w:date="2025-03-04T20:01:00Z" w16du:dateUtc="2025-03-04T12:01:00Z">
        <w:r w:rsidRPr="00154FED" w:rsidDel="00FC538D">
          <w:delText xml:space="preserve"> the</w:delText>
        </w:r>
      </w:del>
      <w:r w:rsidRPr="00154FED">
        <w:t xml:space="preserve"> commission</w:t>
      </w:r>
      <w:ins w:id="2072" w:author="." w:date="2025-03-04T19:21:00Z" w16du:dateUtc="2025-03-04T11:21:00Z">
        <w:r w:rsidR="00565B62" w:rsidRPr="00154FED">
          <w:t>s</w:t>
        </w:r>
      </w:ins>
      <w:r w:rsidRPr="00154FED">
        <w:t xml:space="preserve"> from firms when calculating platform revenue</w:t>
      </w:r>
      <w:del w:id="2073" w:author="." w:date="2025-03-04T19:21:00Z" w16du:dateUtc="2025-03-04T11:21:00Z">
        <w:r w:rsidRPr="00154FED" w:rsidDel="00565B62">
          <w:delText>, yet</w:delText>
        </w:r>
      </w:del>
      <w:ins w:id="2074" w:author="." w:date="2025-03-04T19:21:00Z" w16du:dateUtc="2025-03-04T11:21:00Z">
        <w:r w:rsidR="00565B62" w:rsidRPr="00154FED">
          <w:t>; however,</w:t>
        </w:r>
      </w:ins>
      <w:r w:rsidRPr="00154FED">
        <w:t xml:space="preserve"> in some real cases, platform revenue may contain other items, such as advertising </w:t>
      </w:r>
      <w:del w:id="2075" w:author="." w:date="2025-03-04T19:21:00Z" w16du:dateUtc="2025-03-04T11:21:00Z">
        <w:r w:rsidRPr="00154FED" w:rsidDel="00565B62">
          <w:delText xml:space="preserve">fees </w:delText>
        </w:r>
      </w:del>
      <w:r w:rsidRPr="00154FED">
        <w:t xml:space="preserve">and membership fees. </w:t>
      </w:r>
      <w:ins w:id="2076" w:author="." w:date="2025-03-04T19:21:00Z" w16du:dateUtc="2025-03-04T11:21:00Z">
        <w:r w:rsidR="00565B62" w:rsidRPr="00154FED">
          <w:t>Thus, f</w:t>
        </w:r>
      </w:ins>
      <w:del w:id="2077" w:author="." w:date="2025-03-04T19:21:00Z" w16du:dateUtc="2025-03-04T11:21:00Z">
        <w:r w:rsidRPr="00154FED" w:rsidDel="00565B62">
          <w:delText>F</w:delText>
        </w:r>
      </w:del>
      <w:r w:rsidRPr="00154FED">
        <w:t>uture research c</w:t>
      </w:r>
      <w:del w:id="2078" w:author="." w:date="2025-03-04T20:01:00Z" w16du:dateUtc="2025-03-04T12:01:00Z">
        <w:r w:rsidRPr="00154FED" w:rsidDel="00FC538D">
          <w:delText>an</w:delText>
        </w:r>
      </w:del>
      <w:ins w:id="2079" w:author="." w:date="2025-03-04T20:01:00Z" w16du:dateUtc="2025-03-04T12:01:00Z">
        <w:r w:rsidR="00FC538D">
          <w:t>ould</w:t>
        </w:r>
      </w:ins>
      <w:r w:rsidRPr="00154FED">
        <w:t xml:space="preserve"> verify the effect of platform governance on review manipulation by considering more items in platform revenue. </w:t>
      </w:r>
    </w:p>
    <w:p w14:paraId="06F9EAB1" w14:textId="45C15F96" w:rsidR="005B2C9A" w:rsidRPr="00154FED" w:rsidRDefault="00D273A2" w:rsidP="008F5698">
      <w:pPr>
        <w:pStyle w:val="-8"/>
        <w:spacing w:line="360" w:lineRule="auto"/>
        <w:rPr>
          <w:ins w:id="2080" w:author="." w:date="2025-03-04T19:22:00Z" w16du:dateUtc="2025-03-04T11:22:00Z"/>
        </w:rPr>
      </w:pPr>
      <w:r w:rsidRPr="00154FED">
        <w:t xml:space="preserve">Second, </w:t>
      </w:r>
      <w:r w:rsidR="00B834C2" w:rsidRPr="00154FED">
        <w:t xml:space="preserve">when considering </w:t>
      </w:r>
      <w:r w:rsidR="00EF767B" w:rsidRPr="00154FED">
        <w:t xml:space="preserve">consumer </w:t>
      </w:r>
      <w:r w:rsidR="00B834C2" w:rsidRPr="00154FED">
        <w:t>information sources, we</w:t>
      </w:r>
      <w:del w:id="2081" w:author="." w:date="2025-03-04T20:01:00Z" w16du:dateUtc="2025-03-04T12:01:00Z">
        <w:r w:rsidR="00B834C2" w:rsidRPr="00154FED" w:rsidDel="00FC538D">
          <w:delText xml:space="preserve"> only</w:delText>
        </w:r>
      </w:del>
      <w:r w:rsidR="00B834C2" w:rsidRPr="00154FED">
        <w:t xml:space="preserve"> </w:t>
      </w:r>
      <w:del w:id="2082" w:author="." w:date="2025-03-04T19:21:00Z" w16du:dateUtc="2025-03-04T11:21:00Z">
        <w:r w:rsidR="00B834C2" w:rsidRPr="00154FED" w:rsidDel="00140DF5">
          <w:delText>took into account</w:delText>
        </w:r>
      </w:del>
      <w:ins w:id="2083" w:author="." w:date="2025-03-04T19:21:00Z" w16du:dateUtc="2025-03-04T11:21:00Z">
        <w:r w:rsidR="00140DF5" w:rsidRPr="00154FED">
          <w:t>considered</w:t>
        </w:r>
      </w:ins>
      <w:ins w:id="2084" w:author="." w:date="2025-03-04T20:01:00Z" w16du:dateUtc="2025-03-04T12:01:00Z">
        <w:r w:rsidR="00FC538D">
          <w:t xml:space="preserve"> only</w:t>
        </w:r>
      </w:ins>
      <w:r w:rsidR="00B834C2" w:rsidRPr="00154FED">
        <w:t xml:space="preserve"> online reviews and did not consider other factors influencing </w:t>
      </w:r>
      <w:r w:rsidR="00EF767B" w:rsidRPr="00154FED">
        <w:t>consumer</w:t>
      </w:r>
      <w:r w:rsidR="00B834C2" w:rsidRPr="00154FED">
        <w:t xml:space="preserve"> purchasing decisions, such as third-party information</w:t>
      </w:r>
      <w:r w:rsidR="00EF767B" w:rsidRPr="00154FED">
        <w:t xml:space="preserve"> or peer recommendations</w:t>
      </w:r>
      <w:r w:rsidR="00B834C2" w:rsidRPr="00154FED">
        <w:t xml:space="preserve">. </w:t>
      </w:r>
      <w:del w:id="2085" w:author="." w:date="2025-03-04T19:21:00Z" w16du:dateUtc="2025-03-04T11:21:00Z">
        <w:r w:rsidR="00B834C2" w:rsidRPr="00154FED" w:rsidDel="005B2C9A">
          <w:delText>Additionally</w:delText>
        </w:r>
      </w:del>
      <w:ins w:id="2086" w:author="." w:date="2025-03-04T19:21:00Z" w16du:dateUtc="2025-03-04T11:21:00Z">
        <w:r w:rsidR="005B2C9A" w:rsidRPr="00154FED">
          <w:t>Furthermore</w:t>
        </w:r>
      </w:ins>
      <w:r w:rsidR="00B834C2" w:rsidRPr="00154FED">
        <w:t xml:space="preserve">, we did not consider the possibility of </w:t>
      </w:r>
      <w:r w:rsidR="0002054B" w:rsidRPr="00154FED">
        <w:t>consumer-</w:t>
      </w:r>
      <w:r w:rsidR="00B834C2" w:rsidRPr="00154FED">
        <w:t xml:space="preserve">identifying manipulation. In the future, we will further refine the </w:t>
      </w:r>
      <w:r w:rsidR="00EF767B" w:rsidRPr="00154FED">
        <w:t>consumer</w:t>
      </w:r>
      <w:r w:rsidR="00B834C2" w:rsidRPr="00154FED">
        <w:t xml:space="preserve"> demand function to better align with real</w:t>
      </w:r>
      <w:ins w:id="2087" w:author="." w:date="2025-03-04T19:22:00Z" w16du:dateUtc="2025-03-04T11:22:00Z">
        <w:r w:rsidR="005B2C9A" w:rsidRPr="00154FED">
          <w:t xml:space="preserve">-life conditions. </w:t>
        </w:r>
      </w:ins>
      <w:del w:id="2088" w:author="." w:date="2025-03-04T19:22:00Z" w16du:dateUtc="2025-03-04T11:22:00Z">
        <w:r w:rsidR="00B834C2" w:rsidRPr="00154FED" w:rsidDel="005B2C9A">
          <w:delText>ity.</w:delText>
        </w:r>
      </w:del>
    </w:p>
    <w:p w14:paraId="448B239D" w14:textId="77777777" w:rsidR="00233F49" w:rsidRPr="00154FED" w:rsidRDefault="00B834C2" w:rsidP="008F5698">
      <w:pPr>
        <w:pStyle w:val="-8"/>
        <w:spacing w:line="360" w:lineRule="auto"/>
        <w:rPr>
          <w:ins w:id="2089" w:author="." w:date="2025-03-04T19:22:00Z" w16du:dateUtc="2025-03-04T11:22:00Z"/>
        </w:rPr>
      </w:pPr>
      <w:del w:id="2090" w:author="." w:date="2025-03-04T19:22:00Z" w16du:dateUtc="2025-03-04T11:22:00Z">
        <w:r w:rsidRPr="00154FED" w:rsidDel="005B2C9A">
          <w:delText xml:space="preserve"> </w:delText>
        </w:r>
      </w:del>
      <w:r w:rsidR="00D273A2" w:rsidRPr="00154FED">
        <w:t xml:space="preserve">Third, </w:t>
      </w:r>
      <w:r w:rsidR="002B18D3" w:rsidRPr="00154FED">
        <w:t xml:space="preserve">in the current model, </w:t>
      </w:r>
      <w:r w:rsidR="00EF767B" w:rsidRPr="00154FED">
        <w:t>consumers</w:t>
      </w:r>
      <w:r w:rsidR="002B18D3" w:rsidRPr="00154FED">
        <w:t xml:space="preserve"> are treated as passive participants whose decisions are solely based on the perceived quality indicated by online reviews. However, consumers often act as strategic players</w:t>
      </w:r>
      <w:ins w:id="2091" w:author="." w:date="2025-03-04T19:22:00Z" w16du:dateUtc="2025-03-04T11:22:00Z">
        <w:r w:rsidR="00C80201" w:rsidRPr="00154FED">
          <w:t xml:space="preserve"> who carefully </w:t>
        </w:r>
      </w:ins>
      <w:del w:id="2092" w:author="." w:date="2025-03-04T19:22:00Z" w16du:dateUtc="2025-03-04T11:22:00Z">
        <w:r w:rsidR="002B18D3" w:rsidRPr="00154FED" w:rsidDel="00C80201">
          <w:delText xml:space="preserve">, </w:delText>
        </w:r>
      </w:del>
      <w:r w:rsidR="002B18D3" w:rsidRPr="00154FED">
        <w:t>consider</w:t>
      </w:r>
      <w:ins w:id="2093" w:author="." w:date="2025-03-04T19:22:00Z" w16du:dateUtc="2025-03-04T11:22:00Z">
        <w:r w:rsidR="00C80201" w:rsidRPr="00154FED">
          <w:t xml:space="preserve"> </w:t>
        </w:r>
      </w:ins>
      <w:del w:id="2094" w:author="." w:date="2025-03-04T19:22:00Z" w16du:dateUtc="2025-03-04T11:22:00Z">
        <w:r w:rsidR="002B18D3" w:rsidRPr="00154FED" w:rsidDel="00C80201">
          <w:delText xml:space="preserve">ing </w:delText>
        </w:r>
      </w:del>
      <w:r w:rsidR="002B18D3" w:rsidRPr="00154FED">
        <w:t xml:space="preserve">their purchasing decisions based on a broader context, including their expectations about other </w:t>
      </w:r>
      <w:r w:rsidR="00EF767B" w:rsidRPr="00154FED">
        <w:t>consumers</w:t>
      </w:r>
      <w:r w:rsidR="0010046F" w:rsidRPr="00154FED">
        <w:t>’</w:t>
      </w:r>
      <w:r w:rsidR="002B18D3" w:rsidRPr="00154FED">
        <w:t xml:space="preserve"> behaviors and the platform</w:t>
      </w:r>
      <w:r w:rsidR="0010046F" w:rsidRPr="00154FED">
        <w:t>’</w:t>
      </w:r>
      <w:r w:rsidR="002B18D3" w:rsidRPr="00154FED">
        <w:t>s governance strategies. Future studies should</w:t>
      </w:r>
      <w:ins w:id="2095" w:author="." w:date="2025-03-04T19:22:00Z" w16du:dateUtc="2025-03-04T11:22:00Z">
        <w:r w:rsidR="00451C8C" w:rsidRPr="00154FED">
          <w:t xml:space="preserve"> thus</w:t>
        </w:r>
      </w:ins>
      <w:r w:rsidR="002B18D3" w:rsidRPr="00154FED">
        <w:t xml:space="preserve"> explore the impact of consumer behavior by modeling </w:t>
      </w:r>
      <w:r w:rsidR="00EF767B" w:rsidRPr="00154FED">
        <w:t>consumers</w:t>
      </w:r>
      <w:r w:rsidR="002B18D3" w:rsidRPr="00154FED">
        <w:t xml:space="preserve"> as strategic decision-makers</w:t>
      </w:r>
      <w:ins w:id="2096" w:author="." w:date="2025-03-04T19:22:00Z" w16du:dateUtc="2025-03-04T11:22:00Z">
        <w:r w:rsidR="00451C8C" w:rsidRPr="00154FED">
          <w:t xml:space="preserve">, thereby </w:t>
        </w:r>
      </w:ins>
      <w:del w:id="2097" w:author="." w:date="2025-03-04T19:22:00Z" w16du:dateUtc="2025-03-04T11:22:00Z">
        <w:r w:rsidR="002B18D3" w:rsidRPr="00154FED" w:rsidDel="00451C8C">
          <w:delText xml:space="preserve"> which may </w:delText>
        </w:r>
      </w:del>
      <w:r w:rsidR="002B18D3" w:rsidRPr="00154FED">
        <w:t>bring</w:t>
      </w:r>
      <w:ins w:id="2098" w:author="." w:date="2025-03-04T19:22:00Z" w16du:dateUtc="2025-03-04T11:22:00Z">
        <w:r w:rsidR="00451C8C" w:rsidRPr="00154FED">
          <w:t>ing</w:t>
        </w:r>
      </w:ins>
      <w:r w:rsidR="002B18D3" w:rsidRPr="00154FED">
        <w:t xml:space="preserve"> some interesting findings. </w:t>
      </w:r>
    </w:p>
    <w:p w14:paraId="405513BC" w14:textId="7609E090" w:rsidR="00AC4562" w:rsidRPr="0054650C" w:rsidRDefault="00233F49" w:rsidP="008F5698">
      <w:pPr>
        <w:pStyle w:val="-8"/>
        <w:spacing w:line="360" w:lineRule="auto"/>
      </w:pPr>
      <w:ins w:id="2099" w:author="." w:date="2025-03-04T19:22:00Z" w16du:dateUtc="2025-03-04T11:22:00Z">
        <w:r w:rsidRPr="00154FED">
          <w:t xml:space="preserve">Finally, the </w:t>
        </w:r>
      </w:ins>
      <w:del w:id="2100" w:author="." w:date="2025-03-04T19:22:00Z" w16du:dateUtc="2025-03-04T11:22:00Z">
        <w:r w:rsidR="002B18D3" w:rsidRPr="00154FED" w:rsidDel="00233F49">
          <w:delText>Moreo</w:delText>
        </w:r>
      </w:del>
      <w:del w:id="2101" w:author="." w:date="2025-03-04T19:23:00Z" w16du:dateUtc="2025-03-04T11:23:00Z">
        <w:r w:rsidR="002B18D3" w:rsidRPr="00154FED" w:rsidDel="00233F49">
          <w:delText xml:space="preserve">ver, the </w:delText>
        </w:r>
      </w:del>
      <w:r w:rsidR="002B18D3" w:rsidRPr="00154FED">
        <w:t xml:space="preserve">present study only </w:t>
      </w:r>
      <w:del w:id="2102" w:author="." w:date="2025-03-04T19:23:00Z" w16du:dateUtc="2025-03-04T11:23:00Z">
        <w:r w:rsidR="002B18D3" w:rsidRPr="00154FED" w:rsidDel="008343E9">
          <w:delText xml:space="preserve">utilizes </w:delText>
        </w:r>
      </w:del>
      <w:ins w:id="2103" w:author="." w:date="2025-03-04T19:23:00Z" w16du:dateUtc="2025-03-04T11:23:00Z">
        <w:r w:rsidR="008343E9" w:rsidRPr="00154FED">
          <w:t>use</w:t>
        </w:r>
      </w:ins>
      <w:ins w:id="2104" w:author="." w:date="2025-03-04T20:01:00Z" w16du:dateUtc="2025-03-04T12:01:00Z">
        <w:r w:rsidR="00FC538D">
          <w:t>d</w:t>
        </w:r>
      </w:ins>
      <w:ins w:id="2105" w:author="." w:date="2025-03-04T19:23:00Z" w16du:dateUtc="2025-03-04T11:23:00Z">
        <w:r w:rsidR="008343E9" w:rsidRPr="00154FED">
          <w:t xml:space="preserve"> </w:t>
        </w:r>
      </w:ins>
      <w:r w:rsidR="002B18D3" w:rsidRPr="00154FED">
        <w:t xml:space="preserve">a two-stage game model to analyze the interactions between the platform and the firms. </w:t>
      </w:r>
      <w:ins w:id="2106" w:author="." w:date="2025-03-04T19:23:00Z" w16du:dateUtc="2025-03-04T11:23:00Z">
        <w:r w:rsidR="008343E9" w:rsidRPr="00154FED">
          <w:t>Thus, f</w:t>
        </w:r>
      </w:ins>
      <w:del w:id="2107" w:author="." w:date="2025-03-04T19:23:00Z" w16du:dateUtc="2025-03-04T11:23:00Z">
        <w:r w:rsidR="002B18D3" w:rsidRPr="00154FED" w:rsidDel="008343E9">
          <w:delText>F</w:delText>
        </w:r>
      </w:del>
      <w:r w:rsidR="002B18D3" w:rsidRPr="00154FED">
        <w:t>uture research could benefit from adopting a multi</w:t>
      </w:r>
      <w:del w:id="2108" w:author="." w:date="2025-03-04T19:23:00Z" w16du:dateUtc="2025-03-04T11:23:00Z">
        <w:r w:rsidR="002B18D3" w:rsidRPr="00154FED" w:rsidDel="0088157F">
          <w:delText>-</w:delText>
        </w:r>
      </w:del>
      <w:r w:rsidR="002B18D3" w:rsidRPr="00154FED">
        <w:t>stage game framework that allows for continuous adaptation and iterative decision-making. In such a model, the platform could respond dynamically to the firms</w:t>
      </w:r>
      <w:r w:rsidR="0010046F" w:rsidRPr="00154FED">
        <w:t>’</w:t>
      </w:r>
      <w:r w:rsidR="002B18D3" w:rsidRPr="00154FED">
        <w:t xml:space="preserve"> strategic choices, </w:t>
      </w:r>
      <w:ins w:id="2109" w:author="." w:date="2025-03-04T19:23:00Z" w16du:dateUtc="2025-03-04T11:23:00Z">
        <w:r w:rsidR="00D90E75" w:rsidRPr="00154FED">
          <w:t xml:space="preserve">thus </w:t>
        </w:r>
      </w:ins>
      <w:r w:rsidR="002B18D3" w:rsidRPr="00154FED">
        <w:t>modifying its governance strategies based on observed manipulative behaviors.</w:t>
      </w:r>
      <w:r w:rsidR="00041D5B" w:rsidRPr="0054650C">
        <w:rPr>
          <w:rFonts w:hint="eastAsia"/>
        </w:rPr>
        <w:t xml:space="preserve"> </w:t>
      </w:r>
    </w:p>
    <w:sectPr w:rsidR="00AC4562" w:rsidRPr="0054650C" w:rsidSect="00F201DE">
      <w:footerReference w:type="default" r:id="rId89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 w:date="2025-03-04T19:24:00Z" w:initials=".">
    <w:p w14:paraId="029371BB" w14:textId="77777777" w:rsidR="008F5698" w:rsidRPr="0044063B" w:rsidRDefault="008F5698" w:rsidP="0044063B">
      <w:r>
        <w:rPr>
          <w:rStyle w:val="CommentReference"/>
        </w:rPr>
        <w:annotationRef/>
      </w:r>
      <w:r w:rsidRPr="0044063B">
        <w:rPr>
          <w:rStyle w:val="CommentReference"/>
          <w:sz w:val="24"/>
        </w:rPr>
        <w:t>The document was revised by checking grammatical errors, improving vocabulary and expression, enhancing the logical flow of ideas, and ensuring consistency. Likewise, some sentences had to be intensively edited to improve clarity and readability. Please check if the revisions retained your intended meanings.</w:t>
      </w:r>
    </w:p>
    <w:p w14:paraId="1638B470" w14:textId="6D7EB818" w:rsidR="008F5698" w:rsidRDefault="008F5698">
      <w:pPr>
        <w:pStyle w:val="CommentText"/>
      </w:pPr>
    </w:p>
  </w:comment>
  <w:comment w:id="3" w:author="." w:date="2025-03-03T13:09:00Z" w:initials=".">
    <w:p w14:paraId="75A3ED8F" w14:textId="48D75ADE" w:rsidR="00944FE9" w:rsidRDefault="00944FE9">
      <w:pPr>
        <w:pStyle w:val="CommentText"/>
      </w:pPr>
      <w:r>
        <w:rPr>
          <w:rStyle w:val="CommentReference"/>
        </w:rPr>
        <w:annotationRef/>
      </w:r>
      <w:r>
        <w:t>Please check if the suggested title is okay.</w:t>
      </w:r>
    </w:p>
  </w:comment>
  <w:comment w:id="7" w:author="." w:date="2025-03-04T19:24:00Z" w:initials=".">
    <w:p w14:paraId="76DF7072" w14:textId="451E894A" w:rsidR="00504F93" w:rsidRDefault="00504F93" w:rsidP="00504F93">
      <w:pPr>
        <w:pStyle w:val="CommentText"/>
      </w:pPr>
      <w:r>
        <w:rPr>
          <w:rStyle w:val="CommentReference"/>
        </w:rPr>
        <w:annotationRef/>
      </w:r>
      <w:r>
        <w:t>Please check whether the meaning of this sentence was retained.</w:t>
      </w:r>
    </w:p>
  </w:comment>
  <w:comment w:id="33" w:author="." w:date="2025-03-03T13:10:00Z" w:initials=".">
    <w:p w14:paraId="4ACA7B0C" w14:textId="793231B9" w:rsidR="00944FE9" w:rsidRDefault="00944FE9">
      <w:pPr>
        <w:pStyle w:val="CommentText"/>
      </w:pPr>
      <w:r>
        <w:rPr>
          <w:rStyle w:val="CommentReference"/>
        </w:rPr>
        <w:annotationRef/>
      </w:r>
      <w:r>
        <w:t>Please check whether the meaning of this sentence was retained after revisions were made.</w:t>
      </w:r>
    </w:p>
  </w:comment>
  <w:comment w:id="57" w:author="." w:date="2025-03-03T13:36:00Z" w:initials=".">
    <w:p w14:paraId="39662FF8" w14:textId="44F1CA8F" w:rsidR="0092553E" w:rsidRDefault="0092553E">
      <w:pPr>
        <w:pStyle w:val="CommentText"/>
      </w:pPr>
      <w:r>
        <w:rPr>
          <w:rStyle w:val="CommentReference"/>
        </w:rPr>
        <w:annotationRef/>
      </w:r>
      <w:r>
        <w:t xml:space="preserve">To avoid ambiguity, consider further elaborating on this idea. For example, please check whether this should be revised into “...they had </w:t>
      </w:r>
      <w:r w:rsidR="00EB4104">
        <w:t>experienced</w:t>
      </w:r>
      <w:r>
        <w:t xml:space="preserve"> similar </w:t>
      </w:r>
      <w:r w:rsidR="00EB4104">
        <w:t>instances</w:t>
      </w:r>
      <w:r>
        <w:t xml:space="preserve"> several times</w:t>
      </w:r>
      <w:r w:rsidR="00A31170">
        <w:t>.</w:t>
      </w:r>
      <w:r>
        <w:t>”</w:t>
      </w:r>
    </w:p>
  </w:comment>
  <w:comment w:id="73" w:author="." w:date="2025-03-03T13:50:00Z" w:initials=".">
    <w:p w14:paraId="5FC5E346" w14:textId="2A0175DB" w:rsidR="00EB4104" w:rsidRDefault="00EB4104">
      <w:pPr>
        <w:pStyle w:val="CommentText"/>
      </w:pPr>
      <w:r>
        <w:rPr>
          <w:rStyle w:val="CommentReference"/>
        </w:rPr>
        <w:annotationRef/>
      </w:r>
      <w:r>
        <w:t>As instructed, I checked the citations to ensure consistent formatting throughout the document.</w:t>
      </w:r>
    </w:p>
  </w:comment>
  <w:comment w:id="104" w:author="." w:date="2025-03-03T13:45:00Z" w:initials=".">
    <w:p w14:paraId="12FC6BBA" w14:textId="39ABFC01" w:rsidR="008C5AAF" w:rsidRDefault="008C5AAF">
      <w:pPr>
        <w:pStyle w:val="CommentText"/>
      </w:pPr>
      <w:r>
        <w:rPr>
          <w:rStyle w:val="CommentReference"/>
        </w:rPr>
        <w:annotationRef/>
      </w:r>
      <w:r>
        <w:t>This was added to enhance the transition between statements and improve the narrative flow. Please check if the revision is okay. The same comment applies to similar revisions made throughout the text.</w:t>
      </w:r>
    </w:p>
  </w:comment>
  <w:comment w:id="221" w:author="." w:date="2025-03-03T13:58:00Z" w:initials=".">
    <w:p w14:paraId="7943F8E9" w14:textId="43E37F89" w:rsidR="0062367F" w:rsidRDefault="0062367F">
      <w:pPr>
        <w:pStyle w:val="CommentText"/>
      </w:pPr>
      <w:r>
        <w:rPr>
          <w:rStyle w:val="CommentReference"/>
        </w:rPr>
        <w:annotationRef/>
      </w:r>
      <w:r>
        <w:t>There was a need to clarify what “it” referred to in this sentence to avoid ambiguity. Please check if this revision is correct.</w:t>
      </w:r>
    </w:p>
  </w:comment>
  <w:comment w:id="232" w:author="." w:date="2025-03-03T13:59:00Z" w:initials=".">
    <w:p w14:paraId="442D84EC" w14:textId="3D4659E9" w:rsidR="0062367F" w:rsidRDefault="0062367F">
      <w:pPr>
        <w:pStyle w:val="CommentText"/>
      </w:pPr>
      <w:r>
        <w:rPr>
          <w:rStyle w:val="CommentReference"/>
        </w:rPr>
        <w:annotationRef/>
      </w:r>
      <w:r>
        <w:t>There was a need to clarify the last part of the sentence to avoid ambiguity. Please check if this revision is correct.</w:t>
      </w:r>
    </w:p>
  </w:comment>
  <w:comment w:id="276" w:author="." w:date="2025-03-03T14:02:00Z" w:initials=".">
    <w:p w14:paraId="452A87F2" w14:textId="76395181" w:rsidR="003008F4" w:rsidRDefault="003008F4" w:rsidP="003008F4">
      <w:pPr>
        <w:pStyle w:val="CommentText"/>
      </w:pPr>
      <w:r>
        <w:rPr>
          <w:rStyle w:val="CommentReference"/>
        </w:rPr>
        <w:annotationRef/>
      </w:r>
      <w:r>
        <w:t xml:space="preserve">This paragraph was set off from the previous one to improve readability and to better highlight the ideas presented in the latter part of the original version. Similar revisions were made throughout the document. Please check if the revisions are okay. </w:t>
      </w:r>
    </w:p>
    <w:p w14:paraId="454FEFE1" w14:textId="23426507" w:rsidR="003008F4" w:rsidRDefault="003008F4">
      <w:pPr>
        <w:pStyle w:val="CommentText"/>
      </w:pPr>
    </w:p>
  </w:comment>
  <w:comment w:id="314" w:author="." w:date="2025-03-03T14:09:00Z" w:initials=".">
    <w:p w14:paraId="23AED725" w14:textId="5EEFBA31" w:rsidR="008A1333" w:rsidRDefault="008A1333">
      <w:pPr>
        <w:pStyle w:val="CommentText"/>
      </w:pPr>
      <w:r>
        <w:rPr>
          <w:rStyle w:val="CommentReference"/>
        </w:rPr>
        <w:annotationRef/>
      </w:r>
      <w:r>
        <w:t>This was added to improve the transition and narrative flow. Please check if the revision is okay.</w:t>
      </w:r>
    </w:p>
  </w:comment>
  <w:comment w:id="319" w:author="." w:date="2025-03-03T14:10:00Z" w:initials=".">
    <w:p w14:paraId="2CB4540D" w14:textId="502C217A" w:rsidR="008A1333" w:rsidRDefault="008A1333">
      <w:pPr>
        <w:pStyle w:val="CommentText"/>
      </w:pPr>
      <w:r>
        <w:rPr>
          <w:rStyle w:val="CommentReference"/>
        </w:rPr>
        <w:annotationRef/>
      </w:r>
      <w:r>
        <w:t>Please check if the edits made for the sake of readability did not change your meaning.</w:t>
      </w:r>
    </w:p>
  </w:comment>
  <w:comment w:id="404" w:author="." w:date="2025-03-03T14:16:00Z" w:initials=".">
    <w:p w14:paraId="7365C878" w14:textId="05BC60CF" w:rsidR="000E0F13" w:rsidRDefault="000E0F13" w:rsidP="000E0F13">
      <w:pPr>
        <w:pStyle w:val="CommentText"/>
      </w:pPr>
      <w:r>
        <w:rPr>
          <w:rStyle w:val="CommentReference"/>
        </w:rPr>
        <w:annotationRef/>
      </w:r>
      <w:r>
        <w:t>Please check that the intended meaning has been maintained here, as the original sentence was not entirely clear.</w:t>
      </w:r>
    </w:p>
  </w:comment>
  <w:comment w:id="433" w:author="." w:date="2025-03-03T14:18:00Z" w:initials=".">
    <w:p w14:paraId="31676D61" w14:textId="7D0C20D0" w:rsidR="001F3102" w:rsidRDefault="001F3102" w:rsidP="001F3102">
      <w:pPr>
        <w:pStyle w:val="CommentText"/>
      </w:pPr>
      <w:r>
        <w:rPr>
          <w:rStyle w:val="CommentReference"/>
        </w:rPr>
        <w:annotationRef/>
      </w:r>
      <w:r>
        <w:t>Please check if the revisions made to improve readability and expression preserved your meaning.</w:t>
      </w:r>
    </w:p>
  </w:comment>
  <w:comment w:id="442" w:author="." w:date="2025-03-03T14:19:00Z" w:initials=".">
    <w:p w14:paraId="70FAE9FA" w14:textId="04C2CB2B" w:rsidR="001F3102" w:rsidRDefault="001F3102">
      <w:pPr>
        <w:pStyle w:val="CommentText"/>
      </w:pPr>
      <w:r>
        <w:rPr>
          <w:rStyle w:val="CommentReference"/>
        </w:rPr>
        <w:annotationRef/>
      </w:r>
      <w:r>
        <w:t xml:space="preserve">Consider providing here the alternate meaning of this term to avoid confusion. </w:t>
      </w:r>
    </w:p>
  </w:comment>
  <w:comment w:id="458" w:author="." w:date="2025-03-03T14:21:00Z" w:initials=".">
    <w:p w14:paraId="1198F3CA" w14:textId="648D874A" w:rsidR="0026229B" w:rsidRDefault="0026229B" w:rsidP="0026229B">
      <w:pPr>
        <w:pStyle w:val="CommentText"/>
      </w:pPr>
      <w:r>
        <w:rPr>
          <w:rStyle w:val="CommentReference"/>
        </w:rPr>
        <w:annotationRef/>
      </w:r>
      <w:r>
        <w:t>Please check whether the meaning of this sentence was retained.</w:t>
      </w:r>
    </w:p>
  </w:comment>
  <w:comment w:id="509" w:author="." w:date="2025-03-04T19:25:00Z" w:initials=".">
    <w:p w14:paraId="323B56C9" w14:textId="43EDA4C0" w:rsidR="00504F93" w:rsidRDefault="00504F93" w:rsidP="00504F93">
      <w:pPr>
        <w:pStyle w:val="CommentText"/>
      </w:pPr>
      <w:r>
        <w:rPr>
          <w:rStyle w:val="CommentReference"/>
        </w:rPr>
        <w:annotationRef/>
      </w:r>
      <w:r>
        <w:t xml:space="preserve">This part was revised to avoid redundancy. Please check if the revision is okay. </w:t>
      </w:r>
    </w:p>
  </w:comment>
  <w:comment w:id="554" w:author="." w:date="2025-03-03T14:27:00Z" w:initials=".">
    <w:p w14:paraId="6F85D888" w14:textId="71BD987D" w:rsidR="00D7130C" w:rsidRDefault="00D7130C" w:rsidP="00D7130C">
      <w:pPr>
        <w:pStyle w:val="CommentText"/>
      </w:pPr>
      <w:r>
        <w:rPr>
          <w:rStyle w:val="CommentReference"/>
        </w:rPr>
        <w:annotationRef/>
      </w:r>
      <w:r>
        <w:t>These two sentences were combined and revised to improve readability. Please check if the revisions preserved the original meaning.</w:t>
      </w:r>
    </w:p>
  </w:comment>
  <w:comment w:id="560" w:author="." w:date="2025-03-03T14:27:00Z" w:initials=".">
    <w:p w14:paraId="7AA6BF03" w14:textId="53C5B1FB" w:rsidR="00D7130C" w:rsidRDefault="00D7130C" w:rsidP="00D7130C">
      <w:pPr>
        <w:pStyle w:val="CommentText"/>
      </w:pPr>
      <w:r>
        <w:rPr>
          <w:rStyle w:val="CommentReference"/>
        </w:rPr>
        <w:annotationRef/>
      </w:r>
      <w:r>
        <w:t>Please check if the revision is correct.</w:t>
      </w:r>
    </w:p>
  </w:comment>
  <w:comment w:id="616" w:author="." w:date="2025-03-03T14:31:00Z" w:initials=".">
    <w:p w14:paraId="15158F3F" w14:textId="64600391" w:rsidR="00C16709" w:rsidRDefault="00C16709" w:rsidP="00C16709">
      <w:pPr>
        <w:pStyle w:val="CommentText"/>
      </w:pPr>
      <w:r>
        <w:rPr>
          <w:rStyle w:val="CommentReference"/>
        </w:rPr>
        <w:annotationRef/>
      </w:r>
      <w:r>
        <w:t>This was set apart from the previous sentence to improve readability and to better highlight the idea mentioned in the second clause of the original sentence. Please check if the revision is okay.</w:t>
      </w:r>
    </w:p>
  </w:comment>
  <w:comment w:id="618" w:author="." w:date="2025-03-03T14:31:00Z" w:initials=".">
    <w:p w14:paraId="07707142" w14:textId="0370CA52" w:rsidR="00671FF4" w:rsidRDefault="00671FF4">
      <w:pPr>
        <w:pStyle w:val="CommentText"/>
      </w:pPr>
      <w:r>
        <w:rPr>
          <w:rStyle w:val="CommentReference"/>
        </w:rPr>
        <w:annotationRef/>
      </w:r>
      <w:r>
        <w:t>There was a need to clarify what “this” referred to in this sentence to avoid ambiguity. Please check if this revision is correct.</w:t>
      </w:r>
    </w:p>
  </w:comment>
  <w:comment w:id="643" w:author="." w:date="2025-03-03T14:49:00Z" w:initials=".">
    <w:p w14:paraId="7D633409" w14:textId="09901250" w:rsidR="00EE51E3" w:rsidRDefault="00EE51E3" w:rsidP="00EE51E3">
      <w:pPr>
        <w:pStyle w:val="CommentText"/>
      </w:pPr>
      <w:r>
        <w:rPr>
          <w:rStyle w:val="CommentReference"/>
        </w:rPr>
        <w:annotationRef/>
      </w:r>
      <w:r>
        <w:t>Please check that the intended meaning has been maintained here, as the original sentence was not entirely clear.</w:t>
      </w:r>
    </w:p>
  </w:comment>
  <w:comment w:id="678" w:author="." w:date="2025-03-04T19:25:00Z" w:initials=".">
    <w:p w14:paraId="48710E32" w14:textId="4360EE17" w:rsidR="00504F93" w:rsidRDefault="00504F93" w:rsidP="00504F93">
      <w:pPr>
        <w:pStyle w:val="CommentText"/>
      </w:pPr>
      <w:r>
        <w:rPr>
          <w:rStyle w:val="CommentReference"/>
        </w:rPr>
        <w:annotationRef/>
      </w:r>
      <w:r>
        <w:t>Please check that the intended meaning has been maintained here, as the original sentence was not entirely clear.</w:t>
      </w:r>
    </w:p>
  </w:comment>
  <w:comment w:id="719" w:author="." w:date="2025-03-04T19:26:00Z" w:initials=".">
    <w:p w14:paraId="702B6A28" w14:textId="6CCED5D2" w:rsidR="00504F93" w:rsidRDefault="00504F93" w:rsidP="00504F93">
      <w:pPr>
        <w:pStyle w:val="CommentText"/>
      </w:pPr>
      <w:r>
        <w:rPr>
          <w:rStyle w:val="CommentReference"/>
        </w:rPr>
        <w:annotationRef/>
      </w:r>
      <w:r>
        <w:t xml:space="preserve">Please check whether the meaning of this sentence was retained. Similar revisions were made throughout this list. </w:t>
      </w:r>
    </w:p>
  </w:comment>
  <w:comment w:id="880" w:author="." w:date="2025-03-03T15:19:00Z" w:initials=".">
    <w:p w14:paraId="7A23FE76" w14:textId="7E05E490" w:rsidR="006039F0" w:rsidRDefault="006039F0" w:rsidP="006039F0">
      <w:pPr>
        <w:pStyle w:val="CommentText"/>
      </w:pPr>
      <w:r>
        <w:rPr>
          <w:rStyle w:val="CommentReference"/>
        </w:rPr>
        <w:annotationRef/>
      </w:r>
      <w:r>
        <w:t>These two sentences were combined and revised to improve readability. Please check if the revisions preserved the original meaning.</w:t>
      </w:r>
    </w:p>
  </w:comment>
  <w:comment w:id="909" w:author="." w:date="2025-03-03T15:21:00Z" w:initials=".">
    <w:p w14:paraId="1C5F691D" w14:textId="07A5C40F" w:rsidR="006039F0" w:rsidRDefault="006039F0" w:rsidP="006039F0">
      <w:pPr>
        <w:pStyle w:val="CommentText"/>
      </w:pPr>
      <w:r>
        <w:rPr>
          <w:rStyle w:val="CommentReference"/>
        </w:rPr>
        <w:annotationRef/>
      </w:r>
      <w:r>
        <w:t>There was a need to clarify the last part of the sentence to avoid ambiguity. Please check if this revision is correct.</w:t>
      </w:r>
    </w:p>
  </w:comment>
  <w:comment w:id="969" w:author="." w:date="2025-03-03T16:07:00Z" w:initials=".">
    <w:p w14:paraId="2E178735" w14:textId="735A4E86" w:rsidR="007A7CCE" w:rsidRDefault="007A7CCE">
      <w:pPr>
        <w:pStyle w:val="CommentText"/>
      </w:pPr>
      <w:r>
        <w:rPr>
          <w:rStyle w:val="CommentReference"/>
        </w:rPr>
        <w:annotationRef/>
      </w:r>
      <w:r>
        <w:t>Please check if the revision is correct.</w:t>
      </w:r>
    </w:p>
  </w:comment>
  <w:comment w:id="1005" w:author="." w:date="2025-03-03T15:28:00Z" w:initials=".">
    <w:p w14:paraId="76281BA6" w14:textId="195BD058" w:rsidR="00B569AD" w:rsidRDefault="00B569AD" w:rsidP="00B569AD">
      <w:pPr>
        <w:pStyle w:val="CommentText"/>
      </w:pPr>
      <w:r>
        <w:rPr>
          <w:rStyle w:val="CommentReference"/>
        </w:rPr>
        <w:annotationRef/>
      </w:r>
      <w:r>
        <w:t>Please check whether the meaning of this sentence was retained.</w:t>
      </w:r>
    </w:p>
  </w:comment>
  <w:comment w:id="1023" w:author="." w:date="2025-03-03T15:29:00Z" w:initials=".">
    <w:p w14:paraId="3FF24813" w14:textId="409631BA" w:rsidR="003354EE" w:rsidRDefault="003354EE">
      <w:pPr>
        <w:pStyle w:val="CommentText"/>
      </w:pPr>
      <w:r>
        <w:rPr>
          <w:rStyle w:val="CommentReference"/>
        </w:rPr>
        <w:annotationRef/>
      </w:r>
      <w:r w:rsidR="00C640E6">
        <w:rPr>
          <w:rStyle w:val="CommentReference"/>
        </w:rPr>
        <w:t>Please check if the revision is correct.</w:t>
      </w:r>
    </w:p>
  </w:comment>
  <w:comment w:id="1041" w:author="." w:date="2025-03-03T15:31:00Z" w:initials=".">
    <w:p w14:paraId="19C4B08A" w14:textId="2D3F1161" w:rsidR="003354EE" w:rsidRDefault="003354EE" w:rsidP="003354EE">
      <w:pPr>
        <w:pStyle w:val="CommentText"/>
      </w:pPr>
      <w:r>
        <w:rPr>
          <w:rStyle w:val="CommentReference"/>
        </w:rPr>
        <w:annotationRef/>
      </w:r>
      <w:r>
        <w:t>These two sentences were combined and revised to improve readability. Please check if the revisions preserved the original meaning.</w:t>
      </w:r>
    </w:p>
  </w:comment>
  <w:comment w:id="1075" w:author="." w:date="2025-03-03T15:34:00Z" w:initials=".">
    <w:p w14:paraId="085FC6F8" w14:textId="6783217E" w:rsidR="0011284F" w:rsidRDefault="0011284F">
      <w:pPr>
        <w:pStyle w:val="CommentText"/>
      </w:pPr>
      <w:r>
        <w:rPr>
          <w:rStyle w:val="CommentReference"/>
        </w:rPr>
        <w:annotationRef/>
      </w:r>
      <w:r>
        <w:t>This is a gentle reminder that contractions are considered informal expressions and are not recommended for use in academic papers, unless part of quoted content.</w:t>
      </w:r>
      <w:r w:rsidR="007E04D4">
        <w:t xml:space="preserve"> The same comment applies to similar revisions made throughout the text.</w:t>
      </w:r>
    </w:p>
  </w:comment>
  <w:comment w:id="1090" w:author="." w:date="2025-03-03T15:35:00Z" w:initials=".">
    <w:p w14:paraId="40612462" w14:textId="74EE7D15" w:rsidR="007E04D4" w:rsidRDefault="007E04D4">
      <w:pPr>
        <w:pStyle w:val="CommentText"/>
      </w:pPr>
      <w:r>
        <w:rPr>
          <w:rStyle w:val="CommentReference"/>
        </w:rPr>
        <w:annotationRef/>
      </w:r>
      <w:r>
        <w:t>Please note that the word “both” need not be included when the two referents are mentioned.</w:t>
      </w:r>
    </w:p>
  </w:comment>
  <w:comment w:id="1096" w:author="." w:date="2025-03-03T15:36:00Z" w:initials=".">
    <w:p w14:paraId="49C15F8D" w14:textId="0DAB51AC" w:rsidR="00DF42C0" w:rsidRDefault="00DF42C0">
      <w:pPr>
        <w:pStyle w:val="CommentText"/>
      </w:pPr>
      <w:r>
        <w:rPr>
          <w:rStyle w:val="CommentReference"/>
        </w:rPr>
        <w:annotationRef/>
      </w:r>
      <w:r>
        <w:t xml:space="preserve">Please </w:t>
      </w:r>
      <w:r w:rsidR="006C602C">
        <w:t>double-</w:t>
      </w:r>
      <w:r>
        <w:t>check</w:t>
      </w:r>
      <w:r w:rsidR="006C602C">
        <w:t xml:space="preserve"> if this is the intended term to be used here. </w:t>
      </w:r>
    </w:p>
  </w:comment>
  <w:comment w:id="1169" w:author="." w:date="2025-03-03T15:44:00Z" w:initials=".">
    <w:p w14:paraId="1FE86349" w14:textId="71C14C36" w:rsidR="00410CC9" w:rsidRDefault="00410CC9" w:rsidP="00410CC9">
      <w:pPr>
        <w:pStyle w:val="CommentText"/>
      </w:pPr>
      <w:r>
        <w:rPr>
          <w:rStyle w:val="CommentReference"/>
        </w:rPr>
        <w:annotationRef/>
      </w:r>
      <w:r>
        <w:t>This sentence was revised to improve readability. Please check if the revisions preserved the original meaning of the sentence.</w:t>
      </w:r>
    </w:p>
  </w:comment>
  <w:comment w:id="1286" w:author="." w:date="2025-03-03T16:10:00Z" w:initials=".">
    <w:p w14:paraId="6A01288F" w14:textId="7DB5863A" w:rsidR="00FE2AF7" w:rsidRDefault="00FE2AF7" w:rsidP="00FE2AF7">
      <w:pPr>
        <w:pStyle w:val="CommentText"/>
      </w:pPr>
      <w:r>
        <w:rPr>
          <w:rStyle w:val="CommentReference"/>
        </w:rPr>
        <w:annotationRef/>
      </w:r>
      <w:r>
        <w:t>This was set apart from the previous sentence to improve readability. Please check if the revision is okay.</w:t>
      </w:r>
    </w:p>
  </w:comment>
  <w:comment w:id="1474" w:author="." w:date="2025-03-03T16:26:00Z" w:initials=".">
    <w:p w14:paraId="63B3BAC8" w14:textId="7A4378C3" w:rsidR="00F9174C" w:rsidRDefault="00F9174C">
      <w:pPr>
        <w:pStyle w:val="CommentText"/>
      </w:pPr>
      <w:r>
        <w:rPr>
          <w:rStyle w:val="CommentReference"/>
        </w:rPr>
        <w:annotationRef/>
      </w:r>
      <w:r>
        <w:t>Please note that “respectively” can be used here to show parallelism. For example, A, B, and C for 1, 2, and 3 suggest that A is for 1, B is for 2, and C is for 3. The same comment applies to similar revisions made throughout the text.</w:t>
      </w:r>
    </w:p>
  </w:comment>
  <w:comment w:id="1569" w:author="." w:date="2025-03-04T19:10:00Z" w:initials=".">
    <w:p w14:paraId="3FD98FF1" w14:textId="3391BD61" w:rsidR="00312C6B" w:rsidRDefault="00312C6B" w:rsidP="00312C6B">
      <w:pPr>
        <w:pStyle w:val="CommentText"/>
      </w:pPr>
      <w:r>
        <w:rPr>
          <w:rStyle w:val="CommentReference"/>
        </w:rPr>
        <w:annotationRef/>
      </w:r>
      <w:r>
        <w:t>Please check if the revisions made to improve readability and expression preserved your meaning.</w:t>
      </w:r>
    </w:p>
  </w:comment>
  <w:comment w:id="1607" w:author="." w:date="2025-03-04T19:10:00Z" w:initials=".">
    <w:p w14:paraId="24E31D02" w14:textId="245CEC7C" w:rsidR="00312C6B" w:rsidRDefault="00312C6B" w:rsidP="00312C6B">
      <w:pPr>
        <w:pStyle w:val="CommentText"/>
      </w:pPr>
      <w:r>
        <w:rPr>
          <w:rStyle w:val="CommentReference"/>
        </w:rPr>
        <w:annotationRef/>
      </w:r>
      <w:r>
        <w:t>This was added to enhance the transition between statements and improve the narrative flow. Please check if the revision is okay.</w:t>
      </w:r>
    </w:p>
  </w:comment>
  <w:comment w:id="1634" w:author="." w:date="2025-03-04T19:10:00Z" w:initials=".">
    <w:p w14:paraId="46FC8C26" w14:textId="54CDFAC0" w:rsidR="00312C6B" w:rsidRDefault="00312C6B" w:rsidP="00312C6B">
      <w:pPr>
        <w:pStyle w:val="CommentText"/>
      </w:pPr>
      <w:r>
        <w:rPr>
          <w:rStyle w:val="CommentReference"/>
        </w:rPr>
        <w:annotationRef/>
      </w:r>
      <w:r>
        <w:t>There was a need to clarify this part of the sentence to avoid ambiguity. Please check if this revision is correct.</w:t>
      </w:r>
    </w:p>
  </w:comment>
  <w:comment w:id="1683" w:author="." w:date="2025-03-04T16:45:00Z" w:initials=".">
    <w:p w14:paraId="71FE0138" w14:textId="059F1A60" w:rsidR="00893006" w:rsidRDefault="00893006">
      <w:pPr>
        <w:pStyle w:val="CommentText"/>
      </w:pPr>
      <w:r>
        <w:rPr>
          <w:rStyle w:val="CommentReference"/>
        </w:rPr>
        <w:annotationRef/>
      </w:r>
      <w:r>
        <w:t xml:space="preserve">This was revised to avoid redundancy. Please check if the revision is okay. </w:t>
      </w:r>
    </w:p>
  </w:comment>
  <w:comment w:id="1701" w:author="." w:date="2025-03-04T16:47:00Z" w:initials=".">
    <w:p w14:paraId="2B670F83" w14:textId="48C01F60" w:rsidR="00AA3CF3" w:rsidRDefault="00AA3CF3">
      <w:pPr>
        <w:pStyle w:val="CommentText"/>
      </w:pPr>
      <w:r>
        <w:rPr>
          <w:rStyle w:val="CommentReference"/>
        </w:rPr>
        <w:annotationRef/>
      </w:r>
      <w:r>
        <w:t>This sentence was revised to ensure a more precise expression and presentation of ideas. Please check if the revision is okay/appropriate.</w:t>
      </w:r>
    </w:p>
  </w:comment>
  <w:comment w:id="1721" w:author="." w:date="2025-03-04T19:10:00Z" w:initials=".">
    <w:p w14:paraId="47B27DF7" w14:textId="3686CBB4" w:rsidR="00312C6B" w:rsidRDefault="00312C6B" w:rsidP="00312C6B">
      <w:pPr>
        <w:pStyle w:val="CommentText"/>
      </w:pPr>
      <w:r>
        <w:rPr>
          <w:rStyle w:val="CommentReference"/>
        </w:rPr>
        <w:annotationRef/>
      </w:r>
      <w:r>
        <w:t>Please check whether the meaning of this sentence was retained.</w:t>
      </w:r>
    </w:p>
  </w:comment>
  <w:comment w:id="1770" w:author="." w:date="2025-03-04T19:10:00Z" w:initials=".">
    <w:p w14:paraId="5A315B7C" w14:textId="61054BDE" w:rsidR="00312C6B" w:rsidRDefault="00312C6B">
      <w:pPr>
        <w:pStyle w:val="CommentText"/>
      </w:pPr>
      <w:r>
        <w:rPr>
          <w:rStyle w:val="CommentReference"/>
        </w:rPr>
        <w:annotationRef/>
      </w:r>
      <w:r>
        <w:t>There was a need to clarify what “this” referred to in this sentence to avoid ambiguity. Please check if this revision is correct.</w:t>
      </w:r>
    </w:p>
  </w:comment>
  <w:comment w:id="1789" w:author="." w:date="2025-03-04T16:54:00Z" w:initials=".">
    <w:p w14:paraId="0161EE71" w14:textId="4C5D4951" w:rsidR="003C6171" w:rsidRDefault="003C6171" w:rsidP="003C6171">
      <w:pPr>
        <w:pStyle w:val="CommentText"/>
      </w:pPr>
      <w:r>
        <w:rPr>
          <w:rStyle w:val="CommentReference"/>
        </w:rPr>
        <w:annotationRef/>
      </w:r>
      <w:r>
        <w:t>Please check that the intended meaning has been maintained here, as the original sentence was not entirely clear.</w:t>
      </w:r>
    </w:p>
  </w:comment>
  <w:comment w:id="1814" w:author="." w:date="2025-03-04T16:55:00Z" w:initials=".">
    <w:p w14:paraId="38DE5F9A" w14:textId="7DCD39D5" w:rsidR="008A18DA" w:rsidRDefault="008A18DA">
      <w:pPr>
        <w:pStyle w:val="CommentText"/>
      </w:pPr>
      <w:r>
        <w:rPr>
          <w:rStyle w:val="CommentReference"/>
        </w:rPr>
        <w:annotationRef/>
      </w:r>
      <w:r>
        <w:t>Consider using these indicators for better readability and presentation. Please check if these suggested revisions are okay.</w:t>
      </w:r>
    </w:p>
  </w:comment>
  <w:comment w:id="1850" w:author="." w:date="2025-03-04T17:01:00Z" w:initials=".">
    <w:p w14:paraId="59DD2402" w14:textId="106C623B" w:rsidR="00A21C2E" w:rsidRDefault="00A21C2E" w:rsidP="00A21C2E">
      <w:pPr>
        <w:pStyle w:val="CommentText"/>
      </w:pPr>
      <w:r>
        <w:rPr>
          <w:rStyle w:val="CommentReference"/>
        </w:rPr>
        <w:annotationRef/>
      </w:r>
      <w:r>
        <w:t>This sentence was revised to improve readability. Please check if the revisions preserved the original meaning of the sentence.</w:t>
      </w:r>
    </w:p>
  </w:comment>
  <w:comment w:id="1890" w:author="." w:date="2025-03-04T17:04:00Z" w:initials=".">
    <w:p w14:paraId="2E72E91B" w14:textId="170C1969" w:rsidR="00CE5697" w:rsidRDefault="00CE5697" w:rsidP="00CE5697">
      <w:pPr>
        <w:pStyle w:val="CommentText"/>
      </w:pPr>
      <w:r>
        <w:rPr>
          <w:rStyle w:val="CommentReference"/>
        </w:rPr>
        <w:annotationRef/>
      </w:r>
      <w:r>
        <w:t>This was set apart from the previous sentence to improve readability. Please also check whether the revisions in the sentence preserved your meaning.</w:t>
      </w:r>
    </w:p>
  </w:comment>
  <w:comment w:id="1916" w:author="." w:date="2025-03-04T17:06:00Z" w:initials=".">
    <w:p w14:paraId="7638B73A" w14:textId="77777777" w:rsidR="006704EC" w:rsidRDefault="006704EC" w:rsidP="006704EC">
      <w:pPr>
        <w:pStyle w:val="CommentText"/>
      </w:pPr>
      <w:r>
        <w:rPr>
          <w:rStyle w:val="CommentReference"/>
        </w:rPr>
        <w:annotationRef/>
      </w:r>
      <w:r>
        <w:t>This was set off from the previous paragraph to improve readability. Please check if this revision is okay.</w:t>
      </w:r>
    </w:p>
    <w:p w14:paraId="06311763" w14:textId="4BA78F7E" w:rsidR="006704EC" w:rsidRDefault="006704EC">
      <w:pPr>
        <w:pStyle w:val="CommentText"/>
      </w:pPr>
    </w:p>
  </w:comment>
  <w:comment w:id="1924" w:author="." w:date="2025-03-04T19:11:00Z" w:initials=".">
    <w:p w14:paraId="5DAB5E29" w14:textId="76BB7AB0" w:rsidR="00312C6B" w:rsidRDefault="00312C6B" w:rsidP="00312C6B">
      <w:pPr>
        <w:pStyle w:val="CommentText"/>
      </w:pPr>
      <w:r>
        <w:rPr>
          <w:rStyle w:val="CommentReference"/>
        </w:rPr>
        <w:annotationRef/>
      </w:r>
      <w:r>
        <w:t>Please check whether the meaning of this sentence was retained.</w:t>
      </w:r>
    </w:p>
  </w:comment>
  <w:comment w:id="2010" w:author="." w:date="2025-03-04T19:17:00Z" w:initials=".">
    <w:p w14:paraId="7C586F99" w14:textId="065B4CB4" w:rsidR="000A284E" w:rsidRDefault="000A284E" w:rsidP="000A284E">
      <w:pPr>
        <w:pStyle w:val="CommentText"/>
      </w:pPr>
      <w:r>
        <w:rPr>
          <w:rStyle w:val="CommentReference"/>
        </w:rPr>
        <w:annotationRef/>
      </w:r>
      <w:r>
        <w:t>This was set apart from the previous sentence to improve readability. Please also check whether the revisions in the sentence preserved your meaning.</w:t>
      </w:r>
    </w:p>
  </w:comment>
  <w:comment w:id="2017" w:author="." w:date="2025-03-04T19:18:00Z" w:initials=".">
    <w:p w14:paraId="79255642" w14:textId="32B76AE7" w:rsidR="000B23BC" w:rsidRDefault="000B23BC" w:rsidP="000B23BC">
      <w:pPr>
        <w:pStyle w:val="CommentText"/>
      </w:pPr>
      <w:r>
        <w:rPr>
          <w:rStyle w:val="CommentReference"/>
        </w:rPr>
        <w:annotationRef/>
      </w:r>
      <w:r>
        <w:t>These sentences were revised to improve readability. Please check whether the revisions preserved their original meanings.</w:t>
      </w:r>
    </w:p>
  </w:comment>
  <w:comment w:id="2029" w:author="." w:date="2025-03-04T19:23:00Z" w:initials=".">
    <w:p w14:paraId="2F924C0B" w14:textId="06428F4A" w:rsidR="008F5698" w:rsidRDefault="008F5698">
      <w:pPr>
        <w:pStyle w:val="CommentText"/>
      </w:pPr>
      <w:r>
        <w:rPr>
          <w:rStyle w:val="CommentReference"/>
        </w:rPr>
        <w:annotationRef/>
      </w:r>
      <w:r>
        <w:t>There was a need to clarify this part of the sentence. Please check if this revision is correct.</w:t>
      </w:r>
    </w:p>
  </w:comment>
  <w:comment w:id="2035" w:author="." w:date="2025-03-04T19:23:00Z" w:initials=".">
    <w:p w14:paraId="0C879FCC" w14:textId="6D402D3B" w:rsidR="008F5698" w:rsidRDefault="008F5698">
      <w:pPr>
        <w:pStyle w:val="CommentText"/>
      </w:pPr>
      <w:r>
        <w:rPr>
          <w:rStyle w:val="CommentReference"/>
        </w:rPr>
        <w:annotationRef/>
      </w:r>
      <w:r>
        <w:t>This was added to improve the transition and narrative flow. Please check if the revision is okay.</w:t>
      </w:r>
    </w:p>
  </w:comment>
  <w:comment w:id="2045" w:author="." w:date="2025-03-04T19:23:00Z" w:initials=".">
    <w:p w14:paraId="1AD23969" w14:textId="76DA5C25" w:rsidR="008F5698" w:rsidRDefault="008F5698" w:rsidP="008F5698">
      <w:pPr>
        <w:pStyle w:val="CommentText"/>
      </w:pPr>
      <w:r>
        <w:rPr>
          <w:rStyle w:val="CommentReference"/>
        </w:rPr>
        <w:annotationRef/>
      </w:r>
      <w:r>
        <w:t>Please check whether the meaning of this sentence was retained.</w:t>
      </w:r>
    </w:p>
  </w:comment>
  <w:comment w:id="2056" w:author="." w:date="2025-03-04T19:20:00Z" w:initials=".">
    <w:p w14:paraId="63260D12" w14:textId="62854FBD" w:rsidR="001C50C7" w:rsidRDefault="001C50C7">
      <w:pPr>
        <w:pStyle w:val="CommentText"/>
      </w:pPr>
      <w:r>
        <w:rPr>
          <w:rStyle w:val="CommentReference"/>
        </w:rPr>
        <w:annotationRef/>
      </w:r>
      <w:r>
        <w:t>Please check if the edits made for the sake of readability did not change your meaning.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638B470" w15:done="0"/>
  <w15:commentEx w15:paraId="75A3ED8F" w15:done="0"/>
  <w15:commentEx w15:paraId="76DF7072" w15:done="0"/>
  <w15:commentEx w15:paraId="4ACA7B0C" w15:done="0"/>
  <w15:commentEx w15:paraId="39662FF8" w15:done="0"/>
  <w15:commentEx w15:paraId="5FC5E346" w15:done="0"/>
  <w15:commentEx w15:paraId="12FC6BBA" w15:done="0"/>
  <w15:commentEx w15:paraId="7943F8E9" w15:done="0"/>
  <w15:commentEx w15:paraId="442D84EC" w15:done="0"/>
  <w15:commentEx w15:paraId="454FEFE1" w15:done="0"/>
  <w15:commentEx w15:paraId="23AED725" w15:done="0"/>
  <w15:commentEx w15:paraId="2CB4540D" w15:done="0"/>
  <w15:commentEx w15:paraId="7365C878" w15:done="0"/>
  <w15:commentEx w15:paraId="31676D61" w15:done="0"/>
  <w15:commentEx w15:paraId="70FAE9FA" w15:done="0"/>
  <w15:commentEx w15:paraId="1198F3CA" w15:done="0"/>
  <w15:commentEx w15:paraId="323B56C9" w15:done="0"/>
  <w15:commentEx w15:paraId="6F85D888" w15:done="0"/>
  <w15:commentEx w15:paraId="7AA6BF03" w15:done="0"/>
  <w15:commentEx w15:paraId="15158F3F" w15:done="0"/>
  <w15:commentEx w15:paraId="07707142" w15:done="0"/>
  <w15:commentEx w15:paraId="7D633409" w15:done="0"/>
  <w15:commentEx w15:paraId="48710E32" w15:done="0"/>
  <w15:commentEx w15:paraId="702B6A28" w15:done="0"/>
  <w15:commentEx w15:paraId="7A23FE76" w15:done="0"/>
  <w15:commentEx w15:paraId="1C5F691D" w15:done="0"/>
  <w15:commentEx w15:paraId="2E178735" w15:done="0"/>
  <w15:commentEx w15:paraId="76281BA6" w15:done="0"/>
  <w15:commentEx w15:paraId="3FF24813" w15:done="0"/>
  <w15:commentEx w15:paraId="19C4B08A" w15:done="0"/>
  <w15:commentEx w15:paraId="085FC6F8" w15:done="0"/>
  <w15:commentEx w15:paraId="40612462" w15:done="0"/>
  <w15:commentEx w15:paraId="49C15F8D" w15:done="0"/>
  <w15:commentEx w15:paraId="1FE86349" w15:done="0"/>
  <w15:commentEx w15:paraId="6A01288F" w15:done="0"/>
  <w15:commentEx w15:paraId="63B3BAC8" w15:done="0"/>
  <w15:commentEx w15:paraId="3FD98FF1" w15:done="0"/>
  <w15:commentEx w15:paraId="24E31D02" w15:done="0"/>
  <w15:commentEx w15:paraId="46FC8C26" w15:done="0"/>
  <w15:commentEx w15:paraId="71FE0138" w15:done="0"/>
  <w15:commentEx w15:paraId="2B670F83" w15:done="0"/>
  <w15:commentEx w15:paraId="47B27DF7" w15:done="0"/>
  <w15:commentEx w15:paraId="5A315B7C" w15:done="0"/>
  <w15:commentEx w15:paraId="0161EE71" w15:done="0"/>
  <w15:commentEx w15:paraId="38DE5F9A" w15:done="0"/>
  <w15:commentEx w15:paraId="59DD2402" w15:done="0"/>
  <w15:commentEx w15:paraId="2E72E91B" w15:done="0"/>
  <w15:commentEx w15:paraId="06311763" w15:done="0"/>
  <w15:commentEx w15:paraId="5DAB5E29" w15:done="0"/>
  <w15:commentEx w15:paraId="7C586F99" w15:done="0"/>
  <w15:commentEx w15:paraId="79255642" w15:done="0"/>
  <w15:commentEx w15:paraId="2F924C0B" w15:done="0"/>
  <w15:commentEx w15:paraId="0C879FCC" w15:done="0"/>
  <w15:commentEx w15:paraId="1AD23969" w15:done="0"/>
  <w15:commentEx w15:paraId="63260D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90C03CB" w16cex:dateUtc="2025-03-04T11:24:00Z"/>
  <w16cex:commentExtensible w16cex:durableId="19097E6D" w16cex:dateUtc="2025-03-03T05:09:00Z"/>
  <w16cex:commentExtensible w16cex:durableId="0B795E44" w16cex:dateUtc="2025-03-04T11:24:00Z"/>
  <w16cex:commentExtensible w16cex:durableId="363727DC" w16cex:dateUtc="2025-03-03T05:10:00Z"/>
  <w16cex:commentExtensible w16cex:durableId="0C59952D" w16cex:dateUtc="2025-03-03T05:36:00Z"/>
  <w16cex:commentExtensible w16cex:durableId="335FBAEA" w16cex:dateUtc="2025-03-03T05:50:00Z"/>
  <w16cex:commentExtensible w16cex:durableId="5EEEEFBC" w16cex:dateUtc="2025-03-03T05:45:00Z"/>
  <w16cex:commentExtensible w16cex:durableId="738D3A8C" w16cex:dateUtc="2025-03-03T05:58:00Z"/>
  <w16cex:commentExtensible w16cex:durableId="0ABC9B94" w16cex:dateUtc="2025-03-03T05:59:00Z"/>
  <w16cex:commentExtensible w16cex:durableId="539E75E8" w16cex:dateUtc="2025-03-03T06:02:00Z"/>
  <w16cex:commentExtensible w16cex:durableId="21F8046F" w16cex:dateUtc="2025-03-03T06:09:00Z"/>
  <w16cex:commentExtensible w16cex:durableId="058AFC7E" w16cex:dateUtc="2025-03-03T06:10:00Z"/>
  <w16cex:commentExtensible w16cex:durableId="0FA8C36E" w16cex:dateUtc="2025-03-03T06:16:00Z"/>
  <w16cex:commentExtensible w16cex:durableId="39F7250C" w16cex:dateUtc="2025-03-03T06:18:00Z"/>
  <w16cex:commentExtensible w16cex:durableId="4208F54E" w16cex:dateUtc="2025-03-03T06:19:00Z"/>
  <w16cex:commentExtensible w16cex:durableId="1BA79DC1" w16cex:dateUtc="2025-03-03T06:21:00Z"/>
  <w16cex:commentExtensible w16cex:durableId="07577D23" w16cex:dateUtc="2025-03-04T11:25:00Z"/>
  <w16cex:commentExtensible w16cex:durableId="68200720" w16cex:dateUtc="2025-03-03T06:27:00Z"/>
  <w16cex:commentExtensible w16cex:durableId="16FB9E55" w16cex:dateUtc="2025-03-03T06:27:00Z"/>
  <w16cex:commentExtensible w16cex:durableId="760D2DB5" w16cex:dateUtc="2025-03-03T06:31:00Z"/>
  <w16cex:commentExtensible w16cex:durableId="0512070C" w16cex:dateUtc="2025-03-03T06:31:00Z"/>
  <w16cex:commentExtensible w16cex:durableId="5E8A5EFE" w16cex:dateUtc="2025-03-03T06:49:00Z"/>
  <w16cex:commentExtensible w16cex:durableId="238B36CE" w16cex:dateUtc="2025-03-04T11:25:00Z"/>
  <w16cex:commentExtensible w16cex:durableId="7BDFBABB" w16cex:dateUtc="2025-03-04T11:26:00Z"/>
  <w16cex:commentExtensible w16cex:durableId="744305BA" w16cex:dateUtc="2025-03-03T07:19:00Z"/>
  <w16cex:commentExtensible w16cex:durableId="33A93236" w16cex:dateUtc="2025-03-03T07:21:00Z"/>
  <w16cex:commentExtensible w16cex:durableId="6BF47051" w16cex:dateUtc="2025-03-03T08:07:00Z"/>
  <w16cex:commentExtensible w16cex:durableId="5E058F00" w16cex:dateUtc="2025-03-03T07:28:00Z"/>
  <w16cex:commentExtensible w16cex:durableId="4023A379" w16cex:dateUtc="2025-03-03T07:29:00Z"/>
  <w16cex:commentExtensible w16cex:durableId="4D94A47F" w16cex:dateUtc="2025-03-03T07:31:00Z"/>
  <w16cex:commentExtensible w16cex:durableId="71025038" w16cex:dateUtc="2025-03-03T07:34:00Z"/>
  <w16cex:commentExtensible w16cex:durableId="3D1CBA8D" w16cex:dateUtc="2025-03-03T07:35:00Z"/>
  <w16cex:commentExtensible w16cex:durableId="2E4E6993" w16cex:dateUtc="2025-03-03T07:36:00Z"/>
  <w16cex:commentExtensible w16cex:durableId="7C73F460" w16cex:dateUtc="2025-03-03T07:44:00Z"/>
  <w16cex:commentExtensible w16cex:durableId="26255D23" w16cex:dateUtc="2025-03-03T08:10:00Z"/>
  <w16cex:commentExtensible w16cex:durableId="4EEF06BE" w16cex:dateUtc="2025-03-03T08:26:00Z"/>
  <w16cex:commentExtensible w16cex:durableId="1F16AF68" w16cex:dateUtc="2025-03-04T11:10:00Z"/>
  <w16cex:commentExtensible w16cex:durableId="0F6595F8" w16cex:dateUtc="2025-03-04T11:10:00Z"/>
  <w16cex:commentExtensible w16cex:durableId="78074B43" w16cex:dateUtc="2025-03-04T11:10:00Z"/>
  <w16cex:commentExtensible w16cex:durableId="75794646" w16cex:dateUtc="2025-03-04T08:45:00Z"/>
  <w16cex:commentExtensible w16cex:durableId="0F35CA2A" w16cex:dateUtc="2025-03-04T08:47:00Z"/>
  <w16cex:commentExtensible w16cex:durableId="4E5F2126" w16cex:dateUtc="2025-03-04T11:10:00Z"/>
  <w16cex:commentExtensible w16cex:durableId="6BD8AA76" w16cex:dateUtc="2025-03-04T11:10:00Z"/>
  <w16cex:commentExtensible w16cex:durableId="0FC697F9" w16cex:dateUtc="2025-03-04T08:54:00Z"/>
  <w16cex:commentExtensible w16cex:durableId="686DF567" w16cex:dateUtc="2025-03-04T08:55:00Z"/>
  <w16cex:commentExtensible w16cex:durableId="424CE523" w16cex:dateUtc="2025-03-04T09:01:00Z"/>
  <w16cex:commentExtensible w16cex:durableId="3C6FF049" w16cex:dateUtc="2025-03-04T09:04:00Z"/>
  <w16cex:commentExtensible w16cex:durableId="0FC9CCC3" w16cex:dateUtc="2025-03-04T09:06:00Z"/>
  <w16cex:commentExtensible w16cex:durableId="78C8DD7A" w16cex:dateUtc="2025-03-04T11:11:00Z"/>
  <w16cex:commentExtensible w16cex:durableId="423B67DF" w16cex:dateUtc="2025-03-04T11:17:00Z"/>
  <w16cex:commentExtensible w16cex:durableId="4206CD48" w16cex:dateUtc="2025-03-04T11:18:00Z"/>
  <w16cex:commentExtensible w16cex:durableId="5A101360" w16cex:dateUtc="2025-03-04T11:23:00Z"/>
  <w16cex:commentExtensible w16cex:durableId="3B1E6616" w16cex:dateUtc="2025-03-04T11:23:00Z"/>
  <w16cex:commentExtensible w16cex:durableId="6A7B3C8F" w16cex:dateUtc="2025-03-04T11:23:00Z"/>
  <w16cex:commentExtensible w16cex:durableId="37B99C97" w16cex:dateUtc="2025-03-04T1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638B470" w16cid:durableId="090C03CB"/>
  <w16cid:commentId w16cid:paraId="75A3ED8F" w16cid:durableId="19097E6D"/>
  <w16cid:commentId w16cid:paraId="76DF7072" w16cid:durableId="0B795E44"/>
  <w16cid:commentId w16cid:paraId="4ACA7B0C" w16cid:durableId="363727DC"/>
  <w16cid:commentId w16cid:paraId="39662FF8" w16cid:durableId="0C59952D"/>
  <w16cid:commentId w16cid:paraId="5FC5E346" w16cid:durableId="335FBAEA"/>
  <w16cid:commentId w16cid:paraId="12FC6BBA" w16cid:durableId="5EEEEFBC"/>
  <w16cid:commentId w16cid:paraId="7943F8E9" w16cid:durableId="738D3A8C"/>
  <w16cid:commentId w16cid:paraId="442D84EC" w16cid:durableId="0ABC9B94"/>
  <w16cid:commentId w16cid:paraId="454FEFE1" w16cid:durableId="539E75E8"/>
  <w16cid:commentId w16cid:paraId="23AED725" w16cid:durableId="21F8046F"/>
  <w16cid:commentId w16cid:paraId="2CB4540D" w16cid:durableId="058AFC7E"/>
  <w16cid:commentId w16cid:paraId="7365C878" w16cid:durableId="0FA8C36E"/>
  <w16cid:commentId w16cid:paraId="31676D61" w16cid:durableId="39F7250C"/>
  <w16cid:commentId w16cid:paraId="70FAE9FA" w16cid:durableId="4208F54E"/>
  <w16cid:commentId w16cid:paraId="1198F3CA" w16cid:durableId="1BA79DC1"/>
  <w16cid:commentId w16cid:paraId="323B56C9" w16cid:durableId="07577D23"/>
  <w16cid:commentId w16cid:paraId="6F85D888" w16cid:durableId="68200720"/>
  <w16cid:commentId w16cid:paraId="7AA6BF03" w16cid:durableId="16FB9E55"/>
  <w16cid:commentId w16cid:paraId="15158F3F" w16cid:durableId="760D2DB5"/>
  <w16cid:commentId w16cid:paraId="07707142" w16cid:durableId="0512070C"/>
  <w16cid:commentId w16cid:paraId="7D633409" w16cid:durableId="5E8A5EFE"/>
  <w16cid:commentId w16cid:paraId="48710E32" w16cid:durableId="238B36CE"/>
  <w16cid:commentId w16cid:paraId="702B6A28" w16cid:durableId="7BDFBABB"/>
  <w16cid:commentId w16cid:paraId="7A23FE76" w16cid:durableId="744305BA"/>
  <w16cid:commentId w16cid:paraId="1C5F691D" w16cid:durableId="33A93236"/>
  <w16cid:commentId w16cid:paraId="2E178735" w16cid:durableId="6BF47051"/>
  <w16cid:commentId w16cid:paraId="76281BA6" w16cid:durableId="5E058F00"/>
  <w16cid:commentId w16cid:paraId="3FF24813" w16cid:durableId="4023A379"/>
  <w16cid:commentId w16cid:paraId="19C4B08A" w16cid:durableId="4D94A47F"/>
  <w16cid:commentId w16cid:paraId="085FC6F8" w16cid:durableId="71025038"/>
  <w16cid:commentId w16cid:paraId="40612462" w16cid:durableId="3D1CBA8D"/>
  <w16cid:commentId w16cid:paraId="49C15F8D" w16cid:durableId="2E4E6993"/>
  <w16cid:commentId w16cid:paraId="1FE86349" w16cid:durableId="7C73F460"/>
  <w16cid:commentId w16cid:paraId="6A01288F" w16cid:durableId="26255D23"/>
  <w16cid:commentId w16cid:paraId="63B3BAC8" w16cid:durableId="4EEF06BE"/>
  <w16cid:commentId w16cid:paraId="3FD98FF1" w16cid:durableId="1F16AF68"/>
  <w16cid:commentId w16cid:paraId="24E31D02" w16cid:durableId="0F6595F8"/>
  <w16cid:commentId w16cid:paraId="46FC8C26" w16cid:durableId="78074B43"/>
  <w16cid:commentId w16cid:paraId="71FE0138" w16cid:durableId="75794646"/>
  <w16cid:commentId w16cid:paraId="2B670F83" w16cid:durableId="0F35CA2A"/>
  <w16cid:commentId w16cid:paraId="47B27DF7" w16cid:durableId="4E5F2126"/>
  <w16cid:commentId w16cid:paraId="5A315B7C" w16cid:durableId="6BD8AA76"/>
  <w16cid:commentId w16cid:paraId="0161EE71" w16cid:durableId="0FC697F9"/>
  <w16cid:commentId w16cid:paraId="38DE5F9A" w16cid:durableId="686DF567"/>
  <w16cid:commentId w16cid:paraId="59DD2402" w16cid:durableId="424CE523"/>
  <w16cid:commentId w16cid:paraId="2E72E91B" w16cid:durableId="3C6FF049"/>
  <w16cid:commentId w16cid:paraId="06311763" w16cid:durableId="0FC9CCC3"/>
  <w16cid:commentId w16cid:paraId="5DAB5E29" w16cid:durableId="78C8DD7A"/>
  <w16cid:commentId w16cid:paraId="7C586F99" w16cid:durableId="423B67DF"/>
  <w16cid:commentId w16cid:paraId="79255642" w16cid:durableId="4206CD48"/>
  <w16cid:commentId w16cid:paraId="2F924C0B" w16cid:durableId="5A101360"/>
  <w16cid:commentId w16cid:paraId="0C879FCC" w16cid:durableId="3B1E6616"/>
  <w16cid:commentId w16cid:paraId="1AD23969" w16cid:durableId="6A7B3C8F"/>
  <w16cid:commentId w16cid:paraId="63260D12" w16cid:durableId="37B99C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E596D" w14:textId="77777777" w:rsidR="00966FE1" w:rsidRDefault="00966FE1" w:rsidP="00FC53A5">
      <w:r>
        <w:separator/>
      </w:r>
    </w:p>
  </w:endnote>
  <w:endnote w:type="continuationSeparator" w:id="0">
    <w:p w14:paraId="245C28DB" w14:textId="77777777" w:rsidR="00966FE1" w:rsidRDefault="00966FE1" w:rsidP="00FC5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07966" w14:textId="77777777" w:rsidR="00F859E4" w:rsidRDefault="00F859E4">
    <w:pPr>
      <w:pStyle w:val="Footer"/>
      <w:jc w:val="center"/>
    </w:pPr>
  </w:p>
  <w:p w14:paraId="1A8E1BDE" w14:textId="77777777" w:rsidR="00F859E4" w:rsidRDefault="00F859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C86080" w14:textId="77777777" w:rsidR="00966FE1" w:rsidRDefault="00966FE1" w:rsidP="00FC53A5">
      <w:r>
        <w:separator/>
      </w:r>
    </w:p>
  </w:footnote>
  <w:footnote w:type="continuationSeparator" w:id="0">
    <w:p w14:paraId="46B2912C" w14:textId="77777777" w:rsidR="00966FE1" w:rsidRDefault="00966FE1" w:rsidP="00FC53A5">
      <w:r>
        <w:continuationSeparator/>
      </w:r>
    </w:p>
  </w:footnote>
  <w:footnote w:id="1">
    <w:p w14:paraId="28EEBAEC" w14:textId="28618683" w:rsidR="0064622C" w:rsidRPr="0064622C" w:rsidRDefault="0064622C">
      <w:pPr>
        <w:pStyle w:val="FootnoteText"/>
        <w:rPr>
          <w:rFonts w:ascii="Times New Roman" w:hAnsi="Times New Roman" w:cs="Times New Roman"/>
        </w:rPr>
      </w:pPr>
      <w:r w:rsidRPr="00350B6F">
        <w:rPr>
          <w:rStyle w:val="FootnoteReference"/>
        </w:rPr>
        <w:footnoteRef/>
      </w:r>
      <w:r w:rsidRPr="0064622C">
        <w:rPr>
          <w:rFonts w:ascii="Times New Roman" w:hAnsi="Times New Roman" w:cs="Times New Roman"/>
        </w:rPr>
        <w:t xml:space="preserve"> </w:t>
      </w:r>
      <w:r w:rsidRPr="0064622C">
        <w:rPr>
          <w:rStyle w:val="text-dst"/>
          <w:rFonts w:ascii="Times New Roman" w:hAnsi="Times New Roman" w:cs="Times New Roman"/>
        </w:rPr>
        <w:t>People’s Daily. 84.7% of respondents confirm that fake product reviews greatly impact platform credibility. Online: http://finance.people.com.cn/n1/2021/0318/c1004-32054694.html.</w:t>
      </w:r>
    </w:p>
  </w:footnote>
  <w:footnote w:id="2">
    <w:p w14:paraId="3917C401" w14:textId="098E492C" w:rsidR="0064622C" w:rsidRPr="0064622C" w:rsidRDefault="0064622C">
      <w:pPr>
        <w:pStyle w:val="FootnoteText"/>
        <w:rPr>
          <w:rFonts w:ascii="Times New Roman" w:hAnsi="Times New Roman" w:cs="Times New Roman"/>
        </w:rPr>
      </w:pPr>
      <w:r w:rsidRPr="00350B6F">
        <w:rPr>
          <w:rStyle w:val="FootnoteReference"/>
        </w:rPr>
        <w:footnoteRef/>
      </w:r>
      <w:r w:rsidRPr="0064622C">
        <w:rPr>
          <w:rFonts w:ascii="Times New Roman" w:hAnsi="Times New Roman" w:cs="Times New Roman"/>
        </w:rPr>
        <w:t xml:space="preserve"> </w:t>
      </w:r>
      <w:r w:rsidRPr="0064622C">
        <w:rPr>
          <w:rFonts w:ascii="Times New Roman" w:hAnsi="Times New Roman" w:cs="Times New Roman"/>
          <w:shd w:val="clear" w:color="auto" w:fill="FFFFFF"/>
        </w:rPr>
        <w:t>Trustpilot. The critical role of reviews in Internet trust. Online:</w:t>
      </w:r>
      <w:r w:rsidRPr="0064622C">
        <w:rPr>
          <w:rFonts w:ascii="Times New Roman" w:hAnsi="Times New Roman" w:cs="Times New Roman"/>
        </w:rPr>
        <w:t xml:space="preserve"> </w:t>
      </w:r>
      <w:r w:rsidRPr="0064622C">
        <w:rPr>
          <w:rFonts w:ascii="Times New Roman" w:hAnsi="Times New Roman" w:cs="Times New Roman"/>
          <w:shd w:val="clear" w:color="auto" w:fill="FFFFFF"/>
        </w:rPr>
        <w:t>https://business.trustpilot.com/guides-reports/build-trusted-brand/the-critical-role-of-reviews-in-internet-trust.</w:t>
      </w:r>
    </w:p>
  </w:footnote>
  <w:footnote w:id="3">
    <w:p w14:paraId="21A67EFB" w14:textId="6E4C25BC" w:rsidR="00A04E65" w:rsidRPr="00A04E65" w:rsidRDefault="00A04E65">
      <w:pPr>
        <w:pStyle w:val="FootnoteText"/>
        <w:rPr>
          <w:rFonts w:ascii="Times New Roman" w:hAnsi="Times New Roman" w:cs="Times New Roman"/>
        </w:rPr>
      </w:pPr>
      <w:r w:rsidRPr="00350B6F">
        <w:rPr>
          <w:rStyle w:val="FootnoteReference"/>
        </w:rPr>
        <w:footnoteRef/>
      </w:r>
      <w:r w:rsidRPr="00A04E65">
        <w:rPr>
          <w:rFonts w:ascii="Times New Roman" w:hAnsi="Times New Roman" w:cs="Times New Roman"/>
        </w:rPr>
        <w:t xml:space="preserve"> Tracy Qu. Amazon closes 3,000 Chinese-brand online stores in campaign against fake reviews. Online: https://www.scmp.com/tech/big-tech/article/3149203/amazon-closes-3000-chinese-brand-online-stores-campaign-against-fake.</w:t>
      </w:r>
    </w:p>
  </w:footnote>
  <w:footnote w:id="4">
    <w:p w14:paraId="37F72190" w14:textId="2F92C067" w:rsidR="00A04E65" w:rsidRPr="00A04E65" w:rsidRDefault="00A04E65">
      <w:pPr>
        <w:pStyle w:val="FootnoteText"/>
        <w:rPr>
          <w:rFonts w:ascii="Times New Roman" w:hAnsi="Times New Roman" w:cs="Times New Roman"/>
        </w:rPr>
      </w:pPr>
      <w:r w:rsidRPr="00350B6F">
        <w:rPr>
          <w:rStyle w:val="FootnoteReference"/>
        </w:rPr>
        <w:footnoteRef/>
      </w:r>
      <w:r w:rsidRPr="00A04E65">
        <w:rPr>
          <w:rFonts w:ascii="Times New Roman" w:hAnsi="Times New Roman" w:cs="Times New Roman"/>
          <w:vertAlign w:val="superscript"/>
        </w:rPr>
        <w:t xml:space="preserve"> </w:t>
      </w:r>
      <w:r w:rsidRPr="00A04E65">
        <w:rPr>
          <w:rFonts w:ascii="Times New Roman" w:hAnsi="Times New Roman" w:cs="Times New Roman"/>
        </w:rPr>
        <w:t>Yelp Inc. Survey reveals what makes reviews trustworthy to consumers. Online: https://blog.yelp.com/news/survey-reveals-what-makes-reviews-trustworthy-to-consumers/</w:t>
      </w:r>
      <w:r>
        <w:rPr>
          <w:rFonts w:ascii="Times New Roman" w:hAnsi="Times New Roman" w:cs="Times New Roman"/>
        </w:rPr>
        <w:t>.</w:t>
      </w:r>
    </w:p>
  </w:footnote>
  <w:footnote w:id="5">
    <w:p w14:paraId="311FADBC" w14:textId="77777777" w:rsidR="00CF3C5C" w:rsidRPr="00A04E65" w:rsidRDefault="00CF3C5C" w:rsidP="00CF3C5C">
      <w:pPr>
        <w:pStyle w:val="FootnoteText"/>
        <w:rPr>
          <w:rFonts w:ascii="Times New Roman" w:hAnsi="Times New Roman" w:cs="Times New Roman"/>
        </w:rPr>
      </w:pPr>
      <w:r w:rsidRPr="00A04E65">
        <w:rPr>
          <w:rStyle w:val="FootnoteReference"/>
          <w:rFonts w:ascii="Times New Roman" w:hAnsi="Times New Roman" w:cs="Times New Roman"/>
        </w:rPr>
        <w:footnoteRef/>
      </w:r>
      <w:r w:rsidRPr="00A04E65">
        <w:rPr>
          <w:rFonts w:ascii="Times New Roman" w:hAnsi="Times New Roman" w:cs="Times New Roman"/>
        </w:rPr>
        <w:t xml:space="preserve"> Kelly Johnston. The best reason to stop review manipulation in 2022. Online: https://riverbendconsulting.com/blog/stop-review-manipulation-2022/.</w:t>
      </w:r>
    </w:p>
  </w:footnote>
  <w:footnote w:id="6">
    <w:p w14:paraId="4743E6AC" w14:textId="718F542B" w:rsidR="00A53581" w:rsidRPr="00A53581" w:rsidRDefault="00A53581">
      <w:pPr>
        <w:pStyle w:val="FootnoteText"/>
        <w:rPr>
          <w:rFonts w:ascii="Times New Roman" w:hAnsi="Times New Roman" w:cs="Times New Roman"/>
        </w:rPr>
      </w:pPr>
      <w:r w:rsidRPr="00350B6F">
        <w:rPr>
          <w:rStyle w:val="FootnoteReference"/>
        </w:rPr>
        <w:footnoteRef/>
      </w:r>
      <w:r w:rsidRPr="00A53581">
        <w:rPr>
          <w:rFonts w:ascii="Times New Roman" w:hAnsi="Times New Roman" w:cs="Times New Roman"/>
        </w:rPr>
        <w:t xml:space="preserve"> Center CINI. The 53rd </w:t>
      </w:r>
      <w:r w:rsidR="00D7130C" w:rsidRPr="00A53581">
        <w:rPr>
          <w:rFonts w:ascii="Times New Roman" w:hAnsi="Times New Roman" w:cs="Times New Roman"/>
        </w:rPr>
        <w:t>statistical report on</w:t>
      </w:r>
      <w:r w:rsidRPr="00A53581">
        <w:rPr>
          <w:rFonts w:ascii="Times New Roman" w:hAnsi="Times New Roman" w:cs="Times New Roman"/>
        </w:rPr>
        <w:t xml:space="preserve"> China’s </w:t>
      </w:r>
      <w:r w:rsidR="00D7130C" w:rsidRPr="00A53581">
        <w:rPr>
          <w:rFonts w:ascii="Times New Roman" w:hAnsi="Times New Roman" w:cs="Times New Roman"/>
        </w:rPr>
        <w:t>internet development</w:t>
      </w:r>
      <w:r w:rsidRPr="00A53581">
        <w:rPr>
          <w:rFonts w:ascii="Times New Roman" w:hAnsi="Times New Roman" w:cs="Times New Roman"/>
        </w:rPr>
        <w:t>. Online: https://www.cnnic.com.cn/IDR/ReportDownloads/202405/P020240509518443205347.pdf.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975752"/>
    <w:multiLevelType w:val="hybridMultilevel"/>
    <w:tmpl w:val="34ECA78C"/>
    <w:lvl w:ilvl="0" w:tplc="B8BE04E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 w15:restartNumberingAfterBreak="0">
    <w:nsid w:val="3DB9228B"/>
    <w:multiLevelType w:val="hybridMultilevel"/>
    <w:tmpl w:val="DDE8C08C"/>
    <w:lvl w:ilvl="0" w:tplc="B838D8E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 w15:restartNumberingAfterBreak="0">
    <w:nsid w:val="4796111D"/>
    <w:multiLevelType w:val="multilevel"/>
    <w:tmpl w:val="9E1C1FDE"/>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839723D"/>
    <w:multiLevelType w:val="hybridMultilevel"/>
    <w:tmpl w:val="4B926E24"/>
    <w:lvl w:ilvl="0" w:tplc="DF382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9F6939"/>
    <w:multiLevelType w:val="hybridMultilevel"/>
    <w:tmpl w:val="2BA60E0A"/>
    <w:lvl w:ilvl="0" w:tplc="F1FCFF0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 w15:restartNumberingAfterBreak="0">
    <w:nsid w:val="61FF32C2"/>
    <w:multiLevelType w:val="hybridMultilevel"/>
    <w:tmpl w:val="FEF6F0C4"/>
    <w:lvl w:ilvl="0" w:tplc="6AA4916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6" w15:restartNumberingAfterBreak="0">
    <w:nsid w:val="67D409C8"/>
    <w:multiLevelType w:val="hybridMultilevel"/>
    <w:tmpl w:val="B98479DC"/>
    <w:lvl w:ilvl="0" w:tplc="156E792A">
      <w:start w:val="1"/>
      <w:numFmt w:val="lowerLetter"/>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7" w15:restartNumberingAfterBreak="0">
    <w:nsid w:val="68153250"/>
    <w:multiLevelType w:val="multilevel"/>
    <w:tmpl w:val="54441D74"/>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color w:val="000000" w:themeColor="text1"/>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417608B"/>
    <w:multiLevelType w:val="hybridMultilevel"/>
    <w:tmpl w:val="3CB8DCCA"/>
    <w:lvl w:ilvl="0" w:tplc="E280D0B4">
      <w:start w:val="1"/>
      <w:numFmt w:val="decimal"/>
      <w:lvlText w:val="(%1)"/>
      <w:lvlJc w:val="left"/>
      <w:pPr>
        <w:ind w:left="575" w:hanging="360"/>
      </w:pPr>
      <w:rPr>
        <w:rFonts w:hint="default"/>
      </w:rPr>
    </w:lvl>
    <w:lvl w:ilvl="1" w:tplc="04090019" w:tentative="1">
      <w:start w:val="1"/>
      <w:numFmt w:val="lowerLetter"/>
      <w:lvlText w:val="%2)"/>
      <w:lvlJc w:val="left"/>
      <w:pPr>
        <w:ind w:left="1055" w:hanging="420"/>
      </w:pPr>
    </w:lvl>
    <w:lvl w:ilvl="2" w:tplc="0409001B" w:tentative="1">
      <w:start w:val="1"/>
      <w:numFmt w:val="lowerRoman"/>
      <w:lvlText w:val="%3."/>
      <w:lvlJc w:val="right"/>
      <w:pPr>
        <w:ind w:left="1475" w:hanging="420"/>
      </w:pPr>
    </w:lvl>
    <w:lvl w:ilvl="3" w:tplc="0409000F" w:tentative="1">
      <w:start w:val="1"/>
      <w:numFmt w:val="decimal"/>
      <w:lvlText w:val="%4."/>
      <w:lvlJc w:val="left"/>
      <w:pPr>
        <w:ind w:left="1895" w:hanging="420"/>
      </w:pPr>
    </w:lvl>
    <w:lvl w:ilvl="4" w:tplc="04090019" w:tentative="1">
      <w:start w:val="1"/>
      <w:numFmt w:val="lowerLetter"/>
      <w:lvlText w:val="%5)"/>
      <w:lvlJc w:val="left"/>
      <w:pPr>
        <w:ind w:left="2315" w:hanging="420"/>
      </w:pPr>
    </w:lvl>
    <w:lvl w:ilvl="5" w:tplc="0409001B" w:tentative="1">
      <w:start w:val="1"/>
      <w:numFmt w:val="lowerRoman"/>
      <w:lvlText w:val="%6."/>
      <w:lvlJc w:val="right"/>
      <w:pPr>
        <w:ind w:left="2735" w:hanging="420"/>
      </w:pPr>
    </w:lvl>
    <w:lvl w:ilvl="6" w:tplc="0409000F" w:tentative="1">
      <w:start w:val="1"/>
      <w:numFmt w:val="decimal"/>
      <w:lvlText w:val="%7."/>
      <w:lvlJc w:val="left"/>
      <w:pPr>
        <w:ind w:left="3155" w:hanging="420"/>
      </w:pPr>
    </w:lvl>
    <w:lvl w:ilvl="7" w:tplc="04090019" w:tentative="1">
      <w:start w:val="1"/>
      <w:numFmt w:val="lowerLetter"/>
      <w:lvlText w:val="%8)"/>
      <w:lvlJc w:val="left"/>
      <w:pPr>
        <w:ind w:left="3575" w:hanging="420"/>
      </w:pPr>
    </w:lvl>
    <w:lvl w:ilvl="8" w:tplc="0409001B" w:tentative="1">
      <w:start w:val="1"/>
      <w:numFmt w:val="lowerRoman"/>
      <w:lvlText w:val="%9."/>
      <w:lvlJc w:val="right"/>
      <w:pPr>
        <w:ind w:left="3995" w:hanging="420"/>
      </w:pPr>
    </w:lvl>
  </w:abstractNum>
  <w:abstractNum w:abstractNumId="9" w15:restartNumberingAfterBreak="0">
    <w:nsid w:val="743617A4"/>
    <w:multiLevelType w:val="hybridMultilevel"/>
    <w:tmpl w:val="05946586"/>
    <w:lvl w:ilvl="0" w:tplc="36F6E328">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0" w15:restartNumberingAfterBreak="0">
    <w:nsid w:val="792B457A"/>
    <w:multiLevelType w:val="hybridMultilevel"/>
    <w:tmpl w:val="322ABBFA"/>
    <w:lvl w:ilvl="0" w:tplc="7D9AFF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79135066">
    <w:abstractNumId w:val="2"/>
  </w:num>
  <w:num w:numId="2" w16cid:durableId="627587250">
    <w:abstractNumId w:val="7"/>
  </w:num>
  <w:num w:numId="3" w16cid:durableId="1516574929">
    <w:abstractNumId w:val="1"/>
  </w:num>
  <w:num w:numId="4" w16cid:durableId="1651791629">
    <w:abstractNumId w:val="0"/>
  </w:num>
  <w:num w:numId="5" w16cid:durableId="1568564148">
    <w:abstractNumId w:val="6"/>
  </w:num>
  <w:num w:numId="6" w16cid:durableId="1190534011">
    <w:abstractNumId w:val="4"/>
  </w:num>
  <w:num w:numId="7" w16cid:durableId="978414534">
    <w:abstractNumId w:val="10"/>
  </w:num>
  <w:num w:numId="8" w16cid:durableId="969633171">
    <w:abstractNumId w:val="8"/>
  </w:num>
  <w:num w:numId="9" w16cid:durableId="1731461357">
    <w:abstractNumId w:val="9"/>
  </w:num>
  <w:num w:numId="10" w16cid:durableId="2049528186">
    <w:abstractNumId w:val="5"/>
  </w:num>
  <w:num w:numId="11" w16cid:durableId="1405296950">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
    <w15:presenceInfo w15:providerId="Non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trackRevisions/>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YzMDE3tzAzsDQwsTRU0lEKTi0uzszPAykwMakFAJqvjbktAAAA"/>
  </w:docVars>
  <w:rsids>
    <w:rsidRoot w:val="00D441CB"/>
    <w:rsid w:val="00001073"/>
    <w:rsid w:val="00001DC2"/>
    <w:rsid w:val="0000217A"/>
    <w:rsid w:val="00002AC6"/>
    <w:rsid w:val="00002D0C"/>
    <w:rsid w:val="00002E17"/>
    <w:rsid w:val="00003AF2"/>
    <w:rsid w:val="00005D04"/>
    <w:rsid w:val="0000755F"/>
    <w:rsid w:val="00007C88"/>
    <w:rsid w:val="00012DCE"/>
    <w:rsid w:val="00014715"/>
    <w:rsid w:val="000153CE"/>
    <w:rsid w:val="00015E15"/>
    <w:rsid w:val="00016309"/>
    <w:rsid w:val="000167E9"/>
    <w:rsid w:val="00016B24"/>
    <w:rsid w:val="00017254"/>
    <w:rsid w:val="00017895"/>
    <w:rsid w:val="0002054B"/>
    <w:rsid w:val="00021364"/>
    <w:rsid w:val="00021D7A"/>
    <w:rsid w:val="000224CE"/>
    <w:rsid w:val="00022A4A"/>
    <w:rsid w:val="00022E4D"/>
    <w:rsid w:val="00023C78"/>
    <w:rsid w:val="00023D6B"/>
    <w:rsid w:val="00023E67"/>
    <w:rsid w:val="000252CA"/>
    <w:rsid w:val="000257C0"/>
    <w:rsid w:val="00025EB3"/>
    <w:rsid w:val="00026FF9"/>
    <w:rsid w:val="00027479"/>
    <w:rsid w:val="000305AD"/>
    <w:rsid w:val="00030F1F"/>
    <w:rsid w:val="000310B0"/>
    <w:rsid w:val="00031CB9"/>
    <w:rsid w:val="00032542"/>
    <w:rsid w:val="0003408F"/>
    <w:rsid w:val="000344DD"/>
    <w:rsid w:val="000358A6"/>
    <w:rsid w:val="00036613"/>
    <w:rsid w:val="00036B03"/>
    <w:rsid w:val="00036B85"/>
    <w:rsid w:val="00037217"/>
    <w:rsid w:val="000416D2"/>
    <w:rsid w:val="00041D5B"/>
    <w:rsid w:val="00041DFF"/>
    <w:rsid w:val="00042FCA"/>
    <w:rsid w:val="00043DD3"/>
    <w:rsid w:val="000441ED"/>
    <w:rsid w:val="00044501"/>
    <w:rsid w:val="00044680"/>
    <w:rsid w:val="00045192"/>
    <w:rsid w:val="0004523D"/>
    <w:rsid w:val="000468C0"/>
    <w:rsid w:val="00046A5F"/>
    <w:rsid w:val="000478B5"/>
    <w:rsid w:val="00047F1F"/>
    <w:rsid w:val="00050AC9"/>
    <w:rsid w:val="00051646"/>
    <w:rsid w:val="00052337"/>
    <w:rsid w:val="0005267E"/>
    <w:rsid w:val="0005383A"/>
    <w:rsid w:val="000545EC"/>
    <w:rsid w:val="00054CA6"/>
    <w:rsid w:val="00055565"/>
    <w:rsid w:val="0005583D"/>
    <w:rsid w:val="0005597B"/>
    <w:rsid w:val="000565DE"/>
    <w:rsid w:val="00056E02"/>
    <w:rsid w:val="0005707A"/>
    <w:rsid w:val="000577DC"/>
    <w:rsid w:val="00057998"/>
    <w:rsid w:val="00057D09"/>
    <w:rsid w:val="0006183C"/>
    <w:rsid w:val="0006299B"/>
    <w:rsid w:val="00062DAB"/>
    <w:rsid w:val="000637B8"/>
    <w:rsid w:val="00066C57"/>
    <w:rsid w:val="00072A45"/>
    <w:rsid w:val="00072BC1"/>
    <w:rsid w:val="00073443"/>
    <w:rsid w:val="000735BC"/>
    <w:rsid w:val="000736FC"/>
    <w:rsid w:val="00073A29"/>
    <w:rsid w:val="00075D1D"/>
    <w:rsid w:val="000764DF"/>
    <w:rsid w:val="0007704C"/>
    <w:rsid w:val="00077274"/>
    <w:rsid w:val="00080CB3"/>
    <w:rsid w:val="00080E60"/>
    <w:rsid w:val="0008179A"/>
    <w:rsid w:val="0008270A"/>
    <w:rsid w:val="00083395"/>
    <w:rsid w:val="00083596"/>
    <w:rsid w:val="00083CF7"/>
    <w:rsid w:val="00084939"/>
    <w:rsid w:val="0008511A"/>
    <w:rsid w:val="000854DD"/>
    <w:rsid w:val="000858F0"/>
    <w:rsid w:val="00085B42"/>
    <w:rsid w:val="0008600D"/>
    <w:rsid w:val="0008603B"/>
    <w:rsid w:val="000862FC"/>
    <w:rsid w:val="000865BC"/>
    <w:rsid w:val="00086614"/>
    <w:rsid w:val="00086EA4"/>
    <w:rsid w:val="00087CC3"/>
    <w:rsid w:val="00090109"/>
    <w:rsid w:val="000911B0"/>
    <w:rsid w:val="0009197B"/>
    <w:rsid w:val="000924D9"/>
    <w:rsid w:val="00092DA7"/>
    <w:rsid w:val="000936A8"/>
    <w:rsid w:val="000936B1"/>
    <w:rsid w:val="00094266"/>
    <w:rsid w:val="00094430"/>
    <w:rsid w:val="00094F27"/>
    <w:rsid w:val="00095392"/>
    <w:rsid w:val="00095E5D"/>
    <w:rsid w:val="00096A61"/>
    <w:rsid w:val="00097832"/>
    <w:rsid w:val="00097D66"/>
    <w:rsid w:val="00097FC1"/>
    <w:rsid w:val="000A10E3"/>
    <w:rsid w:val="000A1D9F"/>
    <w:rsid w:val="000A284E"/>
    <w:rsid w:val="000A319E"/>
    <w:rsid w:val="000A3238"/>
    <w:rsid w:val="000A32B3"/>
    <w:rsid w:val="000A3CCA"/>
    <w:rsid w:val="000A3FCC"/>
    <w:rsid w:val="000A46E2"/>
    <w:rsid w:val="000A4A06"/>
    <w:rsid w:val="000A5B7D"/>
    <w:rsid w:val="000A62BA"/>
    <w:rsid w:val="000A6C63"/>
    <w:rsid w:val="000A703C"/>
    <w:rsid w:val="000A72B7"/>
    <w:rsid w:val="000A75BE"/>
    <w:rsid w:val="000A7D53"/>
    <w:rsid w:val="000B0939"/>
    <w:rsid w:val="000B0D42"/>
    <w:rsid w:val="000B1D4F"/>
    <w:rsid w:val="000B1D59"/>
    <w:rsid w:val="000B23BC"/>
    <w:rsid w:val="000B28B3"/>
    <w:rsid w:val="000B3636"/>
    <w:rsid w:val="000B4F64"/>
    <w:rsid w:val="000B54BF"/>
    <w:rsid w:val="000B58FE"/>
    <w:rsid w:val="000B7F63"/>
    <w:rsid w:val="000C0384"/>
    <w:rsid w:val="000C11FC"/>
    <w:rsid w:val="000C2956"/>
    <w:rsid w:val="000C2BD5"/>
    <w:rsid w:val="000C4039"/>
    <w:rsid w:val="000C45B6"/>
    <w:rsid w:val="000C536D"/>
    <w:rsid w:val="000C5BD7"/>
    <w:rsid w:val="000C65FB"/>
    <w:rsid w:val="000C7061"/>
    <w:rsid w:val="000C793C"/>
    <w:rsid w:val="000C7F84"/>
    <w:rsid w:val="000D0096"/>
    <w:rsid w:val="000D1697"/>
    <w:rsid w:val="000D380A"/>
    <w:rsid w:val="000D4001"/>
    <w:rsid w:val="000D4D0E"/>
    <w:rsid w:val="000D5177"/>
    <w:rsid w:val="000D51D7"/>
    <w:rsid w:val="000D5989"/>
    <w:rsid w:val="000D768D"/>
    <w:rsid w:val="000D780A"/>
    <w:rsid w:val="000D7EBE"/>
    <w:rsid w:val="000E0B31"/>
    <w:rsid w:val="000E0F13"/>
    <w:rsid w:val="000E2264"/>
    <w:rsid w:val="000E3182"/>
    <w:rsid w:val="000E33EC"/>
    <w:rsid w:val="000E38C9"/>
    <w:rsid w:val="000E486C"/>
    <w:rsid w:val="000E4D80"/>
    <w:rsid w:val="000E4F8A"/>
    <w:rsid w:val="000E690D"/>
    <w:rsid w:val="000E6D37"/>
    <w:rsid w:val="000E791F"/>
    <w:rsid w:val="000F12EB"/>
    <w:rsid w:val="000F172B"/>
    <w:rsid w:val="000F263B"/>
    <w:rsid w:val="000F2A3D"/>
    <w:rsid w:val="000F4079"/>
    <w:rsid w:val="000F50A0"/>
    <w:rsid w:val="000F5C1E"/>
    <w:rsid w:val="000F6EE7"/>
    <w:rsid w:val="000F7526"/>
    <w:rsid w:val="000F7555"/>
    <w:rsid w:val="000F7762"/>
    <w:rsid w:val="000F780A"/>
    <w:rsid w:val="000F780E"/>
    <w:rsid w:val="0010046F"/>
    <w:rsid w:val="001017A0"/>
    <w:rsid w:val="001018F5"/>
    <w:rsid w:val="00101E01"/>
    <w:rsid w:val="0010203A"/>
    <w:rsid w:val="00102390"/>
    <w:rsid w:val="001029CB"/>
    <w:rsid w:val="00102C87"/>
    <w:rsid w:val="00103189"/>
    <w:rsid w:val="00103B7A"/>
    <w:rsid w:val="001045E0"/>
    <w:rsid w:val="00104F67"/>
    <w:rsid w:val="00105135"/>
    <w:rsid w:val="00105852"/>
    <w:rsid w:val="00106432"/>
    <w:rsid w:val="00107760"/>
    <w:rsid w:val="001077FE"/>
    <w:rsid w:val="00111140"/>
    <w:rsid w:val="00111B41"/>
    <w:rsid w:val="00111ED3"/>
    <w:rsid w:val="00112786"/>
    <w:rsid w:val="0011284F"/>
    <w:rsid w:val="00112D43"/>
    <w:rsid w:val="00112E8A"/>
    <w:rsid w:val="00112EA9"/>
    <w:rsid w:val="0011323B"/>
    <w:rsid w:val="001132FF"/>
    <w:rsid w:val="001142CD"/>
    <w:rsid w:val="00114588"/>
    <w:rsid w:val="001153D1"/>
    <w:rsid w:val="001164DE"/>
    <w:rsid w:val="00116B8B"/>
    <w:rsid w:val="00120C8A"/>
    <w:rsid w:val="001212CD"/>
    <w:rsid w:val="00121D69"/>
    <w:rsid w:val="00121F9F"/>
    <w:rsid w:val="001223AF"/>
    <w:rsid w:val="00122AA2"/>
    <w:rsid w:val="00122DAF"/>
    <w:rsid w:val="0012347A"/>
    <w:rsid w:val="001256C4"/>
    <w:rsid w:val="00131020"/>
    <w:rsid w:val="0013198C"/>
    <w:rsid w:val="00132A19"/>
    <w:rsid w:val="00132BD5"/>
    <w:rsid w:val="00132CDD"/>
    <w:rsid w:val="00134C42"/>
    <w:rsid w:val="00134D6D"/>
    <w:rsid w:val="00134F94"/>
    <w:rsid w:val="00135686"/>
    <w:rsid w:val="00135C0E"/>
    <w:rsid w:val="00135F45"/>
    <w:rsid w:val="00135F6A"/>
    <w:rsid w:val="00136188"/>
    <w:rsid w:val="001373DD"/>
    <w:rsid w:val="0014050B"/>
    <w:rsid w:val="00140A58"/>
    <w:rsid w:val="00140B7C"/>
    <w:rsid w:val="00140DF5"/>
    <w:rsid w:val="00140F81"/>
    <w:rsid w:val="00141366"/>
    <w:rsid w:val="00141723"/>
    <w:rsid w:val="0014177B"/>
    <w:rsid w:val="0014236F"/>
    <w:rsid w:val="00142D83"/>
    <w:rsid w:val="0014386F"/>
    <w:rsid w:val="0014474E"/>
    <w:rsid w:val="00145689"/>
    <w:rsid w:val="00146323"/>
    <w:rsid w:val="0014634E"/>
    <w:rsid w:val="001466F2"/>
    <w:rsid w:val="00150352"/>
    <w:rsid w:val="00150AC7"/>
    <w:rsid w:val="00150BC1"/>
    <w:rsid w:val="001512A4"/>
    <w:rsid w:val="00151389"/>
    <w:rsid w:val="001515E1"/>
    <w:rsid w:val="00151B04"/>
    <w:rsid w:val="00152478"/>
    <w:rsid w:val="00152C88"/>
    <w:rsid w:val="00154466"/>
    <w:rsid w:val="001544A2"/>
    <w:rsid w:val="00154FED"/>
    <w:rsid w:val="001555EB"/>
    <w:rsid w:val="001557DC"/>
    <w:rsid w:val="00156EF7"/>
    <w:rsid w:val="00156F38"/>
    <w:rsid w:val="00157023"/>
    <w:rsid w:val="00157FB2"/>
    <w:rsid w:val="001608E2"/>
    <w:rsid w:val="0016172D"/>
    <w:rsid w:val="00161D99"/>
    <w:rsid w:val="00162A50"/>
    <w:rsid w:val="00162E2B"/>
    <w:rsid w:val="0016383F"/>
    <w:rsid w:val="00164254"/>
    <w:rsid w:val="00164B13"/>
    <w:rsid w:val="00165158"/>
    <w:rsid w:val="00165E3F"/>
    <w:rsid w:val="001662CB"/>
    <w:rsid w:val="00166301"/>
    <w:rsid w:val="00166594"/>
    <w:rsid w:val="001666F8"/>
    <w:rsid w:val="00167450"/>
    <w:rsid w:val="00167559"/>
    <w:rsid w:val="00167EEC"/>
    <w:rsid w:val="00170894"/>
    <w:rsid w:val="0017187A"/>
    <w:rsid w:val="00172148"/>
    <w:rsid w:val="001722E0"/>
    <w:rsid w:val="00172439"/>
    <w:rsid w:val="00172FB8"/>
    <w:rsid w:val="00173BB2"/>
    <w:rsid w:val="00174AB7"/>
    <w:rsid w:val="00174F81"/>
    <w:rsid w:val="001772D2"/>
    <w:rsid w:val="001779E8"/>
    <w:rsid w:val="001803E6"/>
    <w:rsid w:val="0018137A"/>
    <w:rsid w:val="00181EE4"/>
    <w:rsid w:val="00182953"/>
    <w:rsid w:val="00182E29"/>
    <w:rsid w:val="0018670D"/>
    <w:rsid w:val="001869F9"/>
    <w:rsid w:val="00187FC6"/>
    <w:rsid w:val="001912CE"/>
    <w:rsid w:val="001913C5"/>
    <w:rsid w:val="001916DC"/>
    <w:rsid w:val="0019189D"/>
    <w:rsid w:val="00191AF9"/>
    <w:rsid w:val="00191E02"/>
    <w:rsid w:val="00191F94"/>
    <w:rsid w:val="00192006"/>
    <w:rsid w:val="0019212B"/>
    <w:rsid w:val="00193790"/>
    <w:rsid w:val="00193D25"/>
    <w:rsid w:val="00193F91"/>
    <w:rsid w:val="00193FAB"/>
    <w:rsid w:val="001940CC"/>
    <w:rsid w:val="00196BFE"/>
    <w:rsid w:val="00197035"/>
    <w:rsid w:val="00197DAD"/>
    <w:rsid w:val="001A003D"/>
    <w:rsid w:val="001A0ABC"/>
    <w:rsid w:val="001A1633"/>
    <w:rsid w:val="001A28F8"/>
    <w:rsid w:val="001A323A"/>
    <w:rsid w:val="001A394B"/>
    <w:rsid w:val="001A48B6"/>
    <w:rsid w:val="001A5354"/>
    <w:rsid w:val="001A5535"/>
    <w:rsid w:val="001A5900"/>
    <w:rsid w:val="001A5F66"/>
    <w:rsid w:val="001A6070"/>
    <w:rsid w:val="001A61CA"/>
    <w:rsid w:val="001A6689"/>
    <w:rsid w:val="001A78FC"/>
    <w:rsid w:val="001B0239"/>
    <w:rsid w:val="001B07D0"/>
    <w:rsid w:val="001B11DC"/>
    <w:rsid w:val="001B1A33"/>
    <w:rsid w:val="001B319C"/>
    <w:rsid w:val="001B35FF"/>
    <w:rsid w:val="001B3BB3"/>
    <w:rsid w:val="001B452E"/>
    <w:rsid w:val="001B4C49"/>
    <w:rsid w:val="001B4F97"/>
    <w:rsid w:val="001B6288"/>
    <w:rsid w:val="001B723D"/>
    <w:rsid w:val="001B77C0"/>
    <w:rsid w:val="001C0451"/>
    <w:rsid w:val="001C2C82"/>
    <w:rsid w:val="001C2DB7"/>
    <w:rsid w:val="001C4B81"/>
    <w:rsid w:val="001C50C7"/>
    <w:rsid w:val="001C67AC"/>
    <w:rsid w:val="001C69E6"/>
    <w:rsid w:val="001C6A12"/>
    <w:rsid w:val="001C6D82"/>
    <w:rsid w:val="001C706E"/>
    <w:rsid w:val="001D06E3"/>
    <w:rsid w:val="001D10A4"/>
    <w:rsid w:val="001D192C"/>
    <w:rsid w:val="001D29D7"/>
    <w:rsid w:val="001D4114"/>
    <w:rsid w:val="001D513E"/>
    <w:rsid w:val="001D5AB1"/>
    <w:rsid w:val="001D5DC2"/>
    <w:rsid w:val="001D5DD0"/>
    <w:rsid w:val="001D5EA9"/>
    <w:rsid w:val="001D600F"/>
    <w:rsid w:val="001D6EE7"/>
    <w:rsid w:val="001D76AE"/>
    <w:rsid w:val="001D79E4"/>
    <w:rsid w:val="001E1907"/>
    <w:rsid w:val="001E1CC8"/>
    <w:rsid w:val="001E23B8"/>
    <w:rsid w:val="001E2E3C"/>
    <w:rsid w:val="001E3591"/>
    <w:rsid w:val="001E3D10"/>
    <w:rsid w:val="001E536B"/>
    <w:rsid w:val="001E5B2F"/>
    <w:rsid w:val="001F0564"/>
    <w:rsid w:val="001F0B89"/>
    <w:rsid w:val="001F1057"/>
    <w:rsid w:val="001F1D7E"/>
    <w:rsid w:val="001F2BAB"/>
    <w:rsid w:val="001F3102"/>
    <w:rsid w:val="001F332A"/>
    <w:rsid w:val="001F3468"/>
    <w:rsid w:val="001F3815"/>
    <w:rsid w:val="001F3890"/>
    <w:rsid w:val="001F5373"/>
    <w:rsid w:val="001F541A"/>
    <w:rsid w:val="001F5630"/>
    <w:rsid w:val="001F6ACE"/>
    <w:rsid w:val="001F75D4"/>
    <w:rsid w:val="001F7741"/>
    <w:rsid w:val="002000F1"/>
    <w:rsid w:val="0020082A"/>
    <w:rsid w:val="002018AF"/>
    <w:rsid w:val="00201DEB"/>
    <w:rsid w:val="002022BD"/>
    <w:rsid w:val="00202C33"/>
    <w:rsid w:val="002032DA"/>
    <w:rsid w:val="00203576"/>
    <w:rsid w:val="002037BA"/>
    <w:rsid w:val="00204AB8"/>
    <w:rsid w:val="002052F0"/>
    <w:rsid w:val="0020640B"/>
    <w:rsid w:val="00206709"/>
    <w:rsid w:val="0020683F"/>
    <w:rsid w:val="00206FD9"/>
    <w:rsid w:val="0021011D"/>
    <w:rsid w:val="00210885"/>
    <w:rsid w:val="002109CC"/>
    <w:rsid w:val="00210F89"/>
    <w:rsid w:val="00211141"/>
    <w:rsid w:val="00211F18"/>
    <w:rsid w:val="00212156"/>
    <w:rsid w:val="00212C86"/>
    <w:rsid w:val="00213BCA"/>
    <w:rsid w:val="00214E38"/>
    <w:rsid w:val="00215254"/>
    <w:rsid w:val="00215A10"/>
    <w:rsid w:val="00215E85"/>
    <w:rsid w:val="00216281"/>
    <w:rsid w:val="002162EE"/>
    <w:rsid w:val="0021699E"/>
    <w:rsid w:val="00216B64"/>
    <w:rsid w:val="00217BA7"/>
    <w:rsid w:val="00217DD9"/>
    <w:rsid w:val="0022090B"/>
    <w:rsid w:val="00220E03"/>
    <w:rsid w:val="00221CF7"/>
    <w:rsid w:val="0022205F"/>
    <w:rsid w:val="00222214"/>
    <w:rsid w:val="00222E57"/>
    <w:rsid w:val="0022396C"/>
    <w:rsid w:val="00223B28"/>
    <w:rsid w:val="0022484D"/>
    <w:rsid w:val="002256F2"/>
    <w:rsid w:val="00225B8C"/>
    <w:rsid w:val="00225F0F"/>
    <w:rsid w:val="00227461"/>
    <w:rsid w:val="00227685"/>
    <w:rsid w:val="002277F7"/>
    <w:rsid w:val="00230274"/>
    <w:rsid w:val="00230CE6"/>
    <w:rsid w:val="00231799"/>
    <w:rsid w:val="002318DD"/>
    <w:rsid w:val="00232372"/>
    <w:rsid w:val="002333C6"/>
    <w:rsid w:val="00233F49"/>
    <w:rsid w:val="0023463E"/>
    <w:rsid w:val="0023478C"/>
    <w:rsid w:val="00234A4F"/>
    <w:rsid w:val="002368D9"/>
    <w:rsid w:val="002378A1"/>
    <w:rsid w:val="00240906"/>
    <w:rsid w:val="00241C12"/>
    <w:rsid w:val="00242C41"/>
    <w:rsid w:val="002443B3"/>
    <w:rsid w:val="00244CC1"/>
    <w:rsid w:val="0024584B"/>
    <w:rsid w:val="002464FD"/>
    <w:rsid w:val="002466D3"/>
    <w:rsid w:val="00247B89"/>
    <w:rsid w:val="00247F17"/>
    <w:rsid w:val="002501BD"/>
    <w:rsid w:val="002512E8"/>
    <w:rsid w:val="00251A05"/>
    <w:rsid w:val="00252874"/>
    <w:rsid w:val="00252AD7"/>
    <w:rsid w:val="00253840"/>
    <w:rsid w:val="00255419"/>
    <w:rsid w:val="00255B3C"/>
    <w:rsid w:val="00255BC9"/>
    <w:rsid w:val="00255BEC"/>
    <w:rsid w:val="00256B99"/>
    <w:rsid w:val="00260261"/>
    <w:rsid w:val="0026056A"/>
    <w:rsid w:val="0026086D"/>
    <w:rsid w:val="00260DCB"/>
    <w:rsid w:val="00260EF2"/>
    <w:rsid w:val="00261361"/>
    <w:rsid w:val="00261546"/>
    <w:rsid w:val="002617B7"/>
    <w:rsid w:val="002619F0"/>
    <w:rsid w:val="0026229B"/>
    <w:rsid w:val="00263AE5"/>
    <w:rsid w:val="002643B5"/>
    <w:rsid w:val="00264660"/>
    <w:rsid w:val="00264AA7"/>
    <w:rsid w:val="00264EFD"/>
    <w:rsid w:val="002655D9"/>
    <w:rsid w:val="00266443"/>
    <w:rsid w:val="002666A7"/>
    <w:rsid w:val="00266CD5"/>
    <w:rsid w:val="00267458"/>
    <w:rsid w:val="00270AB1"/>
    <w:rsid w:val="00271C8A"/>
    <w:rsid w:val="002737ED"/>
    <w:rsid w:val="00273A63"/>
    <w:rsid w:val="00274568"/>
    <w:rsid w:val="00274A74"/>
    <w:rsid w:val="00274CB9"/>
    <w:rsid w:val="00275A6B"/>
    <w:rsid w:val="00276E3E"/>
    <w:rsid w:val="002776A4"/>
    <w:rsid w:val="00277766"/>
    <w:rsid w:val="0028010C"/>
    <w:rsid w:val="002801CC"/>
    <w:rsid w:val="00280ECD"/>
    <w:rsid w:val="002812EB"/>
    <w:rsid w:val="00281746"/>
    <w:rsid w:val="00281ACA"/>
    <w:rsid w:val="00282532"/>
    <w:rsid w:val="00282D33"/>
    <w:rsid w:val="00282D7B"/>
    <w:rsid w:val="00282F2D"/>
    <w:rsid w:val="00283380"/>
    <w:rsid w:val="002840A3"/>
    <w:rsid w:val="00284929"/>
    <w:rsid w:val="00284989"/>
    <w:rsid w:val="00285A03"/>
    <w:rsid w:val="00286CD9"/>
    <w:rsid w:val="00287619"/>
    <w:rsid w:val="002904D2"/>
    <w:rsid w:val="002910C4"/>
    <w:rsid w:val="00291B29"/>
    <w:rsid w:val="00291DB2"/>
    <w:rsid w:val="00292BCF"/>
    <w:rsid w:val="00292F16"/>
    <w:rsid w:val="00293E46"/>
    <w:rsid w:val="002966E9"/>
    <w:rsid w:val="002A046B"/>
    <w:rsid w:val="002A0652"/>
    <w:rsid w:val="002A0BEF"/>
    <w:rsid w:val="002A2181"/>
    <w:rsid w:val="002A23B0"/>
    <w:rsid w:val="002A37C8"/>
    <w:rsid w:val="002A40BA"/>
    <w:rsid w:val="002A41F4"/>
    <w:rsid w:val="002A4783"/>
    <w:rsid w:val="002A47B6"/>
    <w:rsid w:val="002A567A"/>
    <w:rsid w:val="002A5C8B"/>
    <w:rsid w:val="002A5CF7"/>
    <w:rsid w:val="002A681C"/>
    <w:rsid w:val="002A6902"/>
    <w:rsid w:val="002A69A0"/>
    <w:rsid w:val="002A6D50"/>
    <w:rsid w:val="002A734E"/>
    <w:rsid w:val="002A7868"/>
    <w:rsid w:val="002A7A38"/>
    <w:rsid w:val="002A7FD1"/>
    <w:rsid w:val="002B111A"/>
    <w:rsid w:val="002B13D4"/>
    <w:rsid w:val="002B13E6"/>
    <w:rsid w:val="002B18D3"/>
    <w:rsid w:val="002B1939"/>
    <w:rsid w:val="002B1A85"/>
    <w:rsid w:val="002B2833"/>
    <w:rsid w:val="002B32A6"/>
    <w:rsid w:val="002B3A26"/>
    <w:rsid w:val="002B4BD5"/>
    <w:rsid w:val="002B569C"/>
    <w:rsid w:val="002B5BBB"/>
    <w:rsid w:val="002B755A"/>
    <w:rsid w:val="002B77F3"/>
    <w:rsid w:val="002C04FA"/>
    <w:rsid w:val="002C1821"/>
    <w:rsid w:val="002C2178"/>
    <w:rsid w:val="002C2455"/>
    <w:rsid w:val="002C2C53"/>
    <w:rsid w:val="002C2DE0"/>
    <w:rsid w:val="002C2EFA"/>
    <w:rsid w:val="002C4BE4"/>
    <w:rsid w:val="002C4C53"/>
    <w:rsid w:val="002C5018"/>
    <w:rsid w:val="002C6391"/>
    <w:rsid w:val="002C6828"/>
    <w:rsid w:val="002C6E80"/>
    <w:rsid w:val="002C7726"/>
    <w:rsid w:val="002C78F7"/>
    <w:rsid w:val="002C7BDB"/>
    <w:rsid w:val="002D04AE"/>
    <w:rsid w:val="002D0553"/>
    <w:rsid w:val="002D0FAF"/>
    <w:rsid w:val="002D1D7C"/>
    <w:rsid w:val="002D1F78"/>
    <w:rsid w:val="002D29DA"/>
    <w:rsid w:val="002D3381"/>
    <w:rsid w:val="002D5FBD"/>
    <w:rsid w:val="002D6EAA"/>
    <w:rsid w:val="002D7077"/>
    <w:rsid w:val="002D7092"/>
    <w:rsid w:val="002D721D"/>
    <w:rsid w:val="002D7313"/>
    <w:rsid w:val="002D742A"/>
    <w:rsid w:val="002E0B83"/>
    <w:rsid w:val="002E12B7"/>
    <w:rsid w:val="002E193B"/>
    <w:rsid w:val="002E19E2"/>
    <w:rsid w:val="002E24B1"/>
    <w:rsid w:val="002E2648"/>
    <w:rsid w:val="002E3FD4"/>
    <w:rsid w:val="002E637A"/>
    <w:rsid w:val="002E6B30"/>
    <w:rsid w:val="002F08D5"/>
    <w:rsid w:val="002F09BC"/>
    <w:rsid w:val="002F17EA"/>
    <w:rsid w:val="002F33DC"/>
    <w:rsid w:val="002F48EC"/>
    <w:rsid w:val="002F48FD"/>
    <w:rsid w:val="002F54F9"/>
    <w:rsid w:val="002F5F5A"/>
    <w:rsid w:val="002F619B"/>
    <w:rsid w:val="002F7058"/>
    <w:rsid w:val="002F716C"/>
    <w:rsid w:val="003008F4"/>
    <w:rsid w:val="00300A57"/>
    <w:rsid w:val="00301057"/>
    <w:rsid w:val="0030214B"/>
    <w:rsid w:val="003022E4"/>
    <w:rsid w:val="0030240F"/>
    <w:rsid w:val="00302702"/>
    <w:rsid w:val="003027FC"/>
    <w:rsid w:val="003028F4"/>
    <w:rsid w:val="0030371A"/>
    <w:rsid w:val="00303736"/>
    <w:rsid w:val="00304F25"/>
    <w:rsid w:val="003053D4"/>
    <w:rsid w:val="00306231"/>
    <w:rsid w:val="003071B6"/>
    <w:rsid w:val="003077EA"/>
    <w:rsid w:val="0031015B"/>
    <w:rsid w:val="0031146D"/>
    <w:rsid w:val="00311733"/>
    <w:rsid w:val="00311B82"/>
    <w:rsid w:val="00312A61"/>
    <w:rsid w:val="00312C6B"/>
    <w:rsid w:val="003130AE"/>
    <w:rsid w:val="003148B8"/>
    <w:rsid w:val="0031547B"/>
    <w:rsid w:val="00315B85"/>
    <w:rsid w:val="00315D19"/>
    <w:rsid w:val="003168B0"/>
    <w:rsid w:val="003168DA"/>
    <w:rsid w:val="003175FB"/>
    <w:rsid w:val="00317BEE"/>
    <w:rsid w:val="00317EA8"/>
    <w:rsid w:val="0032001C"/>
    <w:rsid w:val="00320F74"/>
    <w:rsid w:val="00321126"/>
    <w:rsid w:val="00322495"/>
    <w:rsid w:val="003241DB"/>
    <w:rsid w:val="00325239"/>
    <w:rsid w:val="00325664"/>
    <w:rsid w:val="0032711E"/>
    <w:rsid w:val="00330429"/>
    <w:rsid w:val="00330B7F"/>
    <w:rsid w:val="003311B0"/>
    <w:rsid w:val="003316CE"/>
    <w:rsid w:val="003319D5"/>
    <w:rsid w:val="00331E66"/>
    <w:rsid w:val="00332FA3"/>
    <w:rsid w:val="0033315B"/>
    <w:rsid w:val="00334747"/>
    <w:rsid w:val="003354EE"/>
    <w:rsid w:val="00335C1F"/>
    <w:rsid w:val="00336CC9"/>
    <w:rsid w:val="00337E53"/>
    <w:rsid w:val="00340766"/>
    <w:rsid w:val="0034089C"/>
    <w:rsid w:val="00340A8C"/>
    <w:rsid w:val="00340AD1"/>
    <w:rsid w:val="0034105E"/>
    <w:rsid w:val="003413C0"/>
    <w:rsid w:val="00341CA8"/>
    <w:rsid w:val="00341EF4"/>
    <w:rsid w:val="00342065"/>
    <w:rsid w:val="00342B0A"/>
    <w:rsid w:val="0034486F"/>
    <w:rsid w:val="00344FD7"/>
    <w:rsid w:val="003456AB"/>
    <w:rsid w:val="00346CB3"/>
    <w:rsid w:val="0034742A"/>
    <w:rsid w:val="00350B6F"/>
    <w:rsid w:val="00351696"/>
    <w:rsid w:val="003518B2"/>
    <w:rsid w:val="00352702"/>
    <w:rsid w:val="00352828"/>
    <w:rsid w:val="00352F88"/>
    <w:rsid w:val="00353E53"/>
    <w:rsid w:val="003549AD"/>
    <w:rsid w:val="00354D09"/>
    <w:rsid w:val="00356EB9"/>
    <w:rsid w:val="003572E0"/>
    <w:rsid w:val="0035732B"/>
    <w:rsid w:val="0036035F"/>
    <w:rsid w:val="00360C76"/>
    <w:rsid w:val="00360FCB"/>
    <w:rsid w:val="0036129F"/>
    <w:rsid w:val="0036141A"/>
    <w:rsid w:val="0036162F"/>
    <w:rsid w:val="003619A5"/>
    <w:rsid w:val="00362191"/>
    <w:rsid w:val="003622DB"/>
    <w:rsid w:val="003623A6"/>
    <w:rsid w:val="0036271F"/>
    <w:rsid w:val="00362D3F"/>
    <w:rsid w:val="0036332B"/>
    <w:rsid w:val="003638D0"/>
    <w:rsid w:val="00364ABD"/>
    <w:rsid w:val="00364DFC"/>
    <w:rsid w:val="00365C90"/>
    <w:rsid w:val="003661B8"/>
    <w:rsid w:val="00366BDE"/>
    <w:rsid w:val="00367549"/>
    <w:rsid w:val="00367D90"/>
    <w:rsid w:val="0037064B"/>
    <w:rsid w:val="00371AC4"/>
    <w:rsid w:val="00372396"/>
    <w:rsid w:val="0037415C"/>
    <w:rsid w:val="00374560"/>
    <w:rsid w:val="0037467D"/>
    <w:rsid w:val="003746B3"/>
    <w:rsid w:val="00375793"/>
    <w:rsid w:val="00376535"/>
    <w:rsid w:val="00376BAF"/>
    <w:rsid w:val="00376DAE"/>
    <w:rsid w:val="003771DF"/>
    <w:rsid w:val="00377907"/>
    <w:rsid w:val="00377A32"/>
    <w:rsid w:val="00377A36"/>
    <w:rsid w:val="0038039A"/>
    <w:rsid w:val="00380B8D"/>
    <w:rsid w:val="00382673"/>
    <w:rsid w:val="003826DC"/>
    <w:rsid w:val="00382763"/>
    <w:rsid w:val="00382856"/>
    <w:rsid w:val="00382B39"/>
    <w:rsid w:val="00382E28"/>
    <w:rsid w:val="00383BEC"/>
    <w:rsid w:val="003844D7"/>
    <w:rsid w:val="00384B17"/>
    <w:rsid w:val="0038643F"/>
    <w:rsid w:val="0038791B"/>
    <w:rsid w:val="00390928"/>
    <w:rsid w:val="00390E2B"/>
    <w:rsid w:val="00392B7C"/>
    <w:rsid w:val="003936E7"/>
    <w:rsid w:val="003938EB"/>
    <w:rsid w:val="00393AFD"/>
    <w:rsid w:val="00393C4E"/>
    <w:rsid w:val="00394FE4"/>
    <w:rsid w:val="003950BF"/>
    <w:rsid w:val="00395D14"/>
    <w:rsid w:val="00396567"/>
    <w:rsid w:val="00396654"/>
    <w:rsid w:val="003969D6"/>
    <w:rsid w:val="003A0720"/>
    <w:rsid w:val="003A1004"/>
    <w:rsid w:val="003A11A5"/>
    <w:rsid w:val="003A2803"/>
    <w:rsid w:val="003A3AB4"/>
    <w:rsid w:val="003A4147"/>
    <w:rsid w:val="003A4ECF"/>
    <w:rsid w:val="003A4F84"/>
    <w:rsid w:val="003A5AB0"/>
    <w:rsid w:val="003A5CF3"/>
    <w:rsid w:val="003A5D93"/>
    <w:rsid w:val="003A637C"/>
    <w:rsid w:val="003A6FF6"/>
    <w:rsid w:val="003A7066"/>
    <w:rsid w:val="003A7889"/>
    <w:rsid w:val="003A78BD"/>
    <w:rsid w:val="003B0406"/>
    <w:rsid w:val="003B05D2"/>
    <w:rsid w:val="003B1F65"/>
    <w:rsid w:val="003B3021"/>
    <w:rsid w:val="003B34F1"/>
    <w:rsid w:val="003B3879"/>
    <w:rsid w:val="003B3F9C"/>
    <w:rsid w:val="003B5E17"/>
    <w:rsid w:val="003B5FDC"/>
    <w:rsid w:val="003B682A"/>
    <w:rsid w:val="003B6C51"/>
    <w:rsid w:val="003C1415"/>
    <w:rsid w:val="003C1A39"/>
    <w:rsid w:val="003C4024"/>
    <w:rsid w:val="003C4B72"/>
    <w:rsid w:val="003C5AF1"/>
    <w:rsid w:val="003C6171"/>
    <w:rsid w:val="003C6E89"/>
    <w:rsid w:val="003C6EFF"/>
    <w:rsid w:val="003D0FD7"/>
    <w:rsid w:val="003D15DF"/>
    <w:rsid w:val="003D16F4"/>
    <w:rsid w:val="003D1AAA"/>
    <w:rsid w:val="003D2052"/>
    <w:rsid w:val="003D28E4"/>
    <w:rsid w:val="003D2D76"/>
    <w:rsid w:val="003D4810"/>
    <w:rsid w:val="003D4C5A"/>
    <w:rsid w:val="003D5365"/>
    <w:rsid w:val="003D6CB7"/>
    <w:rsid w:val="003D7A2F"/>
    <w:rsid w:val="003E0259"/>
    <w:rsid w:val="003E092A"/>
    <w:rsid w:val="003E0E87"/>
    <w:rsid w:val="003E1790"/>
    <w:rsid w:val="003E1C83"/>
    <w:rsid w:val="003E2BF6"/>
    <w:rsid w:val="003E31E6"/>
    <w:rsid w:val="003E32F1"/>
    <w:rsid w:val="003E4020"/>
    <w:rsid w:val="003E412B"/>
    <w:rsid w:val="003E4BD2"/>
    <w:rsid w:val="003E52D5"/>
    <w:rsid w:val="003E5DED"/>
    <w:rsid w:val="003E5FF5"/>
    <w:rsid w:val="003E6CDB"/>
    <w:rsid w:val="003E7240"/>
    <w:rsid w:val="003E7425"/>
    <w:rsid w:val="003E7AD2"/>
    <w:rsid w:val="003E7CE6"/>
    <w:rsid w:val="003E7E18"/>
    <w:rsid w:val="003F0C74"/>
    <w:rsid w:val="003F125B"/>
    <w:rsid w:val="003F1694"/>
    <w:rsid w:val="003F1956"/>
    <w:rsid w:val="003F26B7"/>
    <w:rsid w:val="003F2DFD"/>
    <w:rsid w:val="003F3404"/>
    <w:rsid w:val="003F3BC6"/>
    <w:rsid w:val="003F4040"/>
    <w:rsid w:val="003F404A"/>
    <w:rsid w:val="003F4714"/>
    <w:rsid w:val="003F5213"/>
    <w:rsid w:val="003F55EE"/>
    <w:rsid w:val="003F579E"/>
    <w:rsid w:val="003F6590"/>
    <w:rsid w:val="0040036C"/>
    <w:rsid w:val="00400A6D"/>
    <w:rsid w:val="0040128A"/>
    <w:rsid w:val="004012D9"/>
    <w:rsid w:val="00401913"/>
    <w:rsid w:val="0040224A"/>
    <w:rsid w:val="00402641"/>
    <w:rsid w:val="004029D0"/>
    <w:rsid w:val="00402DE7"/>
    <w:rsid w:val="00403C1B"/>
    <w:rsid w:val="00403C47"/>
    <w:rsid w:val="00404700"/>
    <w:rsid w:val="00404CE5"/>
    <w:rsid w:val="00405160"/>
    <w:rsid w:val="004075B2"/>
    <w:rsid w:val="00407FC4"/>
    <w:rsid w:val="00410CC9"/>
    <w:rsid w:val="0041126D"/>
    <w:rsid w:val="004113CA"/>
    <w:rsid w:val="004131FA"/>
    <w:rsid w:val="00414A6F"/>
    <w:rsid w:val="0041552D"/>
    <w:rsid w:val="004160A6"/>
    <w:rsid w:val="004168FB"/>
    <w:rsid w:val="00416A34"/>
    <w:rsid w:val="00416EFD"/>
    <w:rsid w:val="00417360"/>
    <w:rsid w:val="00420374"/>
    <w:rsid w:val="00420612"/>
    <w:rsid w:val="0042160B"/>
    <w:rsid w:val="00421EB1"/>
    <w:rsid w:val="00422338"/>
    <w:rsid w:val="00422477"/>
    <w:rsid w:val="00422B29"/>
    <w:rsid w:val="00422EF5"/>
    <w:rsid w:val="00424087"/>
    <w:rsid w:val="00424583"/>
    <w:rsid w:val="00425D75"/>
    <w:rsid w:val="0042733A"/>
    <w:rsid w:val="004309CB"/>
    <w:rsid w:val="00431C98"/>
    <w:rsid w:val="004333CC"/>
    <w:rsid w:val="00433E58"/>
    <w:rsid w:val="00434140"/>
    <w:rsid w:val="0043435B"/>
    <w:rsid w:val="00434786"/>
    <w:rsid w:val="00435812"/>
    <w:rsid w:val="00435DFE"/>
    <w:rsid w:val="00435ED2"/>
    <w:rsid w:val="004377BE"/>
    <w:rsid w:val="00437B62"/>
    <w:rsid w:val="00440863"/>
    <w:rsid w:val="00443C62"/>
    <w:rsid w:val="00444115"/>
    <w:rsid w:val="004442F8"/>
    <w:rsid w:val="004466AB"/>
    <w:rsid w:val="00446B02"/>
    <w:rsid w:val="00446D1F"/>
    <w:rsid w:val="004479CF"/>
    <w:rsid w:val="004479FF"/>
    <w:rsid w:val="004500A8"/>
    <w:rsid w:val="0045119D"/>
    <w:rsid w:val="00451386"/>
    <w:rsid w:val="004513C7"/>
    <w:rsid w:val="00451C8C"/>
    <w:rsid w:val="004520D5"/>
    <w:rsid w:val="004521FC"/>
    <w:rsid w:val="00452696"/>
    <w:rsid w:val="00452C5A"/>
    <w:rsid w:val="0045337E"/>
    <w:rsid w:val="00455538"/>
    <w:rsid w:val="00455C43"/>
    <w:rsid w:val="00457ADB"/>
    <w:rsid w:val="00460034"/>
    <w:rsid w:val="00460ACB"/>
    <w:rsid w:val="0046177D"/>
    <w:rsid w:val="00463C38"/>
    <w:rsid w:val="00464DBF"/>
    <w:rsid w:val="00465382"/>
    <w:rsid w:val="00466C27"/>
    <w:rsid w:val="0046711F"/>
    <w:rsid w:val="00467C95"/>
    <w:rsid w:val="00467D3D"/>
    <w:rsid w:val="004700D0"/>
    <w:rsid w:val="004704DB"/>
    <w:rsid w:val="004707A9"/>
    <w:rsid w:val="00470BCD"/>
    <w:rsid w:val="004711FB"/>
    <w:rsid w:val="00471602"/>
    <w:rsid w:val="004721E7"/>
    <w:rsid w:val="0047281E"/>
    <w:rsid w:val="00472839"/>
    <w:rsid w:val="00473467"/>
    <w:rsid w:val="00473A7B"/>
    <w:rsid w:val="00473F94"/>
    <w:rsid w:val="00474A1F"/>
    <w:rsid w:val="00474E6B"/>
    <w:rsid w:val="004757B4"/>
    <w:rsid w:val="00476C3F"/>
    <w:rsid w:val="00477875"/>
    <w:rsid w:val="00477E71"/>
    <w:rsid w:val="00480252"/>
    <w:rsid w:val="00480E74"/>
    <w:rsid w:val="00482631"/>
    <w:rsid w:val="00482B61"/>
    <w:rsid w:val="00485564"/>
    <w:rsid w:val="00485923"/>
    <w:rsid w:val="00486432"/>
    <w:rsid w:val="00486B53"/>
    <w:rsid w:val="00486BB2"/>
    <w:rsid w:val="0048739C"/>
    <w:rsid w:val="00487832"/>
    <w:rsid w:val="00490426"/>
    <w:rsid w:val="004904BA"/>
    <w:rsid w:val="004905C9"/>
    <w:rsid w:val="00490784"/>
    <w:rsid w:val="00492662"/>
    <w:rsid w:val="004935A6"/>
    <w:rsid w:val="00493654"/>
    <w:rsid w:val="00493C90"/>
    <w:rsid w:val="00493E03"/>
    <w:rsid w:val="00494B2C"/>
    <w:rsid w:val="0049517A"/>
    <w:rsid w:val="0049579A"/>
    <w:rsid w:val="00495A61"/>
    <w:rsid w:val="004976E6"/>
    <w:rsid w:val="004A0ED6"/>
    <w:rsid w:val="004A12C1"/>
    <w:rsid w:val="004A16EE"/>
    <w:rsid w:val="004A1803"/>
    <w:rsid w:val="004A1E51"/>
    <w:rsid w:val="004A2101"/>
    <w:rsid w:val="004A39F5"/>
    <w:rsid w:val="004A3C23"/>
    <w:rsid w:val="004A3DB9"/>
    <w:rsid w:val="004A43EE"/>
    <w:rsid w:val="004A506D"/>
    <w:rsid w:val="004A5B12"/>
    <w:rsid w:val="004A5B64"/>
    <w:rsid w:val="004A69F6"/>
    <w:rsid w:val="004A6CCE"/>
    <w:rsid w:val="004A7844"/>
    <w:rsid w:val="004A792A"/>
    <w:rsid w:val="004B22FD"/>
    <w:rsid w:val="004B2440"/>
    <w:rsid w:val="004B2633"/>
    <w:rsid w:val="004B2C1A"/>
    <w:rsid w:val="004B33AD"/>
    <w:rsid w:val="004B3553"/>
    <w:rsid w:val="004B434C"/>
    <w:rsid w:val="004B464B"/>
    <w:rsid w:val="004B6FA7"/>
    <w:rsid w:val="004C0368"/>
    <w:rsid w:val="004C0487"/>
    <w:rsid w:val="004C04EC"/>
    <w:rsid w:val="004C23FF"/>
    <w:rsid w:val="004C364B"/>
    <w:rsid w:val="004C3C8F"/>
    <w:rsid w:val="004C40C3"/>
    <w:rsid w:val="004C434C"/>
    <w:rsid w:val="004C4D8B"/>
    <w:rsid w:val="004C5F3C"/>
    <w:rsid w:val="004C6341"/>
    <w:rsid w:val="004C6B4F"/>
    <w:rsid w:val="004C730E"/>
    <w:rsid w:val="004C7517"/>
    <w:rsid w:val="004D0426"/>
    <w:rsid w:val="004D1C24"/>
    <w:rsid w:val="004D1D42"/>
    <w:rsid w:val="004D34A8"/>
    <w:rsid w:val="004D3971"/>
    <w:rsid w:val="004D39C4"/>
    <w:rsid w:val="004D43AD"/>
    <w:rsid w:val="004D46DE"/>
    <w:rsid w:val="004D4986"/>
    <w:rsid w:val="004D4B3E"/>
    <w:rsid w:val="004D539C"/>
    <w:rsid w:val="004D5452"/>
    <w:rsid w:val="004D586E"/>
    <w:rsid w:val="004D65D2"/>
    <w:rsid w:val="004D6C24"/>
    <w:rsid w:val="004D7954"/>
    <w:rsid w:val="004D7C66"/>
    <w:rsid w:val="004E008B"/>
    <w:rsid w:val="004E1166"/>
    <w:rsid w:val="004E20BC"/>
    <w:rsid w:val="004E3762"/>
    <w:rsid w:val="004E4309"/>
    <w:rsid w:val="004E5C42"/>
    <w:rsid w:val="004E5D93"/>
    <w:rsid w:val="004E6A6E"/>
    <w:rsid w:val="004E78B7"/>
    <w:rsid w:val="004E7931"/>
    <w:rsid w:val="004F0012"/>
    <w:rsid w:val="004F0429"/>
    <w:rsid w:val="004F247A"/>
    <w:rsid w:val="004F27DD"/>
    <w:rsid w:val="004F28E4"/>
    <w:rsid w:val="004F3597"/>
    <w:rsid w:val="004F41A0"/>
    <w:rsid w:val="004F49B8"/>
    <w:rsid w:val="004F58F1"/>
    <w:rsid w:val="004F6F75"/>
    <w:rsid w:val="004F7E9D"/>
    <w:rsid w:val="00500032"/>
    <w:rsid w:val="00500FCC"/>
    <w:rsid w:val="005015B3"/>
    <w:rsid w:val="0050181F"/>
    <w:rsid w:val="00501C7F"/>
    <w:rsid w:val="00501D98"/>
    <w:rsid w:val="005025A7"/>
    <w:rsid w:val="00502E4F"/>
    <w:rsid w:val="00503290"/>
    <w:rsid w:val="005035E2"/>
    <w:rsid w:val="005042CE"/>
    <w:rsid w:val="005045AD"/>
    <w:rsid w:val="00504654"/>
    <w:rsid w:val="00504F93"/>
    <w:rsid w:val="0050696D"/>
    <w:rsid w:val="00506AAF"/>
    <w:rsid w:val="00507965"/>
    <w:rsid w:val="00507C3F"/>
    <w:rsid w:val="00507CD9"/>
    <w:rsid w:val="00510220"/>
    <w:rsid w:val="00510956"/>
    <w:rsid w:val="00510CA2"/>
    <w:rsid w:val="00511035"/>
    <w:rsid w:val="005121DF"/>
    <w:rsid w:val="005124D1"/>
    <w:rsid w:val="005138B9"/>
    <w:rsid w:val="00513BFB"/>
    <w:rsid w:val="00514222"/>
    <w:rsid w:val="0051506F"/>
    <w:rsid w:val="005164A1"/>
    <w:rsid w:val="0051707B"/>
    <w:rsid w:val="005174A6"/>
    <w:rsid w:val="00517B00"/>
    <w:rsid w:val="0052042E"/>
    <w:rsid w:val="005207E1"/>
    <w:rsid w:val="00520CE4"/>
    <w:rsid w:val="0052136D"/>
    <w:rsid w:val="00521411"/>
    <w:rsid w:val="00521C68"/>
    <w:rsid w:val="00521D46"/>
    <w:rsid w:val="00522C54"/>
    <w:rsid w:val="005230F9"/>
    <w:rsid w:val="0052374A"/>
    <w:rsid w:val="0052418B"/>
    <w:rsid w:val="00524BA2"/>
    <w:rsid w:val="00526158"/>
    <w:rsid w:val="005273B2"/>
    <w:rsid w:val="0052793E"/>
    <w:rsid w:val="0053016B"/>
    <w:rsid w:val="005316DD"/>
    <w:rsid w:val="00532316"/>
    <w:rsid w:val="00532E93"/>
    <w:rsid w:val="005339E4"/>
    <w:rsid w:val="00533D14"/>
    <w:rsid w:val="00533F7F"/>
    <w:rsid w:val="005342AC"/>
    <w:rsid w:val="00534331"/>
    <w:rsid w:val="005348EA"/>
    <w:rsid w:val="00534922"/>
    <w:rsid w:val="00534B60"/>
    <w:rsid w:val="00534B80"/>
    <w:rsid w:val="00537061"/>
    <w:rsid w:val="00537758"/>
    <w:rsid w:val="00540225"/>
    <w:rsid w:val="00540A46"/>
    <w:rsid w:val="00541CDB"/>
    <w:rsid w:val="0054224C"/>
    <w:rsid w:val="005422CA"/>
    <w:rsid w:val="005429A1"/>
    <w:rsid w:val="00542A16"/>
    <w:rsid w:val="00543259"/>
    <w:rsid w:val="00543592"/>
    <w:rsid w:val="00543D06"/>
    <w:rsid w:val="00545095"/>
    <w:rsid w:val="0054650C"/>
    <w:rsid w:val="00546D47"/>
    <w:rsid w:val="00547C3D"/>
    <w:rsid w:val="00547D77"/>
    <w:rsid w:val="005504F4"/>
    <w:rsid w:val="005511DD"/>
    <w:rsid w:val="00552082"/>
    <w:rsid w:val="005520BD"/>
    <w:rsid w:val="00552E51"/>
    <w:rsid w:val="00553417"/>
    <w:rsid w:val="0055428B"/>
    <w:rsid w:val="0055507D"/>
    <w:rsid w:val="00555CB2"/>
    <w:rsid w:val="00555F6E"/>
    <w:rsid w:val="00556B3D"/>
    <w:rsid w:val="00557B0D"/>
    <w:rsid w:val="0056088D"/>
    <w:rsid w:val="00562D46"/>
    <w:rsid w:val="005640A5"/>
    <w:rsid w:val="0056448A"/>
    <w:rsid w:val="00564C2D"/>
    <w:rsid w:val="00565646"/>
    <w:rsid w:val="00565B62"/>
    <w:rsid w:val="005670DC"/>
    <w:rsid w:val="00567263"/>
    <w:rsid w:val="00570187"/>
    <w:rsid w:val="00570402"/>
    <w:rsid w:val="0057048F"/>
    <w:rsid w:val="005725E7"/>
    <w:rsid w:val="00573542"/>
    <w:rsid w:val="00573AC5"/>
    <w:rsid w:val="00573FA6"/>
    <w:rsid w:val="0057444E"/>
    <w:rsid w:val="005749CB"/>
    <w:rsid w:val="00574BAC"/>
    <w:rsid w:val="00576BDC"/>
    <w:rsid w:val="005771C0"/>
    <w:rsid w:val="005777D7"/>
    <w:rsid w:val="005803D1"/>
    <w:rsid w:val="00581464"/>
    <w:rsid w:val="00581EEF"/>
    <w:rsid w:val="00582150"/>
    <w:rsid w:val="00582CAF"/>
    <w:rsid w:val="00583F81"/>
    <w:rsid w:val="00583FAA"/>
    <w:rsid w:val="00584481"/>
    <w:rsid w:val="00584D3D"/>
    <w:rsid w:val="0058500F"/>
    <w:rsid w:val="00586954"/>
    <w:rsid w:val="00586E73"/>
    <w:rsid w:val="00587A89"/>
    <w:rsid w:val="00590340"/>
    <w:rsid w:val="0059050B"/>
    <w:rsid w:val="00590A52"/>
    <w:rsid w:val="00590BD5"/>
    <w:rsid w:val="00591418"/>
    <w:rsid w:val="0059179E"/>
    <w:rsid w:val="00591A6B"/>
    <w:rsid w:val="00591FC7"/>
    <w:rsid w:val="005923A4"/>
    <w:rsid w:val="00592464"/>
    <w:rsid w:val="00593D0F"/>
    <w:rsid w:val="00596245"/>
    <w:rsid w:val="0059628F"/>
    <w:rsid w:val="00596A0B"/>
    <w:rsid w:val="00596D8A"/>
    <w:rsid w:val="005A0C83"/>
    <w:rsid w:val="005A1935"/>
    <w:rsid w:val="005A2AE1"/>
    <w:rsid w:val="005A33CC"/>
    <w:rsid w:val="005A3B71"/>
    <w:rsid w:val="005A47C4"/>
    <w:rsid w:val="005A49DF"/>
    <w:rsid w:val="005A4F13"/>
    <w:rsid w:val="005A5B69"/>
    <w:rsid w:val="005A65D5"/>
    <w:rsid w:val="005A7472"/>
    <w:rsid w:val="005A7479"/>
    <w:rsid w:val="005A7DE8"/>
    <w:rsid w:val="005B04C7"/>
    <w:rsid w:val="005B0C8F"/>
    <w:rsid w:val="005B140A"/>
    <w:rsid w:val="005B22C8"/>
    <w:rsid w:val="005B2C9A"/>
    <w:rsid w:val="005B5A83"/>
    <w:rsid w:val="005B5B7D"/>
    <w:rsid w:val="005B62BD"/>
    <w:rsid w:val="005B65ED"/>
    <w:rsid w:val="005B724E"/>
    <w:rsid w:val="005C06C5"/>
    <w:rsid w:val="005C0EB4"/>
    <w:rsid w:val="005C14BE"/>
    <w:rsid w:val="005C20DC"/>
    <w:rsid w:val="005C21DA"/>
    <w:rsid w:val="005C2DA5"/>
    <w:rsid w:val="005C3063"/>
    <w:rsid w:val="005C3B8B"/>
    <w:rsid w:val="005C3DFB"/>
    <w:rsid w:val="005C450D"/>
    <w:rsid w:val="005C52F7"/>
    <w:rsid w:val="005C55CD"/>
    <w:rsid w:val="005C5FAB"/>
    <w:rsid w:val="005C631A"/>
    <w:rsid w:val="005C6427"/>
    <w:rsid w:val="005C6D64"/>
    <w:rsid w:val="005C74BD"/>
    <w:rsid w:val="005C7F7A"/>
    <w:rsid w:val="005C7F7E"/>
    <w:rsid w:val="005D08CC"/>
    <w:rsid w:val="005D097A"/>
    <w:rsid w:val="005D0DE7"/>
    <w:rsid w:val="005D125B"/>
    <w:rsid w:val="005D15C5"/>
    <w:rsid w:val="005D1FDF"/>
    <w:rsid w:val="005D2026"/>
    <w:rsid w:val="005D2120"/>
    <w:rsid w:val="005D2609"/>
    <w:rsid w:val="005D287A"/>
    <w:rsid w:val="005D2F58"/>
    <w:rsid w:val="005D2FC9"/>
    <w:rsid w:val="005D3323"/>
    <w:rsid w:val="005D382C"/>
    <w:rsid w:val="005D3960"/>
    <w:rsid w:val="005D4A47"/>
    <w:rsid w:val="005D5008"/>
    <w:rsid w:val="005D5547"/>
    <w:rsid w:val="005D58E6"/>
    <w:rsid w:val="005D670F"/>
    <w:rsid w:val="005D7938"/>
    <w:rsid w:val="005E0371"/>
    <w:rsid w:val="005E03EC"/>
    <w:rsid w:val="005E0A17"/>
    <w:rsid w:val="005E1234"/>
    <w:rsid w:val="005E24AA"/>
    <w:rsid w:val="005E280B"/>
    <w:rsid w:val="005E2872"/>
    <w:rsid w:val="005E2D65"/>
    <w:rsid w:val="005E2E1B"/>
    <w:rsid w:val="005E2E80"/>
    <w:rsid w:val="005E3151"/>
    <w:rsid w:val="005E388C"/>
    <w:rsid w:val="005E3D27"/>
    <w:rsid w:val="005E4349"/>
    <w:rsid w:val="005E46F9"/>
    <w:rsid w:val="005E583B"/>
    <w:rsid w:val="005E5876"/>
    <w:rsid w:val="005E5BE1"/>
    <w:rsid w:val="005E6D48"/>
    <w:rsid w:val="005E6F6B"/>
    <w:rsid w:val="005E7E98"/>
    <w:rsid w:val="005F1344"/>
    <w:rsid w:val="005F274F"/>
    <w:rsid w:val="005F3608"/>
    <w:rsid w:val="005F3846"/>
    <w:rsid w:val="005F4181"/>
    <w:rsid w:val="005F4403"/>
    <w:rsid w:val="005F489D"/>
    <w:rsid w:val="005F54E2"/>
    <w:rsid w:val="005F552D"/>
    <w:rsid w:val="005F57F0"/>
    <w:rsid w:val="005F5C06"/>
    <w:rsid w:val="005F5E44"/>
    <w:rsid w:val="005F6451"/>
    <w:rsid w:val="00601A94"/>
    <w:rsid w:val="00601EF6"/>
    <w:rsid w:val="006039F0"/>
    <w:rsid w:val="0060767A"/>
    <w:rsid w:val="00607D6A"/>
    <w:rsid w:val="00607DD3"/>
    <w:rsid w:val="0061007D"/>
    <w:rsid w:val="00610234"/>
    <w:rsid w:val="006104AB"/>
    <w:rsid w:val="006108E5"/>
    <w:rsid w:val="006109D1"/>
    <w:rsid w:val="006125C7"/>
    <w:rsid w:val="006143D5"/>
    <w:rsid w:val="00614BC5"/>
    <w:rsid w:val="00615195"/>
    <w:rsid w:val="00616814"/>
    <w:rsid w:val="00617031"/>
    <w:rsid w:val="006172C3"/>
    <w:rsid w:val="00617814"/>
    <w:rsid w:val="00620120"/>
    <w:rsid w:val="00620937"/>
    <w:rsid w:val="006209F5"/>
    <w:rsid w:val="006219C6"/>
    <w:rsid w:val="00621B6F"/>
    <w:rsid w:val="006234E7"/>
    <w:rsid w:val="0062367F"/>
    <w:rsid w:val="00624095"/>
    <w:rsid w:val="0062493B"/>
    <w:rsid w:val="00624A6C"/>
    <w:rsid w:val="00625379"/>
    <w:rsid w:val="00625A89"/>
    <w:rsid w:val="00626094"/>
    <w:rsid w:val="00626966"/>
    <w:rsid w:val="00627B51"/>
    <w:rsid w:val="006308FF"/>
    <w:rsid w:val="00632DAB"/>
    <w:rsid w:val="00634714"/>
    <w:rsid w:val="006349D2"/>
    <w:rsid w:val="00634B27"/>
    <w:rsid w:val="0063503E"/>
    <w:rsid w:val="0063548B"/>
    <w:rsid w:val="00635793"/>
    <w:rsid w:val="00635802"/>
    <w:rsid w:val="00635968"/>
    <w:rsid w:val="00636C60"/>
    <w:rsid w:val="00636DDE"/>
    <w:rsid w:val="0063757D"/>
    <w:rsid w:val="00637FEF"/>
    <w:rsid w:val="00641063"/>
    <w:rsid w:val="006414CC"/>
    <w:rsid w:val="00641B08"/>
    <w:rsid w:val="0064225F"/>
    <w:rsid w:val="00642830"/>
    <w:rsid w:val="00642ED4"/>
    <w:rsid w:val="00642EFD"/>
    <w:rsid w:val="006432B1"/>
    <w:rsid w:val="00643B86"/>
    <w:rsid w:val="00645040"/>
    <w:rsid w:val="00645077"/>
    <w:rsid w:val="00645452"/>
    <w:rsid w:val="0064622C"/>
    <w:rsid w:val="006465ED"/>
    <w:rsid w:val="006473EC"/>
    <w:rsid w:val="006474F3"/>
    <w:rsid w:val="006504A5"/>
    <w:rsid w:val="00650D54"/>
    <w:rsid w:val="00651AC5"/>
    <w:rsid w:val="00652DE2"/>
    <w:rsid w:val="006543A4"/>
    <w:rsid w:val="006547B7"/>
    <w:rsid w:val="0065754C"/>
    <w:rsid w:val="00657950"/>
    <w:rsid w:val="00663ACD"/>
    <w:rsid w:val="0066419D"/>
    <w:rsid w:val="00664331"/>
    <w:rsid w:val="0066506E"/>
    <w:rsid w:val="00665627"/>
    <w:rsid w:val="00665654"/>
    <w:rsid w:val="00665662"/>
    <w:rsid w:val="006663EC"/>
    <w:rsid w:val="00666DBF"/>
    <w:rsid w:val="006670F2"/>
    <w:rsid w:val="0066771D"/>
    <w:rsid w:val="00667E30"/>
    <w:rsid w:val="006704EC"/>
    <w:rsid w:val="00670941"/>
    <w:rsid w:val="006716C2"/>
    <w:rsid w:val="00671951"/>
    <w:rsid w:val="00671C98"/>
    <w:rsid w:val="00671FF4"/>
    <w:rsid w:val="00673781"/>
    <w:rsid w:val="0067462F"/>
    <w:rsid w:val="00675480"/>
    <w:rsid w:val="006756A7"/>
    <w:rsid w:val="00675A16"/>
    <w:rsid w:val="006761E5"/>
    <w:rsid w:val="006762B7"/>
    <w:rsid w:val="00676341"/>
    <w:rsid w:val="00676EE2"/>
    <w:rsid w:val="006774D3"/>
    <w:rsid w:val="006778A4"/>
    <w:rsid w:val="006778BE"/>
    <w:rsid w:val="00681041"/>
    <w:rsid w:val="00681EB1"/>
    <w:rsid w:val="006834EA"/>
    <w:rsid w:val="00683ABA"/>
    <w:rsid w:val="00684194"/>
    <w:rsid w:val="006846BB"/>
    <w:rsid w:val="006861FB"/>
    <w:rsid w:val="0068754E"/>
    <w:rsid w:val="00687579"/>
    <w:rsid w:val="00687714"/>
    <w:rsid w:val="00687A89"/>
    <w:rsid w:val="00687BF1"/>
    <w:rsid w:val="00690279"/>
    <w:rsid w:val="006905B6"/>
    <w:rsid w:val="00691108"/>
    <w:rsid w:val="00691247"/>
    <w:rsid w:val="00692A8C"/>
    <w:rsid w:val="00693AFD"/>
    <w:rsid w:val="00693B9E"/>
    <w:rsid w:val="00693EA5"/>
    <w:rsid w:val="0069549A"/>
    <w:rsid w:val="006955E1"/>
    <w:rsid w:val="00695656"/>
    <w:rsid w:val="006958BC"/>
    <w:rsid w:val="00695F26"/>
    <w:rsid w:val="006971D9"/>
    <w:rsid w:val="0069741F"/>
    <w:rsid w:val="00697999"/>
    <w:rsid w:val="006A1261"/>
    <w:rsid w:val="006A21B1"/>
    <w:rsid w:val="006A24EF"/>
    <w:rsid w:val="006A44ED"/>
    <w:rsid w:val="006A494E"/>
    <w:rsid w:val="006A613B"/>
    <w:rsid w:val="006A6AF2"/>
    <w:rsid w:val="006A6B9F"/>
    <w:rsid w:val="006B0C9D"/>
    <w:rsid w:val="006B1BE3"/>
    <w:rsid w:val="006B1DE6"/>
    <w:rsid w:val="006B2DE0"/>
    <w:rsid w:val="006B3181"/>
    <w:rsid w:val="006B343F"/>
    <w:rsid w:val="006B37BB"/>
    <w:rsid w:val="006B3A2A"/>
    <w:rsid w:val="006B4076"/>
    <w:rsid w:val="006B57E9"/>
    <w:rsid w:val="006B6FB7"/>
    <w:rsid w:val="006B739C"/>
    <w:rsid w:val="006B7BAE"/>
    <w:rsid w:val="006B7D67"/>
    <w:rsid w:val="006C0AA6"/>
    <w:rsid w:val="006C0C5A"/>
    <w:rsid w:val="006C183F"/>
    <w:rsid w:val="006C1DAC"/>
    <w:rsid w:val="006C1F1D"/>
    <w:rsid w:val="006C1F8B"/>
    <w:rsid w:val="006C229E"/>
    <w:rsid w:val="006C2AB1"/>
    <w:rsid w:val="006C42D4"/>
    <w:rsid w:val="006C4698"/>
    <w:rsid w:val="006C4D73"/>
    <w:rsid w:val="006C4F73"/>
    <w:rsid w:val="006C5C36"/>
    <w:rsid w:val="006C602C"/>
    <w:rsid w:val="006C61E4"/>
    <w:rsid w:val="006D0195"/>
    <w:rsid w:val="006D0613"/>
    <w:rsid w:val="006D061C"/>
    <w:rsid w:val="006D0B2D"/>
    <w:rsid w:val="006D0C28"/>
    <w:rsid w:val="006D1DC5"/>
    <w:rsid w:val="006D2EFD"/>
    <w:rsid w:val="006D3172"/>
    <w:rsid w:val="006D31C6"/>
    <w:rsid w:val="006D3393"/>
    <w:rsid w:val="006D4D94"/>
    <w:rsid w:val="006D547A"/>
    <w:rsid w:val="006D56EA"/>
    <w:rsid w:val="006D5879"/>
    <w:rsid w:val="006D6B5C"/>
    <w:rsid w:val="006E05B8"/>
    <w:rsid w:val="006E09EA"/>
    <w:rsid w:val="006E141B"/>
    <w:rsid w:val="006E414E"/>
    <w:rsid w:val="006E4EC7"/>
    <w:rsid w:val="006E5E94"/>
    <w:rsid w:val="006E61A5"/>
    <w:rsid w:val="006E6748"/>
    <w:rsid w:val="006E7C1F"/>
    <w:rsid w:val="006E7FDD"/>
    <w:rsid w:val="006F0878"/>
    <w:rsid w:val="006F11E9"/>
    <w:rsid w:val="006F1522"/>
    <w:rsid w:val="006F16CC"/>
    <w:rsid w:val="006F1782"/>
    <w:rsid w:val="006F2336"/>
    <w:rsid w:val="006F2687"/>
    <w:rsid w:val="006F53F9"/>
    <w:rsid w:val="006F6C78"/>
    <w:rsid w:val="00700185"/>
    <w:rsid w:val="007001DF"/>
    <w:rsid w:val="00700521"/>
    <w:rsid w:val="0070171C"/>
    <w:rsid w:val="007026B0"/>
    <w:rsid w:val="007027FE"/>
    <w:rsid w:val="00702CE0"/>
    <w:rsid w:val="0070349F"/>
    <w:rsid w:val="00703B6C"/>
    <w:rsid w:val="0070481F"/>
    <w:rsid w:val="007055B3"/>
    <w:rsid w:val="007064C0"/>
    <w:rsid w:val="00706972"/>
    <w:rsid w:val="00711396"/>
    <w:rsid w:val="007119B5"/>
    <w:rsid w:val="00711D5D"/>
    <w:rsid w:val="00711FEF"/>
    <w:rsid w:val="007125A3"/>
    <w:rsid w:val="007129BF"/>
    <w:rsid w:val="00712FED"/>
    <w:rsid w:val="0071341F"/>
    <w:rsid w:val="00714EF2"/>
    <w:rsid w:val="00715410"/>
    <w:rsid w:val="00715547"/>
    <w:rsid w:val="00716BD3"/>
    <w:rsid w:val="00716C67"/>
    <w:rsid w:val="0071716A"/>
    <w:rsid w:val="007174AF"/>
    <w:rsid w:val="007201F6"/>
    <w:rsid w:val="00720F90"/>
    <w:rsid w:val="0072146F"/>
    <w:rsid w:val="007217BC"/>
    <w:rsid w:val="00721D37"/>
    <w:rsid w:val="0072230F"/>
    <w:rsid w:val="007231A1"/>
    <w:rsid w:val="007234BF"/>
    <w:rsid w:val="00724504"/>
    <w:rsid w:val="0072486C"/>
    <w:rsid w:val="0072502C"/>
    <w:rsid w:val="007263C6"/>
    <w:rsid w:val="00727217"/>
    <w:rsid w:val="007273D4"/>
    <w:rsid w:val="007301D8"/>
    <w:rsid w:val="007319BD"/>
    <w:rsid w:val="00731B10"/>
    <w:rsid w:val="00731BA2"/>
    <w:rsid w:val="007324FA"/>
    <w:rsid w:val="007325E5"/>
    <w:rsid w:val="00732C2C"/>
    <w:rsid w:val="007334BA"/>
    <w:rsid w:val="007334DF"/>
    <w:rsid w:val="00733898"/>
    <w:rsid w:val="00734125"/>
    <w:rsid w:val="0073455D"/>
    <w:rsid w:val="0073539A"/>
    <w:rsid w:val="00735AC9"/>
    <w:rsid w:val="0073617B"/>
    <w:rsid w:val="0073634D"/>
    <w:rsid w:val="00736A67"/>
    <w:rsid w:val="00737F44"/>
    <w:rsid w:val="00740135"/>
    <w:rsid w:val="007401BD"/>
    <w:rsid w:val="00740399"/>
    <w:rsid w:val="00741341"/>
    <w:rsid w:val="0074152C"/>
    <w:rsid w:val="00742986"/>
    <w:rsid w:val="00742FA1"/>
    <w:rsid w:val="007432BB"/>
    <w:rsid w:val="007432DD"/>
    <w:rsid w:val="007437ED"/>
    <w:rsid w:val="00743E88"/>
    <w:rsid w:val="00745534"/>
    <w:rsid w:val="00745BD6"/>
    <w:rsid w:val="00746019"/>
    <w:rsid w:val="00746A42"/>
    <w:rsid w:val="00746C74"/>
    <w:rsid w:val="00746CB3"/>
    <w:rsid w:val="007473F9"/>
    <w:rsid w:val="00747C1C"/>
    <w:rsid w:val="00751A9D"/>
    <w:rsid w:val="0075256F"/>
    <w:rsid w:val="00752BB2"/>
    <w:rsid w:val="00752D53"/>
    <w:rsid w:val="00752DBE"/>
    <w:rsid w:val="00753529"/>
    <w:rsid w:val="0075358B"/>
    <w:rsid w:val="0075365F"/>
    <w:rsid w:val="007536F7"/>
    <w:rsid w:val="00753B39"/>
    <w:rsid w:val="00753EB4"/>
    <w:rsid w:val="007541A6"/>
    <w:rsid w:val="0075558E"/>
    <w:rsid w:val="00756A42"/>
    <w:rsid w:val="00756F33"/>
    <w:rsid w:val="00757733"/>
    <w:rsid w:val="00762076"/>
    <w:rsid w:val="00762153"/>
    <w:rsid w:val="00762822"/>
    <w:rsid w:val="007643EC"/>
    <w:rsid w:val="0076475D"/>
    <w:rsid w:val="007647A9"/>
    <w:rsid w:val="00765960"/>
    <w:rsid w:val="00765F37"/>
    <w:rsid w:val="00767C02"/>
    <w:rsid w:val="00771181"/>
    <w:rsid w:val="007711B2"/>
    <w:rsid w:val="00771383"/>
    <w:rsid w:val="007717F1"/>
    <w:rsid w:val="0077205E"/>
    <w:rsid w:val="0077256B"/>
    <w:rsid w:val="00773263"/>
    <w:rsid w:val="00774123"/>
    <w:rsid w:val="00774261"/>
    <w:rsid w:val="00774B6F"/>
    <w:rsid w:val="00774E72"/>
    <w:rsid w:val="0077514E"/>
    <w:rsid w:val="00775BCA"/>
    <w:rsid w:val="007762D7"/>
    <w:rsid w:val="007773B7"/>
    <w:rsid w:val="0078307D"/>
    <w:rsid w:val="00783B06"/>
    <w:rsid w:val="00783C78"/>
    <w:rsid w:val="00783F2B"/>
    <w:rsid w:val="007844FC"/>
    <w:rsid w:val="007847D0"/>
    <w:rsid w:val="0078522D"/>
    <w:rsid w:val="00785E8A"/>
    <w:rsid w:val="00785E9B"/>
    <w:rsid w:val="0078668A"/>
    <w:rsid w:val="00786FB1"/>
    <w:rsid w:val="00787051"/>
    <w:rsid w:val="007901FA"/>
    <w:rsid w:val="00791B46"/>
    <w:rsid w:val="007927D7"/>
    <w:rsid w:val="00792D0C"/>
    <w:rsid w:val="0079428D"/>
    <w:rsid w:val="00794E1D"/>
    <w:rsid w:val="007959C9"/>
    <w:rsid w:val="00795D74"/>
    <w:rsid w:val="00796CC9"/>
    <w:rsid w:val="00797280"/>
    <w:rsid w:val="00797987"/>
    <w:rsid w:val="00797F66"/>
    <w:rsid w:val="007A27FC"/>
    <w:rsid w:val="007A33D6"/>
    <w:rsid w:val="007A3497"/>
    <w:rsid w:val="007A35E0"/>
    <w:rsid w:val="007A403E"/>
    <w:rsid w:val="007A44A8"/>
    <w:rsid w:val="007A49F1"/>
    <w:rsid w:val="007A4A6B"/>
    <w:rsid w:val="007A4D9A"/>
    <w:rsid w:val="007A617C"/>
    <w:rsid w:val="007A61A4"/>
    <w:rsid w:val="007A6C53"/>
    <w:rsid w:val="007A7139"/>
    <w:rsid w:val="007A7CCE"/>
    <w:rsid w:val="007A7E3C"/>
    <w:rsid w:val="007B1072"/>
    <w:rsid w:val="007B14A7"/>
    <w:rsid w:val="007B1ABA"/>
    <w:rsid w:val="007B1BE0"/>
    <w:rsid w:val="007B2348"/>
    <w:rsid w:val="007B34C7"/>
    <w:rsid w:val="007B3BC6"/>
    <w:rsid w:val="007B3BF5"/>
    <w:rsid w:val="007B3E8E"/>
    <w:rsid w:val="007B4623"/>
    <w:rsid w:val="007B49E5"/>
    <w:rsid w:val="007B5CE8"/>
    <w:rsid w:val="007B69E0"/>
    <w:rsid w:val="007B7780"/>
    <w:rsid w:val="007B7D97"/>
    <w:rsid w:val="007C0100"/>
    <w:rsid w:val="007C0344"/>
    <w:rsid w:val="007C0DBA"/>
    <w:rsid w:val="007C1055"/>
    <w:rsid w:val="007C12FE"/>
    <w:rsid w:val="007C149E"/>
    <w:rsid w:val="007C1B69"/>
    <w:rsid w:val="007C1C1E"/>
    <w:rsid w:val="007C219E"/>
    <w:rsid w:val="007C2CAB"/>
    <w:rsid w:val="007C2E96"/>
    <w:rsid w:val="007C3115"/>
    <w:rsid w:val="007C5B82"/>
    <w:rsid w:val="007C7E8F"/>
    <w:rsid w:val="007D1347"/>
    <w:rsid w:val="007D1821"/>
    <w:rsid w:val="007D2CEB"/>
    <w:rsid w:val="007D33A2"/>
    <w:rsid w:val="007D40C1"/>
    <w:rsid w:val="007D4E50"/>
    <w:rsid w:val="007D55DC"/>
    <w:rsid w:val="007D567F"/>
    <w:rsid w:val="007D588F"/>
    <w:rsid w:val="007D59D1"/>
    <w:rsid w:val="007D59F4"/>
    <w:rsid w:val="007D5D66"/>
    <w:rsid w:val="007D6172"/>
    <w:rsid w:val="007E01E0"/>
    <w:rsid w:val="007E04D4"/>
    <w:rsid w:val="007E0CB7"/>
    <w:rsid w:val="007E1275"/>
    <w:rsid w:val="007E1EEA"/>
    <w:rsid w:val="007E2324"/>
    <w:rsid w:val="007E23FE"/>
    <w:rsid w:val="007E2409"/>
    <w:rsid w:val="007E2634"/>
    <w:rsid w:val="007E2F11"/>
    <w:rsid w:val="007E37CA"/>
    <w:rsid w:val="007E3A43"/>
    <w:rsid w:val="007E3BB0"/>
    <w:rsid w:val="007E3D12"/>
    <w:rsid w:val="007E41E7"/>
    <w:rsid w:val="007E480D"/>
    <w:rsid w:val="007E64D7"/>
    <w:rsid w:val="007E6EFF"/>
    <w:rsid w:val="007F18E5"/>
    <w:rsid w:val="007F21F1"/>
    <w:rsid w:val="007F2DB1"/>
    <w:rsid w:val="007F3100"/>
    <w:rsid w:val="007F31EB"/>
    <w:rsid w:val="007F3232"/>
    <w:rsid w:val="007F416F"/>
    <w:rsid w:val="007F4D2C"/>
    <w:rsid w:val="007F5176"/>
    <w:rsid w:val="007F5436"/>
    <w:rsid w:val="007F693E"/>
    <w:rsid w:val="007F7E4F"/>
    <w:rsid w:val="0080077F"/>
    <w:rsid w:val="0080078D"/>
    <w:rsid w:val="008016F9"/>
    <w:rsid w:val="0080186D"/>
    <w:rsid w:val="00802F78"/>
    <w:rsid w:val="00802FB1"/>
    <w:rsid w:val="008033EE"/>
    <w:rsid w:val="00804E64"/>
    <w:rsid w:val="00805FB4"/>
    <w:rsid w:val="00806294"/>
    <w:rsid w:val="00806C60"/>
    <w:rsid w:val="0081058F"/>
    <w:rsid w:val="00812027"/>
    <w:rsid w:val="00812B52"/>
    <w:rsid w:val="00812B73"/>
    <w:rsid w:val="00813331"/>
    <w:rsid w:val="008137B3"/>
    <w:rsid w:val="00814010"/>
    <w:rsid w:val="00814D74"/>
    <w:rsid w:val="00815CB7"/>
    <w:rsid w:val="00816A51"/>
    <w:rsid w:val="00817503"/>
    <w:rsid w:val="008177C0"/>
    <w:rsid w:val="0082104E"/>
    <w:rsid w:val="008211A7"/>
    <w:rsid w:val="008223FD"/>
    <w:rsid w:val="00822F3B"/>
    <w:rsid w:val="0082360A"/>
    <w:rsid w:val="0082385E"/>
    <w:rsid w:val="008239C4"/>
    <w:rsid w:val="008239E4"/>
    <w:rsid w:val="00824F20"/>
    <w:rsid w:val="00825376"/>
    <w:rsid w:val="008258A3"/>
    <w:rsid w:val="00825D9E"/>
    <w:rsid w:val="008263F5"/>
    <w:rsid w:val="00826404"/>
    <w:rsid w:val="00826A5A"/>
    <w:rsid w:val="00826E67"/>
    <w:rsid w:val="008301DA"/>
    <w:rsid w:val="008301E0"/>
    <w:rsid w:val="00830413"/>
    <w:rsid w:val="008306E1"/>
    <w:rsid w:val="00831AAD"/>
    <w:rsid w:val="00833291"/>
    <w:rsid w:val="00833B46"/>
    <w:rsid w:val="008343E9"/>
    <w:rsid w:val="00834561"/>
    <w:rsid w:val="008346FA"/>
    <w:rsid w:val="00834736"/>
    <w:rsid w:val="008347FB"/>
    <w:rsid w:val="00836768"/>
    <w:rsid w:val="00836BAE"/>
    <w:rsid w:val="00837850"/>
    <w:rsid w:val="0084003A"/>
    <w:rsid w:val="0084189B"/>
    <w:rsid w:val="00841B65"/>
    <w:rsid w:val="00842687"/>
    <w:rsid w:val="008453A2"/>
    <w:rsid w:val="008455A5"/>
    <w:rsid w:val="008463C7"/>
    <w:rsid w:val="00846521"/>
    <w:rsid w:val="00847E65"/>
    <w:rsid w:val="008505C0"/>
    <w:rsid w:val="008507CF"/>
    <w:rsid w:val="00851056"/>
    <w:rsid w:val="008518CD"/>
    <w:rsid w:val="008519C7"/>
    <w:rsid w:val="00851CB1"/>
    <w:rsid w:val="00851DCE"/>
    <w:rsid w:val="0085238C"/>
    <w:rsid w:val="008524AF"/>
    <w:rsid w:val="00853875"/>
    <w:rsid w:val="0085394A"/>
    <w:rsid w:val="00853CD3"/>
    <w:rsid w:val="0085442E"/>
    <w:rsid w:val="00855222"/>
    <w:rsid w:val="00855673"/>
    <w:rsid w:val="00855742"/>
    <w:rsid w:val="0085574D"/>
    <w:rsid w:val="008562A7"/>
    <w:rsid w:val="0085769B"/>
    <w:rsid w:val="00861947"/>
    <w:rsid w:val="00862E06"/>
    <w:rsid w:val="00864352"/>
    <w:rsid w:val="008645F5"/>
    <w:rsid w:val="00864A1E"/>
    <w:rsid w:val="0086519A"/>
    <w:rsid w:val="00865FED"/>
    <w:rsid w:val="0087035F"/>
    <w:rsid w:val="00870869"/>
    <w:rsid w:val="00872371"/>
    <w:rsid w:val="0087292E"/>
    <w:rsid w:val="00872EE2"/>
    <w:rsid w:val="00872F84"/>
    <w:rsid w:val="00873881"/>
    <w:rsid w:val="00874E53"/>
    <w:rsid w:val="00875018"/>
    <w:rsid w:val="00875024"/>
    <w:rsid w:val="00875046"/>
    <w:rsid w:val="00875649"/>
    <w:rsid w:val="00875B9B"/>
    <w:rsid w:val="00875BEF"/>
    <w:rsid w:val="00876BDF"/>
    <w:rsid w:val="008800CF"/>
    <w:rsid w:val="00880924"/>
    <w:rsid w:val="00880A3C"/>
    <w:rsid w:val="00880C18"/>
    <w:rsid w:val="00880E01"/>
    <w:rsid w:val="0088157F"/>
    <w:rsid w:val="008819A5"/>
    <w:rsid w:val="00881BA0"/>
    <w:rsid w:val="00881C23"/>
    <w:rsid w:val="00882735"/>
    <w:rsid w:val="00882CED"/>
    <w:rsid w:val="00883AB7"/>
    <w:rsid w:val="00883F28"/>
    <w:rsid w:val="0088487B"/>
    <w:rsid w:val="00884A42"/>
    <w:rsid w:val="00884BFE"/>
    <w:rsid w:val="0088577D"/>
    <w:rsid w:val="00885AE7"/>
    <w:rsid w:val="00885E93"/>
    <w:rsid w:val="00887522"/>
    <w:rsid w:val="00890171"/>
    <w:rsid w:val="00891666"/>
    <w:rsid w:val="00893006"/>
    <w:rsid w:val="0089335B"/>
    <w:rsid w:val="0089457D"/>
    <w:rsid w:val="008945DD"/>
    <w:rsid w:val="00894E2C"/>
    <w:rsid w:val="00895BDB"/>
    <w:rsid w:val="00896321"/>
    <w:rsid w:val="00896DD7"/>
    <w:rsid w:val="008972F7"/>
    <w:rsid w:val="00897FE1"/>
    <w:rsid w:val="008A03DC"/>
    <w:rsid w:val="008A0A4F"/>
    <w:rsid w:val="008A0A7E"/>
    <w:rsid w:val="008A0B67"/>
    <w:rsid w:val="008A1333"/>
    <w:rsid w:val="008A18DA"/>
    <w:rsid w:val="008A1C35"/>
    <w:rsid w:val="008A2121"/>
    <w:rsid w:val="008A22DD"/>
    <w:rsid w:val="008A28A3"/>
    <w:rsid w:val="008A2A32"/>
    <w:rsid w:val="008A384E"/>
    <w:rsid w:val="008A3ABB"/>
    <w:rsid w:val="008A41EE"/>
    <w:rsid w:val="008A42AD"/>
    <w:rsid w:val="008A5FE8"/>
    <w:rsid w:val="008A7227"/>
    <w:rsid w:val="008A73C2"/>
    <w:rsid w:val="008A7478"/>
    <w:rsid w:val="008B175C"/>
    <w:rsid w:val="008B1825"/>
    <w:rsid w:val="008B1E1F"/>
    <w:rsid w:val="008B2E2A"/>
    <w:rsid w:val="008B3C62"/>
    <w:rsid w:val="008B449F"/>
    <w:rsid w:val="008B481F"/>
    <w:rsid w:val="008B5ACC"/>
    <w:rsid w:val="008B5DC9"/>
    <w:rsid w:val="008B6588"/>
    <w:rsid w:val="008B6E8B"/>
    <w:rsid w:val="008B70B1"/>
    <w:rsid w:val="008B71EA"/>
    <w:rsid w:val="008B73BA"/>
    <w:rsid w:val="008B7EE4"/>
    <w:rsid w:val="008C04D3"/>
    <w:rsid w:val="008C09D3"/>
    <w:rsid w:val="008C0B9B"/>
    <w:rsid w:val="008C0D4F"/>
    <w:rsid w:val="008C0DF6"/>
    <w:rsid w:val="008C0FC1"/>
    <w:rsid w:val="008C14D3"/>
    <w:rsid w:val="008C1627"/>
    <w:rsid w:val="008C1DEB"/>
    <w:rsid w:val="008C1F41"/>
    <w:rsid w:val="008C2995"/>
    <w:rsid w:val="008C2B4F"/>
    <w:rsid w:val="008C3A01"/>
    <w:rsid w:val="008C3FC7"/>
    <w:rsid w:val="008C4662"/>
    <w:rsid w:val="008C516F"/>
    <w:rsid w:val="008C51AB"/>
    <w:rsid w:val="008C5697"/>
    <w:rsid w:val="008C5AAF"/>
    <w:rsid w:val="008C6FCE"/>
    <w:rsid w:val="008C781E"/>
    <w:rsid w:val="008C7D11"/>
    <w:rsid w:val="008D08EE"/>
    <w:rsid w:val="008D1269"/>
    <w:rsid w:val="008D1D4E"/>
    <w:rsid w:val="008D32FD"/>
    <w:rsid w:val="008D44BE"/>
    <w:rsid w:val="008D4877"/>
    <w:rsid w:val="008D734F"/>
    <w:rsid w:val="008D777D"/>
    <w:rsid w:val="008D7D4C"/>
    <w:rsid w:val="008E1E20"/>
    <w:rsid w:val="008E449B"/>
    <w:rsid w:val="008E4549"/>
    <w:rsid w:val="008E4775"/>
    <w:rsid w:val="008E4AD4"/>
    <w:rsid w:val="008E5B51"/>
    <w:rsid w:val="008E6378"/>
    <w:rsid w:val="008E6472"/>
    <w:rsid w:val="008E7453"/>
    <w:rsid w:val="008F055F"/>
    <w:rsid w:val="008F18DE"/>
    <w:rsid w:val="008F2CE5"/>
    <w:rsid w:val="008F36EF"/>
    <w:rsid w:val="008F381E"/>
    <w:rsid w:val="008F3884"/>
    <w:rsid w:val="008F3E6A"/>
    <w:rsid w:val="008F4EA4"/>
    <w:rsid w:val="008F5698"/>
    <w:rsid w:val="008F57A2"/>
    <w:rsid w:val="008F7578"/>
    <w:rsid w:val="008F7F72"/>
    <w:rsid w:val="0090002A"/>
    <w:rsid w:val="00900B66"/>
    <w:rsid w:val="00900BDF"/>
    <w:rsid w:val="00900D66"/>
    <w:rsid w:val="00901725"/>
    <w:rsid w:val="0090184D"/>
    <w:rsid w:val="00902964"/>
    <w:rsid w:val="00903063"/>
    <w:rsid w:val="00903C99"/>
    <w:rsid w:val="00904A38"/>
    <w:rsid w:val="00904A49"/>
    <w:rsid w:val="00904BA8"/>
    <w:rsid w:val="009052F2"/>
    <w:rsid w:val="00906571"/>
    <w:rsid w:val="0090686D"/>
    <w:rsid w:val="0090714C"/>
    <w:rsid w:val="0090788A"/>
    <w:rsid w:val="00910456"/>
    <w:rsid w:val="0091145B"/>
    <w:rsid w:val="00911D2D"/>
    <w:rsid w:val="00911DC3"/>
    <w:rsid w:val="009120CB"/>
    <w:rsid w:val="009125BD"/>
    <w:rsid w:val="00912CA1"/>
    <w:rsid w:val="0091320D"/>
    <w:rsid w:val="00913444"/>
    <w:rsid w:val="00914391"/>
    <w:rsid w:val="00914B63"/>
    <w:rsid w:val="00914BF7"/>
    <w:rsid w:val="0091510E"/>
    <w:rsid w:val="009175C2"/>
    <w:rsid w:val="00917651"/>
    <w:rsid w:val="00917DCC"/>
    <w:rsid w:val="00920478"/>
    <w:rsid w:val="00920A4E"/>
    <w:rsid w:val="00920EC6"/>
    <w:rsid w:val="00921423"/>
    <w:rsid w:val="009215FC"/>
    <w:rsid w:val="009230C7"/>
    <w:rsid w:val="00923208"/>
    <w:rsid w:val="00923DCF"/>
    <w:rsid w:val="00924802"/>
    <w:rsid w:val="00924C11"/>
    <w:rsid w:val="0092553E"/>
    <w:rsid w:val="00925A10"/>
    <w:rsid w:val="00925BE1"/>
    <w:rsid w:val="009262CE"/>
    <w:rsid w:val="009262CF"/>
    <w:rsid w:val="00926424"/>
    <w:rsid w:val="0092670F"/>
    <w:rsid w:val="009305D6"/>
    <w:rsid w:val="00930B1F"/>
    <w:rsid w:val="009313CB"/>
    <w:rsid w:val="00931B0C"/>
    <w:rsid w:val="00931CBF"/>
    <w:rsid w:val="00932AF2"/>
    <w:rsid w:val="00933F64"/>
    <w:rsid w:val="00934868"/>
    <w:rsid w:val="00934E25"/>
    <w:rsid w:val="00935035"/>
    <w:rsid w:val="0093524E"/>
    <w:rsid w:val="00935441"/>
    <w:rsid w:val="009359B2"/>
    <w:rsid w:val="00935BE1"/>
    <w:rsid w:val="00935BE8"/>
    <w:rsid w:val="00936404"/>
    <w:rsid w:val="00936B2C"/>
    <w:rsid w:val="00940199"/>
    <w:rsid w:val="0094071E"/>
    <w:rsid w:val="009415E6"/>
    <w:rsid w:val="009428F1"/>
    <w:rsid w:val="00942A50"/>
    <w:rsid w:val="00943461"/>
    <w:rsid w:val="00943CCA"/>
    <w:rsid w:val="00944FE9"/>
    <w:rsid w:val="009451B6"/>
    <w:rsid w:val="00945415"/>
    <w:rsid w:val="00945AD5"/>
    <w:rsid w:val="00945F54"/>
    <w:rsid w:val="00946A6D"/>
    <w:rsid w:val="00946ADF"/>
    <w:rsid w:val="00947E10"/>
    <w:rsid w:val="00947EA4"/>
    <w:rsid w:val="009512E3"/>
    <w:rsid w:val="0095131A"/>
    <w:rsid w:val="0095180A"/>
    <w:rsid w:val="00951905"/>
    <w:rsid w:val="00952158"/>
    <w:rsid w:val="00953ABC"/>
    <w:rsid w:val="009544BD"/>
    <w:rsid w:val="0095496A"/>
    <w:rsid w:val="009550B4"/>
    <w:rsid w:val="00955666"/>
    <w:rsid w:val="009557FB"/>
    <w:rsid w:val="00955AB7"/>
    <w:rsid w:val="00955E28"/>
    <w:rsid w:val="00956300"/>
    <w:rsid w:val="00956E0D"/>
    <w:rsid w:val="009572B6"/>
    <w:rsid w:val="0095737B"/>
    <w:rsid w:val="00957A2C"/>
    <w:rsid w:val="0096021A"/>
    <w:rsid w:val="00961513"/>
    <w:rsid w:val="009622DC"/>
    <w:rsid w:val="00963388"/>
    <w:rsid w:val="009635E3"/>
    <w:rsid w:val="00965D4E"/>
    <w:rsid w:val="00965E72"/>
    <w:rsid w:val="009665F1"/>
    <w:rsid w:val="00966702"/>
    <w:rsid w:val="00966FE1"/>
    <w:rsid w:val="009670C8"/>
    <w:rsid w:val="0097024D"/>
    <w:rsid w:val="0097040B"/>
    <w:rsid w:val="00970B61"/>
    <w:rsid w:val="00972C78"/>
    <w:rsid w:val="00973167"/>
    <w:rsid w:val="009733F2"/>
    <w:rsid w:val="00973466"/>
    <w:rsid w:val="00973E27"/>
    <w:rsid w:val="00974031"/>
    <w:rsid w:val="009755C3"/>
    <w:rsid w:val="00976CD1"/>
    <w:rsid w:val="00977182"/>
    <w:rsid w:val="00980514"/>
    <w:rsid w:val="00980CD9"/>
    <w:rsid w:val="009810EF"/>
    <w:rsid w:val="009811EA"/>
    <w:rsid w:val="00981626"/>
    <w:rsid w:val="00981630"/>
    <w:rsid w:val="00981961"/>
    <w:rsid w:val="0098244C"/>
    <w:rsid w:val="00982F98"/>
    <w:rsid w:val="009832FC"/>
    <w:rsid w:val="00983442"/>
    <w:rsid w:val="00983BB4"/>
    <w:rsid w:val="0098603D"/>
    <w:rsid w:val="00986506"/>
    <w:rsid w:val="00986977"/>
    <w:rsid w:val="00987298"/>
    <w:rsid w:val="00987671"/>
    <w:rsid w:val="00990332"/>
    <w:rsid w:val="009918D5"/>
    <w:rsid w:val="00991DA4"/>
    <w:rsid w:val="00991F73"/>
    <w:rsid w:val="0099208A"/>
    <w:rsid w:val="00992D7B"/>
    <w:rsid w:val="0099352B"/>
    <w:rsid w:val="00993F1C"/>
    <w:rsid w:val="00994F49"/>
    <w:rsid w:val="00995334"/>
    <w:rsid w:val="009954F8"/>
    <w:rsid w:val="00995C7D"/>
    <w:rsid w:val="00995EE5"/>
    <w:rsid w:val="009962CC"/>
    <w:rsid w:val="00996CB8"/>
    <w:rsid w:val="00996EC5"/>
    <w:rsid w:val="00997090"/>
    <w:rsid w:val="00997BEB"/>
    <w:rsid w:val="009A0380"/>
    <w:rsid w:val="009A0BFE"/>
    <w:rsid w:val="009A159A"/>
    <w:rsid w:val="009A18F1"/>
    <w:rsid w:val="009A2812"/>
    <w:rsid w:val="009A3841"/>
    <w:rsid w:val="009A5314"/>
    <w:rsid w:val="009A6B33"/>
    <w:rsid w:val="009A6CCC"/>
    <w:rsid w:val="009A6FF2"/>
    <w:rsid w:val="009B0EA7"/>
    <w:rsid w:val="009B1807"/>
    <w:rsid w:val="009B27D0"/>
    <w:rsid w:val="009B3D1F"/>
    <w:rsid w:val="009B484B"/>
    <w:rsid w:val="009B4B0B"/>
    <w:rsid w:val="009B55BB"/>
    <w:rsid w:val="009B5922"/>
    <w:rsid w:val="009B5F7B"/>
    <w:rsid w:val="009B6178"/>
    <w:rsid w:val="009B6521"/>
    <w:rsid w:val="009B6659"/>
    <w:rsid w:val="009B6A74"/>
    <w:rsid w:val="009B6C26"/>
    <w:rsid w:val="009B7440"/>
    <w:rsid w:val="009B787A"/>
    <w:rsid w:val="009B7A11"/>
    <w:rsid w:val="009B7B2F"/>
    <w:rsid w:val="009C0FE7"/>
    <w:rsid w:val="009C12BE"/>
    <w:rsid w:val="009C1323"/>
    <w:rsid w:val="009C3075"/>
    <w:rsid w:val="009C33D4"/>
    <w:rsid w:val="009C37A6"/>
    <w:rsid w:val="009C4593"/>
    <w:rsid w:val="009C4751"/>
    <w:rsid w:val="009C4D3C"/>
    <w:rsid w:val="009C52B4"/>
    <w:rsid w:val="009C5728"/>
    <w:rsid w:val="009C5DC4"/>
    <w:rsid w:val="009C6326"/>
    <w:rsid w:val="009C6DC7"/>
    <w:rsid w:val="009D0744"/>
    <w:rsid w:val="009D0746"/>
    <w:rsid w:val="009D1244"/>
    <w:rsid w:val="009D1739"/>
    <w:rsid w:val="009D241B"/>
    <w:rsid w:val="009D2F2D"/>
    <w:rsid w:val="009D3256"/>
    <w:rsid w:val="009D4E13"/>
    <w:rsid w:val="009D63AF"/>
    <w:rsid w:val="009D67BE"/>
    <w:rsid w:val="009D7157"/>
    <w:rsid w:val="009D74F9"/>
    <w:rsid w:val="009E0406"/>
    <w:rsid w:val="009E0F48"/>
    <w:rsid w:val="009E1239"/>
    <w:rsid w:val="009E386D"/>
    <w:rsid w:val="009E3D23"/>
    <w:rsid w:val="009E49D2"/>
    <w:rsid w:val="009E5329"/>
    <w:rsid w:val="009E549F"/>
    <w:rsid w:val="009E5E56"/>
    <w:rsid w:val="009E6B76"/>
    <w:rsid w:val="009E6E43"/>
    <w:rsid w:val="009E6F9F"/>
    <w:rsid w:val="009E7409"/>
    <w:rsid w:val="009F0532"/>
    <w:rsid w:val="009F2EC6"/>
    <w:rsid w:val="009F313E"/>
    <w:rsid w:val="009F3A22"/>
    <w:rsid w:val="009F3CAF"/>
    <w:rsid w:val="009F4C8B"/>
    <w:rsid w:val="009F5DC5"/>
    <w:rsid w:val="009F694F"/>
    <w:rsid w:val="009F7967"/>
    <w:rsid w:val="009F7CCE"/>
    <w:rsid w:val="00A015ED"/>
    <w:rsid w:val="00A02060"/>
    <w:rsid w:val="00A023F8"/>
    <w:rsid w:val="00A035B1"/>
    <w:rsid w:val="00A0411D"/>
    <w:rsid w:val="00A047A0"/>
    <w:rsid w:val="00A04C71"/>
    <w:rsid w:val="00A04E65"/>
    <w:rsid w:val="00A057CF"/>
    <w:rsid w:val="00A064D6"/>
    <w:rsid w:val="00A105BF"/>
    <w:rsid w:val="00A110D6"/>
    <w:rsid w:val="00A11645"/>
    <w:rsid w:val="00A118F3"/>
    <w:rsid w:val="00A12F68"/>
    <w:rsid w:val="00A1362E"/>
    <w:rsid w:val="00A1454F"/>
    <w:rsid w:val="00A147CE"/>
    <w:rsid w:val="00A16939"/>
    <w:rsid w:val="00A2001D"/>
    <w:rsid w:val="00A20E69"/>
    <w:rsid w:val="00A216EB"/>
    <w:rsid w:val="00A21C2E"/>
    <w:rsid w:val="00A22F62"/>
    <w:rsid w:val="00A22FA1"/>
    <w:rsid w:val="00A23117"/>
    <w:rsid w:val="00A23315"/>
    <w:rsid w:val="00A237CE"/>
    <w:rsid w:val="00A23ECA"/>
    <w:rsid w:val="00A26A11"/>
    <w:rsid w:val="00A27EF4"/>
    <w:rsid w:val="00A302D9"/>
    <w:rsid w:val="00A30CC1"/>
    <w:rsid w:val="00A31170"/>
    <w:rsid w:val="00A32634"/>
    <w:rsid w:val="00A3268A"/>
    <w:rsid w:val="00A32790"/>
    <w:rsid w:val="00A33E87"/>
    <w:rsid w:val="00A34202"/>
    <w:rsid w:val="00A34473"/>
    <w:rsid w:val="00A34943"/>
    <w:rsid w:val="00A3583C"/>
    <w:rsid w:val="00A35D06"/>
    <w:rsid w:val="00A36864"/>
    <w:rsid w:val="00A37A1E"/>
    <w:rsid w:val="00A40089"/>
    <w:rsid w:val="00A4012A"/>
    <w:rsid w:val="00A4199E"/>
    <w:rsid w:val="00A4261E"/>
    <w:rsid w:val="00A42E75"/>
    <w:rsid w:val="00A43634"/>
    <w:rsid w:val="00A440E8"/>
    <w:rsid w:val="00A44407"/>
    <w:rsid w:val="00A44498"/>
    <w:rsid w:val="00A44AF5"/>
    <w:rsid w:val="00A45649"/>
    <w:rsid w:val="00A45CFD"/>
    <w:rsid w:val="00A46818"/>
    <w:rsid w:val="00A4724A"/>
    <w:rsid w:val="00A51639"/>
    <w:rsid w:val="00A52096"/>
    <w:rsid w:val="00A53039"/>
    <w:rsid w:val="00A53147"/>
    <w:rsid w:val="00A53303"/>
    <w:rsid w:val="00A53581"/>
    <w:rsid w:val="00A5389B"/>
    <w:rsid w:val="00A538F6"/>
    <w:rsid w:val="00A54B61"/>
    <w:rsid w:val="00A5540B"/>
    <w:rsid w:val="00A55BB5"/>
    <w:rsid w:val="00A563FD"/>
    <w:rsid w:val="00A56724"/>
    <w:rsid w:val="00A568D3"/>
    <w:rsid w:val="00A5770C"/>
    <w:rsid w:val="00A6039D"/>
    <w:rsid w:val="00A617AF"/>
    <w:rsid w:val="00A61AD8"/>
    <w:rsid w:val="00A629B1"/>
    <w:rsid w:val="00A62B1F"/>
    <w:rsid w:val="00A6313A"/>
    <w:rsid w:val="00A64286"/>
    <w:rsid w:val="00A64D8A"/>
    <w:rsid w:val="00A6514B"/>
    <w:rsid w:val="00A65C69"/>
    <w:rsid w:val="00A66253"/>
    <w:rsid w:val="00A6793B"/>
    <w:rsid w:val="00A67DEB"/>
    <w:rsid w:val="00A72C78"/>
    <w:rsid w:val="00A7341B"/>
    <w:rsid w:val="00A7343A"/>
    <w:rsid w:val="00A73D81"/>
    <w:rsid w:val="00A75125"/>
    <w:rsid w:val="00A75FA2"/>
    <w:rsid w:val="00A760EB"/>
    <w:rsid w:val="00A77A75"/>
    <w:rsid w:val="00A77E62"/>
    <w:rsid w:val="00A77E9F"/>
    <w:rsid w:val="00A77F8F"/>
    <w:rsid w:val="00A80520"/>
    <w:rsid w:val="00A81198"/>
    <w:rsid w:val="00A818F6"/>
    <w:rsid w:val="00A81A4F"/>
    <w:rsid w:val="00A81E61"/>
    <w:rsid w:val="00A82FBE"/>
    <w:rsid w:val="00A838AC"/>
    <w:rsid w:val="00A84625"/>
    <w:rsid w:val="00A84EFC"/>
    <w:rsid w:val="00A8550C"/>
    <w:rsid w:val="00A86046"/>
    <w:rsid w:val="00A867B6"/>
    <w:rsid w:val="00A86978"/>
    <w:rsid w:val="00A86F15"/>
    <w:rsid w:val="00A871AD"/>
    <w:rsid w:val="00A876AD"/>
    <w:rsid w:val="00A90324"/>
    <w:rsid w:val="00A90EC2"/>
    <w:rsid w:val="00A9171C"/>
    <w:rsid w:val="00A91ABA"/>
    <w:rsid w:val="00A92164"/>
    <w:rsid w:val="00A9337F"/>
    <w:rsid w:val="00A933AF"/>
    <w:rsid w:val="00A93B2B"/>
    <w:rsid w:val="00A94605"/>
    <w:rsid w:val="00A947A6"/>
    <w:rsid w:val="00A96DBC"/>
    <w:rsid w:val="00A97209"/>
    <w:rsid w:val="00A97691"/>
    <w:rsid w:val="00AA182F"/>
    <w:rsid w:val="00AA2B7C"/>
    <w:rsid w:val="00AA3CF3"/>
    <w:rsid w:val="00AA3DB6"/>
    <w:rsid w:val="00AA4234"/>
    <w:rsid w:val="00AA4598"/>
    <w:rsid w:val="00AA4FAB"/>
    <w:rsid w:val="00AA5351"/>
    <w:rsid w:val="00AA5526"/>
    <w:rsid w:val="00AA682D"/>
    <w:rsid w:val="00AA6CC8"/>
    <w:rsid w:val="00AA7AA1"/>
    <w:rsid w:val="00AB307F"/>
    <w:rsid w:val="00AB37EB"/>
    <w:rsid w:val="00AB3BB0"/>
    <w:rsid w:val="00AB3C06"/>
    <w:rsid w:val="00AB42A1"/>
    <w:rsid w:val="00AB46CF"/>
    <w:rsid w:val="00AB4A21"/>
    <w:rsid w:val="00AB5569"/>
    <w:rsid w:val="00AB5660"/>
    <w:rsid w:val="00AB5F12"/>
    <w:rsid w:val="00AB61B4"/>
    <w:rsid w:val="00AB7167"/>
    <w:rsid w:val="00AB72F3"/>
    <w:rsid w:val="00AB7A0D"/>
    <w:rsid w:val="00AC01E1"/>
    <w:rsid w:val="00AC0295"/>
    <w:rsid w:val="00AC0316"/>
    <w:rsid w:val="00AC2AAA"/>
    <w:rsid w:val="00AC35A4"/>
    <w:rsid w:val="00AC423B"/>
    <w:rsid w:val="00AC4562"/>
    <w:rsid w:val="00AC4D3B"/>
    <w:rsid w:val="00AC5579"/>
    <w:rsid w:val="00AC6282"/>
    <w:rsid w:val="00AC628B"/>
    <w:rsid w:val="00AC70D4"/>
    <w:rsid w:val="00AC7190"/>
    <w:rsid w:val="00AD18DE"/>
    <w:rsid w:val="00AD21C3"/>
    <w:rsid w:val="00AD31AA"/>
    <w:rsid w:val="00AD389C"/>
    <w:rsid w:val="00AD3DD6"/>
    <w:rsid w:val="00AD3E37"/>
    <w:rsid w:val="00AD52BF"/>
    <w:rsid w:val="00AD53BD"/>
    <w:rsid w:val="00AD5D9A"/>
    <w:rsid w:val="00AD607B"/>
    <w:rsid w:val="00AD68B4"/>
    <w:rsid w:val="00AE05CF"/>
    <w:rsid w:val="00AE2D0B"/>
    <w:rsid w:val="00AE357F"/>
    <w:rsid w:val="00AE3A19"/>
    <w:rsid w:val="00AE4A50"/>
    <w:rsid w:val="00AE6318"/>
    <w:rsid w:val="00AE67CF"/>
    <w:rsid w:val="00AF023B"/>
    <w:rsid w:val="00AF0C2C"/>
    <w:rsid w:val="00AF0D94"/>
    <w:rsid w:val="00AF0E95"/>
    <w:rsid w:val="00AF114D"/>
    <w:rsid w:val="00AF1977"/>
    <w:rsid w:val="00AF2060"/>
    <w:rsid w:val="00AF26E5"/>
    <w:rsid w:val="00AF3539"/>
    <w:rsid w:val="00AF359F"/>
    <w:rsid w:val="00AF3712"/>
    <w:rsid w:val="00AF4579"/>
    <w:rsid w:val="00AF467B"/>
    <w:rsid w:val="00AF516D"/>
    <w:rsid w:val="00AF51F7"/>
    <w:rsid w:val="00AF53BA"/>
    <w:rsid w:val="00AF694C"/>
    <w:rsid w:val="00AF7799"/>
    <w:rsid w:val="00AF78FD"/>
    <w:rsid w:val="00B0012C"/>
    <w:rsid w:val="00B028AF"/>
    <w:rsid w:val="00B02E69"/>
    <w:rsid w:val="00B0330B"/>
    <w:rsid w:val="00B03D1D"/>
    <w:rsid w:val="00B03DA7"/>
    <w:rsid w:val="00B04D9A"/>
    <w:rsid w:val="00B04E31"/>
    <w:rsid w:val="00B05C1B"/>
    <w:rsid w:val="00B05E31"/>
    <w:rsid w:val="00B062DB"/>
    <w:rsid w:val="00B06318"/>
    <w:rsid w:val="00B06BEF"/>
    <w:rsid w:val="00B07553"/>
    <w:rsid w:val="00B07BED"/>
    <w:rsid w:val="00B117B6"/>
    <w:rsid w:val="00B12D53"/>
    <w:rsid w:val="00B12E6E"/>
    <w:rsid w:val="00B1363D"/>
    <w:rsid w:val="00B1385E"/>
    <w:rsid w:val="00B1424C"/>
    <w:rsid w:val="00B14597"/>
    <w:rsid w:val="00B14B81"/>
    <w:rsid w:val="00B14F22"/>
    <w:rsid w:val="00B15F7E"/>
    <w:rsid w:val="00B16080"/>
    <w:rsid w:val="00B1658D"/>
    <w:rsid w:val="00B16CF5"/>
    <w:rsid w:val="00B212E6"/>
    <w:rsid w:val="00B2148A"/>
    <w:rsid w:val="00B26BEB"/>
    <w:rsid w:val="00B27293"/>
    <w:rsid w:val="00B27CA6"/>
    <w:rsid w:val="00B30828"/>
    <w:rsid w:val="00B30FDB"/>
    <w:rsid w:val="00B3169D"/>
    <w:rsid w:val="00B317E9"/>
    <w:rsid w:val="00B31D5E"/>
    <w:rsid w:val="00B3264C"/>
    <w:rsid w:val="00B32C52"/>
    <w:rsid w:val="00B32DE1"/>
    <w:rsid w:val="00B32FDD"/>
    <w:rsid w:val="00B3300F"/>
    <w:rsid w:val="00B33585"/>
    <w:rsid w:val="00B35400"/>
    <w:rsid w:val="00B358F2"/>
    <w:rsid w:val="00B3757C"/>
    <w:rsid w:val="00B379B2"/>
    <w:rsid w:val="00B37D35"/>
    <w:rsid w:val="00B37E40"/>
    <w:rsid w:val="00B40D8F"/>
    <w:rsid w:val="00B40E84"/>
    <w:rsid w:val="00B41857"/>
    <w:rsid w:val="00B42745"/>
    <w:rsid w:val="00B4319B"/>
    <w:rsid w:val="00B434F9"/>
    <w:rsid w:val="00B43C1C"/>
    <w:rsid w:val="00B44178"/>
    <w:rsid w:val="00B444F3"/>
    <w:rsid w:val="00B450AE"/>
    <w:rsid w:val="00B450F1"/>
    <w:rsid w:val="00B45151"/>
    <w:rsid w:val="00B4549E"/>
    <w:rsid w:val="00B46D8C"/>
    <w:rsid w:val="00B471E3"/>
    <w:rsid w:val="00B47FFA"/>
    <w:rsid w:val="00B505F5"/>
    <w:rsid w:val="00B5123F"/>
    <w:rsid w:val="00B51252"/>
    <w:rsid w:val="00B53566"/>
    <w:rsid w:val="00B53FCC"/>
    <w:rsid w:val="00B54738"/>
    <w:rsid w:val="00B569AD"/>
    <w:rsid w:val="00B56C64"/>
    <w:rsid w:val="00B5775D"/>
    <w:rsid w:val="00B57B9E"/>
    <w:rsid w:val="00B60677"/>
    <w:rsid w:val="00B60803"/>
    <w:rsid w:val="00B61375"/>
    <w:rsid w:val="00B61FF4"/>
    <w:rsid w:val="00B63B2D"/>
    <w:rsid w:val="00B63F31"/>
    <w:rsid w:val="00B64A37"/>
    <w:rsid w:val="00B64E70"/>
    <w:rsid w:val="00B654D2"/>
    <w:rsid w:val="00B65E79"/>
    <w:rsid w:val="00B666B9"/>
    <w:rsid w:val="00B67DDF"/>
    <w:rsid w:val="00B67E30"/>
    <w:rsid w:val="00B721FD"/>
    <w:rsid w:val="00B72284"/>
    <w:rsid w:val="00B7254C"/>
    <w:rsid w:val="00B7287E"/>
    <w:rsid w:val="00B72B76"/>
    <w:rsid w:val="00B72DEA"/>
    <w:rsid w:val="00B7325E"/>
    <w:rsid w:val="00B73E2B"/>
    <w:rsid w:val="00B73EA2"/>
    <w:rsid w:val="00B7412E"/>
    <w:rsid w:val="00B743F8"/>
    <w:rsid w:val="00B74962"/>
    <w:rsid w:val="00B74DAA"/>
    <w:rsid w:val="00B77823"/>
    <w:rsid w:val="00B806A4"/>
    <w:rsid w:val="00B80B11"/>
    <w:rsid w:val="00B80FFD"/>
    <w:rsid w:val="00B810DC"/>
    <w:rsid w:val="00B815D8"/>
    <w:rsid w:val="00B81B25"/>
    <w:rsid w:val="00B82535"/>
    <w:rsid w:val="00B829A1"/>
    <w:rsid w:val="00B82AD3"/>
    <w:rsid w:val="00B82C40"/>
    <w:rsid w:val="00B834C2"/>
    <w:rsid w:val="00B854B6"/>
    <w:rsid w:val="00B86CEA"/>
    <w:rsid w:val="00B86F78"/>
    <w:rsid w:val="00B87A46"/>
    <w:rsid w:val="00B87BA7"/>
    <w:rsid w:val="00B90AC7"/>
    <w:rsid w:val="00B90F42"/>
    <w:rsid w:val="00B91FA6"/>
    <w:rsid w:val="00B92A0C"/>
    <w:rsid w:val="00B9402C"/>
    <w:rsid w:val="00B94174"/>
    <w:rsid w:val="00B94A18"/>
    <w:rsid w:val="00B94B79"/>
    <w:rsid w:val="00B95BE7"/>
    <w:rsid w:val="00B966B0"/>
    <w:rsid w:val="00B9700E"/>
    <w:rsid w:val="00BA06CD"/>
    <w:rsid w:val="00BA0BAB"/>
    <w:rsid w:val="00BA1408"/>
    <w:rsid w:val="00BA16FB"/>
    <w:rsid w:val="00BA18F6"/>
    <w:rsid w:val="00BA1D5F"/>
    <w:rsid w:val="00BA26E1"/>
    <w:rsid w:val="00BA2741"/>
    <w:rsid w:val="00BA3E9A"/>
    <w:rsid w:val="00BA4D45"/>
    <w:rsid w:val="00BA56EE"/>
    <w:rsid w:val="00BA57E4"/>
    <w:rsid w:val="00BA5B44"/>
    <w:rsid w:val="00BA6048"/>
    <w:rsid w:val="00BA7115"/>
    <w:rsid w:val="00BA7C34"/>
    <w:rsid w:val="00BB1160"/>
    <w:rsid w:val="00BB2ABF"/>
    <w:rsid w:val="00BB34E4"/>
    <w:rsid w:val="00BB34E5"/>
    <w:rsid w:val="00BB3759"/>
    <w:rsid w:val="00BB48E8"/>
    <w:rsid w:val="00BB51EA"/>
    <w:rsid w:val="00BB551C"/>
    <w:rsid w:val="00BB5B4C"/>
    <w:rsid w:val="00BB637F"/>
    <w:rsid w:val="00BB648B"/>
    <w:rsid w:val="00BB687A"/>
    <w:rsid w:val="00BC010C"/>
    <w:rsid w:val="00BC092D"/>
    <w:rsid w:val="00BC0B34"/>
    <w:rsid w:val="00BC1525"/>
    <w:rsid w:val="00BC1955"/>
    <w:rsid w:val="00BC1A50"/>
    <w:rsid w:val="00BC28A1"/>
    <w:rsid w:val="00BC2928"/>
    <w:rsid w:val="00BC2BAD"/>
    <w:rsid w:val="00BC31C0"/>
    <w:rsid w:val="00BC3615"/>
    <w:rsid w:val="00BC3F03"/>
    <w:rsid w:val="00BC4241"/>
    <w:rsid w:val="00BC46B3"/>
    <w:rsid w:val="00BC51F5"/>
    <w:rsid w:val="00BD0098"/>
    <w:rsid w:val="00BD05AB"/>
    <w:rsid w:val="00BD2524"/>
    <w:rsid w:val="00BD27AA"/>
    <w:rsid w:val="00BD288A"/>
    <w:rsid w:val="00BD2DF1"/>
    <w:rsid w:val="00BD3B37"/>
    <w:rsid w:val="00BD4160"/>
    <w:rsid w:val="00BD5365"/>
    <w:rsid w:val="00BD53F6"/>
    <w:rsid w:val="00BD58B5"/>
    <w:rsid w:val="00BD69D7"/>
    <w:rsid w:val="00BD6DC5"/>
    <w:rsid w:val="00BE0247"/>
    <w:rsid w:val="00BE0641"/>
    <w:rsid w:val="00BE1005"/>
    <w:rsid w:val="00BE1364"/>
    <w:rsid w:val="00BE239E"/>
    <w:rsid w:val="00BE2401"/>
    <w:rsid w:val="00BE2762"/>
    <w:rsid w:val="00BE4177"/>
    <w:rsid w:val="00BE50B3"/>
    <w:rsid w:val="00BE50C9"/>
    <w:rsid w:val="00BE5138"/>
    <w:rsid w:val="00BE5873"/>
    <w:rsid w:val="00BE7288"/>
    <w:rsid w:val="00BE791C"/>
    <w:rsid w:val="00BE7997"/>
    <w:rsid w:val="00BE7D63"/>
    <w:rsid w:val="00BF00F5"/>
    <w:rsid w:val="00BF052F"/>
    <w:rsid w:val="00BF0935"/>
    <w:rsid w:val="00BF169C"/>
    <w:rsid w:val="00BF2168"/>
    <w:rsid w:val="00BF3ABB"/>
    <w:rsid w:val="00BF3B67"/>
    <w:rsid w:val="00BF485D"/>
    <w:rsid w:val="00BF48B3"/>
    <w:rsid w:val="00BF5551"/>
    <w:rsid w:val="00BF5BA1"/>
    <w:rsid w:val="00C002D7"/>
    <w:rsid w:val="00C01FCA"/>
    <w:rsid w:val="00C0335C"/>
    <w:rsid w:val="00C0348D"/>
    <w:rsid w:val="00C03F57"/>
    <w:rsid w:val="00C04423"/>
    <w:rsid w:val="00C04BD6"/>
    <w:rsid w:val="00C04D40"/>
    <w:rsid w:val="00C05400"/>
    <w:rsid w:val="00C069CA"/>
    <w:rsid w:val="00C06E56"/>
    <w:rsid w:val="00C07176"/>
    <w:rsid w:val="00C0760A"/>
    <w:rsid w:val="00C07F86"/>
    <w:rsid w:val="00C111E0"/>
    <w:rsid w:val="00C11B81"/>
    <w:rsid w:val="00C12697"/>
    <w:rsid w:val="00C12DDB"/>
    <w:rsid w:val="00C12E53"/>
    <w:rsid w:val="00C1390B"/>
    <w:rsid w:val="00C13D0E"/>
    <w:rsid w:val="00C1411D"/>
    <w:rsid w:val="00C14F11"/>
    <w:rsid w:val="00C15224"/>
    <w:rsid w:val="00C154BE"/>
    <w:rsid w:val="00C16709"/>
    <w:rsid w:val="00C172E3"/>
    <w:rsid w:val="00C17B0A"/>
    <w:rsid w:val="00C202B1"/>
    <w:rsid w:val="00C20C50"/>
    <w:rsid w:val="00C2105A"/>
    <w:rsid w:val="00C211E3"/>
    <w:rsid w:val="00C21CA2"/>
    <w:rsid w:val="00C23FFF"/>
    <w:rsid w:val="00C24E07"/>
    <w:rsid w:val="00C259AE"/>
    <w:rsid w:val="00C25EA1"/>
    <w:rsid w:val="00C26BA6"/>
    <w:rsid w:val="00C26D06"/>
    <w:rsid w:val="00C27C20"/>
    <w:rsid w:val="00C27D8E"/>
    <w:rsid w:val="00C310EF"/>
    <w:rsid w:val="00C3206C"/>
    <w:rsid w:val="00C32100"/>
    <w:rsid w:val="00C32D8C"/>
    <w:rsid w:val="00C34C6D"/>
    <w:rsid w:val="00C34CB2"/>
    <w:rsid w:val="00C3501B"/>
    <w:rsid w:val="00C35345"/>
    <w:rsid w:val="00C35656"/>
    <w:rsid w:val="00C36B29"/>
    <w:rsid w:val="00C37053"/>
    <w:rsid w:val="00C3716A"/>
    <w:rsid w:val="00C371B4"/>
    <w:rsid w:val="00C373D5"/>
    <w:rsid w:val="00C37563"/>
    <w:rsid w:val="00C4005F"/>
    <w:rsid w:val="00C41409"/>
    <w:rsid w:val="00C42E1E"/>
    <w:rsid w:val="00C43408"/>
    <w:rsid w:val="00C43E67"/>
    <w:rsid w:val="00C44EC2"/>
    <w:rsid w:val="00C45525"/>
    <w:rsid w:val="00C4578D"/>
    <w:rsid w:val="00C46901"/>
    <w:rsid w:val="00C46F54"/>
    <w:rsid w:val="00C47ECB"/>
    <w:rsid w:val="00C50CE8"/>
    <w:rsid w:val="00C5168B"/>
    <w:rsid w:val="00C51764"/>
    <w:rsid w:val="00C51E22"/>
    <w:rsid w:val="00C5341E"/>
    <w:rsid w:val="00C538B4"/>
    <w:rsid w:val="00C53C12"/>
    <w:rsid w:val="00C5429D"/>
    <w:rsid w:val="00C54598"/>
    <w:rsid w:val="00C54F2C"/>
    <w:rsid w:val="00C5579A"/>
    <w:rsid w:val="00C5595C"/>
    <w:rsid w:val="00C56A42"/>
    <w:rsid w:val="00C56AF2"/>
    <w:rsid w:val="00C56D70"/>
    <w:rsid w:val="00C57667"/>
    <w:rsid w:val="00C57C3D"/>
    <w:rsid w:val="00C57DEE"/>
    <w:rsid w:val="00C6101A"/>
    <w:rsid w:val="00C61086"/>
    <w:rsid w:val="00C61BD3"/>
    <w:rsid w:val="00C631CC"/>
    <w:rsid w:val="00C640E6"/>
    <w:rsid w:val="00C65C35"/>
    <w:rsid w:val="00C67A8C"/>
    <w:rsid w:val="00C67C2A"/>
    <w:rsid w:val="00C701B3"/>
    <w:rsid w:val="00C7197B"/>
    <w:rsid w:val="00C71A31"/>
    <w:rsid w:val="00C722D4"/>
    <w:rsid w:val="00C72AD9"/>
    <w:rsid w:val="00C733AD"/>
    <w:rsid w:val="00C74054"/>
    <w:rsid w:val="00C74312"/>
    <w:rsid w:val="00C752F1"/>
    <w:rsid w:val="00C754D6"/>
    <w:rsid w:val="00C756D3"/>
    <w:rsid w:val="00C75721"/>
    <w:rsid w:val="00C75734"/>
    <w:rsid w:val="00C75AF3"/>
    <w:rsid w:val="00C76142"/>
    <w:rsid w:val="00C80201"/>
    <w:rsid w:val="00C80444"/>
    <w:rsid w:val="00C80E48"/>
    <w:rsid w:val="00C819AF"/>
    <w:rsid w:val="00C8234D"/>
    <w:rsid w:val="00C82748"/>
    <w:rsid w:val="00C82768"/>
    <w:rsid w:val="00C828F3"/>
    <w:rsid w:val="00C83DE5"/>
    <w:rsid w:val="00C841AD"/>
    <w:rsid w:val="00C845D6"/>
    <w:rsid w:val="00C847DB"/>
    <w:rsid w:val="00C84BFD"/>
    <w:rsid w:val="00C85795"/>
    <w:rsid w:val="00C8595B"/>
    <w:rsid w:val="00C86938"/>
    <w:rsid w:val="00C87C08"/>
    <w:rsid w:val="00C90B99"/>
    <w:rsid w:val="00C90C55"/>
    <w:rsid w:val="00C917DC"/>
    <w:rsid w:val="00C918C2"/>
    <w:rsid w:val="00C922FC"/>
    <w:rsid w:val="00C92D4E"/>
    <w:rsid w:val="00C9301F"/>
    <w:rsid w:val="00C93279"/>
    <w:rsid w:val="00C93A79"/>
    <w:rsid w:val="00C93EC7"/>
    <w:rsid w:val="00C94153"/>
    <w:rsid w:val="00C94447"/>
    <w:rsid w:val="00C94630"/>
    <w:rsid w:val="00C96BB0"/>
    <w:rsid w:val="00C9777F"/>
    <w:rsid w:val="00C97BC7"/>
    <w:rsid w:val="00C97F63"/>
    <w:rsid w:val="00CA04E3"/>
    <w:rsid w:val="00CA09ED"/>
    <w:rsid w:val="00CA0A19"/>
    <w:rsid w:val="00CA1896"/>
    <w:rsid w:val="00CA3EC1"/>
    <w:rsid w:val="00CA4A3F"/>
    <w:rsid w:val="00CA4BCC"/>
    <w:rsid w:val="00CA662B"/>
    <w:rsid w:val="00CA6FBE"/>
    <w:rsid w:val="00CA712A"/>
    <w:rsid w:val="00CA71F7"/>
    <w:rsid w:val="00CA7727"/>
    <w:rsid w:val="00CA787D"/>
    <w:rsid w:val="00CA7A87"/>
    <w:rsid w:val="00CA7D71"/>
    <w:rsid w:val="00CB092F"/>
    <w:rsid w:val="00CB1922"/>
    <w:rsid w:val="00CB1934"/>
    <w:rsid w:val="00CB2597"/>
    <w:rsid w:val="00CB2634"/>
    <w:rsid w:val="00CB29C7"/>
    <w:rsid w:val="00CB2AED"/>
    <w:rsid w:val="00CB2CCC"/>
    <w:rsid w:val="00CB2CD3"/>
    <w:rsid w:val="00CB35CB"/>
    <w:rsid w:val="00CB4401"/>
    <w:rsid w:val="00CB4B77"/>
    <w:rsid w:val="00CB4CA3"/>
    <w:rsid w:val="00CB7A28"/>
    <w:rsid w:val="00CB7CC7"/>
    <w:rsid w:val="00CC0525"/>
    <w:rsid w:val="00CC0A25"/>
    <w:rsid w:val="00CC0AF0"/>
    <w:rsid w:val="00CC1AEE"/>
    <w:rsid w:val="00CC3582"/>
    <w:rsid w:val="00CC3614"/>
    <w:rsid w:val="00CC3A03"/>
    <w:rsid w:val="00CC3A9B"/>
    <w:rsid w:val="00CC4980"/>
    <w:rsid w:val="00CC4D78"/>
    <w:rsid w:val="00CC5194"/>
    <w:rsid w:val="00CC6554"/>
    <w:rsid w:val="00CC6BB7"/>
    <w:rsid w:val="00CD0CA9"/>
    <w:rsid w:val="00CD0CE5"/>
    <w:rsid w:val="00CD1CAE"/>
    <w:rsid w:val="00CD2058"/>
    <w:rsid w:val="00CD2EFF"/>
    <w:rsid w:val="00CD3167"/>
    <w:rsid w:val="00CD322C"/>
    <w:rsid w:val="00CD4876"/>
    <w:rsid w:val="00CD52A9"/>
    <w:rsid w:val="00CD5658"/>
    <w:rsid w:val="00CD58E1"/>
    <w:rsid w:val="00CD625F"/>
    <w:rsid w:val="00CD63FC"/>
    <w:rsid w:val="00CD7C31"/>
    <w:rsid w:val="00CE13A0"/>
    <w:rsid w:val="00CE1A96"/>
    <w:rsid w:val="00CE1E12"/>
    <w:rsid w:val="00CE20BC"/>
    <w:rsid w:val="00CE2EB9"/>
    <w:rsid w:val="00CE40CC"/>
    <w:rsid w:val="00CE41EA"/>
    <w:rsid w:val="00CE49DD"/>
    <w:rsid w:val="00CE5521"/>
    <w:rsid w:val="00CE5697"/>
    <w:rsid w:val="00CE590D"/>
    <w:rsid w:val="00CE5D32"/>
    <w:rsid w:val="00CE6ED6"/>
    <w:rsid w:val="00CE79DB"/>
    <w:rsid w:val="00CF1201"/>
    <w:rsid w:val="00CF22C8"/>
    <w:rsid w:val="00CF3256"/>
    <w:rsid w:val="00CF33E3"/>
    <w:rsid w:val="00CF3A1D"/>
    <w:rsid w:val="00CF3BD6"/>
    <w:rsid w:val="00CF3C5C"/>
    <w:rsid w:val="00CF4A75"/>
    <w:rsid w:val="00CF5112"/>
    <w:rsid w:val="00CF603A"/>
    <w:rsid w:val="00CF6A2A"/>
    <w:rsid w:val="00CF7205"/>
    <w:rsid w:val="00CF7E91"/>
    <w:rsid w:val="00D004EA"/>
    <w:rsid w:val="00D0108A"/>
    <w:rsid w:val="00D0158E"/>
    <w:rsid w:val="00D020E8"/>
    <w:rsid w:val="00D02504"/>
    <w:rsid w:val="00D035A3"/>
    <w:rsid w:val="00D042F5"/>
    <w:rsid w:val="00D05098"/>
    <w:rsid w:val="00D0520E"/>
    <w:rsid w:val="00D058A8"/>
    <w:rsid w:val="00D05969"/>
    <w:rsid w:val="00D07075"/>
    <w:rsid w:val="00D07449"/>
    <w:rsid w:val="00D075D4"/>
    <w:rsid w:val="00D078FE"/>
    <w:rsid w:val="00D079EE"/>
    <w:rsid w:val="00D079FA"/>
    <w:rsid w:val="00D1073F"/>
    <w:rsid w:val="00D11137"/>
    <w:rsid w:val="00D11A5B"/>
    <w:rsid w:val="00D11B94"/>
    <w:rsid w:val="00D11C92"/>
    <w:rsid w:val="00D1200A"/>
    <w:rsid w:val="00D12E87"/>
    <w:rsid w:val="00D138EB"/>
    <w:rsid w:val="00D14324"/>
    <w:rsid w:val="00D1475A"/>
    <w:rsid w:val="00D151B6"/>
    <w:rsid w:val="00D1544B"/>
    <w:rsid w:val="00D1565E"/>
    <w:rsid w:val="00D16C42"/>
    <w:rsid w:val="00D20847"/>
    <w:rsid w:val="00D20D10"/>
    <w:rsid w:val="00D21840"/>
    <w:rsid w:val="00D21E99"/>
    <w:rsid w:val="00D2238E"/>
    <w:rsid w:val="00D23BCA"/>
    <w:rsid w:val="00D23F15"/>
    <w:rsid w:val="00D2428A"/>
    <w:rsid w:val="00D2456C"/>
    <w:rsid w:val="00D25621"/>
    <w:rsid w:val="00D264D6"/>
    <w:rsid w:val="00D26B3D"/>
    <w:rsid w:val="00D273A2"/>
    <w:rsid w:val="00D27BE2"/>
    <w:rsid w:val="00D31249"/>
    <w:rsid w:val="00D31346"/>
    <w:rsid w:val="00D316A0"/>
    <w:rsid w:val="00D31975"/>
    <w:rsid w:val="00D332AC"/>
    <w:rsid w:val="00D334AC"/>
    <w:rsid w:val="00D34F91"/>
    <w:rsid w:val="00D40080"/>
    <w:rsid w:val="00D402B2"/>
    <w:rsid w:val="00D410CE"/>
    <w:rsid w:val="00D41945"/>
    <w:rsid w:val="00D425FA"/>
    <w:rsid w:val="00D434D7"/>
    <w:rsid w:val="00D441CB"/>
    <w:rsid w:val="00D44B12"/>
    <w:rsid w:val="00D44C88"/>
    <w:rsid w:val="00D44EA4"/>
    <w:rsid w:val="00D45990"/>
    <w:rsid w:val="00D464FE"/>
    <w:rsid w:val="00D46613"/>
    <w:rsid w:val="00D470AD"/>
    <w:rsid w:val="00D50E98"/>
    <w:rsid w:val="00D50F23"/>
    <w:rsid w:val="00D50FA6"/>
    <w:rsid w:val="00D525D9"/>
    <w:rsid w:val="00D52D8B"/>
    <w:rsid w:val="00D531F2"/>
    <w:rsid w:val="00D5352C"/>
    <w:rsid w:val="00D53A44"/>
    <w:rsid w:val="00D53F2C"/>
    <w:rsid w:val="00D54270"/>
    <w:rsid w:val="00D549CC"/>
    <w:rsid w:val="00D54A5F"/>
    <w:rsid w:val="00D552B6"/>
    <w:rsid w:val="00D55AAC"/>
    <w:rsid w:val="00D56512"/>
    <w:rsid w:val="00D56902"/>
    <w:rsid w:val="00D56FAA"/>
    <w:rsid w:val="00D5716E"/>
    <w:rsid w:val="00D5765B"/>
    <w:rsid w:val="00D57986"/>
    <w:rsid w:val="00D57DCF"/>
    <w:rsid w:val="00D600F3"/>
    <w:rsid w:val="00D61152"/>
    <w:rsid w:val="00D61C8D"/>
    <w:rsid w:val="00D631BC"/>
    <w:rsid w:val="00D63593"/>
    <w:rsid w:val="00D6393A"/>
    <w:rsid w:val="00D63D2E"/>
    <w:rsid w:val="00D6673B"/>
    <w:rsid w:val="00D672C7"/>
    <w:rsid w:val="00D67863"/>
    <w:rsid w:val="00D67E57"/>
    <w:rsid w:val="00D702E7"/>
    <w:rsid w:val="00D7033A"/>
    <w:rsid w:val="00D70433"/>
    <w:rsid w:val="00D70ED8"/>
    <w:rsid w:val="00D7130C"/>
    <w:rsid w:val="00D71A22"/>
    <w:rsid w:val="00D728D5"/>
    <w:rsid w:val="00D72B61"/>
    <w:rsid w:val="00D72E80"/>
    <w:rsid w:val="00D73A53"/>
    <w:rsid w:val="00D73D75"/>
    <w:rsid w:val="00D746E7"/>
    <w:rsid w:val="00D7647F"/>
    <w:rsid w:val="00D815C5"/>
    <w:rsid w:val="00D821FE"/>
    <w:rsid w:val="00D82E54"/>
    <w:rsid w:val="00D83920"/>
    <w:rsid w:val="00D83C17"/>
    <w:rsid w:val="00D83DB4"/>
    <w:rsid w:val="00D83F17"/>
    <w:rsid w:val="00D844D0"/>
    <w:rsid w:val="00D8480F"/>
    <w:rsid w:val="00D8490A"/>
    <w:rsid w:val="00D8507F"/>
    <w:rsid w:val="00D862D4"/>
    <w:rsid w:val="00D86946"/>
    <w:rsid w:val="00D871B0"/>
    <w:rsid w:val="00D87277"/>
    <w:rsid w:val="00D87BFE"/>
    <w:rsid w:val="00D906C5"/>
    <w:rsid w:val="00D907BD"/>
    <w:rsid w:val="00D908DE"/>
    <w:rsid w:val="00D90E75"/>
    <w:rsid w:val="00D9155C"/>
    <w:rsid w:val="00D91DE7"/>
    <w:rsid w:val="00D92706"/>
    <w:rsid w:val="00D92D55"/>
    <w:rsid w:val="00D939FB"/>
    <w:rsid w:val="00D94024"/>
    <w:rsid w:val="00D9453C"/>
    <w:rsid w:val="00D95751"/>
    <w:rsid w:val="00D95A88"/>
    <w:rsid w:val="00D972D0"/>
    <w:rsid w:val="00D978EC"/>
    <w:rsid w:val="00D97C86"/>
    <w:rsid w:val="00DA04A4"/>
    <w:rsid w:val="00DA0EA9"/>
    <w:rsid w:val="00DA1338"/>
    <w:rsid w:val="00DA33BC"/>
    <w:rsid w:val="00DA41E9"/>
    <w:rsid w:val="00DA4AAC"/>
    <w:rsid w:val="00DA51DF"/>
    <w:rsid w:val="00DA5756"/>
    <w:rsid w:val="00DA6D52"/>
    <w:rsid w:val="00DA7568"/>
    <w:rsid w:val="00DA770F"/>
    <w:rsid w:val="00DA78EF"/>
    <w:rsid w:val="00DA7E1E"/>
    <w:rsid w:val="00DA7EE1"/>
    <w:rsid w:val="00DB0483"/>
    <w:rsid w:val="00DB0BDB"/>
    <w:rsid w:val="00DB0D2E"/>
    <w:rsid w:val="00DB103A"/>
    <w:rsid w:val="00DB1DC5"/>
    <w:rsid w:val="00DB1EB9"/>
    <w:rsid w:val="00DB2717"/>
    <w:rsid w:val="00DB29B1"/>
    <w:rsid w:val="00DB36C3"/>
    <w:rsid w:val="00DB381B"/>
    <w:rsid w:val="00DB38F3"/>
    <w:rsid w:val="00DB391F"/>
    <w:rsid w:val="00DB3EA1"/>
    <w:rsid w:val="00DB468B"/>
    <w:rsid w:val="00DB46B4"/>
    <w:rsid w:val="00DB4D5F"/>
    <w:rsid w:val="00DB5094"/>
    <w:rsid w:val="00DB54FA"/>
    <w:rsid w:val="00DB56C2"/>
    <w:rsid w:val="00DB5B80"/>
    <w:rsid w:val="00DB657C"/>
    <w:rsid w:val="00DB7128"/>
    <w:rsid w:val="00DB7327"/>
    <w:rsid w:val="00DB7897"/>
    <w:rsid w:val="00DC0675"/>
    <w:rsid w:val="00DC1119"/>
    <w:rsid w:val="00DC1143"/>
    <w:rsid w:val="00DC121F"/>
    <w:rsid w:val="00DC15EE"/>
    <w:rsid w:val="00DC17FF"/>
    <w:rsid w:val="00DC1AE9"/>
    <w:rsid w:val="00DC232F"/>
    <w:rsid w:val="00DC24FE"/>
    <w:rsid w:val="00DC3940"/>
    <w:rsid w:val="00DC4CEF"/>
    <w:rsid w:val="00DC52F5"/>
    <w:rsid w:val="00DC544E"/>
    <w:rsid w:val="00DC6548"/>
    <w:rsid w:val="00DC66D9"/>
    <w:rsid w:val="00DC72A4"/>
    <w:rsid w:val="00DD104D"/>
    <w:rsid w:val="00DD14FB"/>
    <w:rsid w:val="00DD191E"/>
    <w:rsid w:val="00DD2141"/>
    <w:rsid w:val="00DD2232"/>
    <w:rsid w:val="00DD278F"/>
    <w:rsid w:val="00DD283E"/>
    <w:rsid w:val="00DD2C8D"/>
    <w:rsid w:val="00DD34B7"/>
    <w:rsid w:val="00DD39EB"/>
    <w:rsid w:val="00DD40FD"/>
    <w:rsid w:val="00DD4C11"/>
    <w:rsid w:val="00DD569E"/>
    <w:rsid w:val="00DD5B0E"/>
    <w:rsid w:val="00DD5FB6"/>
    <w:rsid w:val="00DD6300"/>
    <w:rsid w:val="00DD6D3B"/>
    <w:rsid w:val="00DD6E83"/>
    <w:rsid w:val="00DD7386"/>
    <w:rsid w:val="00DD752C"/>
    <w:rsid w:val="00DE024E"/>
    <w:rsid w:val="00DE0526"/>
    <w:rsid w:val="00DE09A7"/>
    <w:rsid w:val="00DE0E0E"/>
    <w:rsid w:val="00DE0E36"/>
    <w:rsid w:val="00DE1944"/>
    <w:rsid w:val="00DE1F2C"/>
    <w:rsid w:val="00DE2042"/>
    <w:rsid w:val="00DE2B5B"/>
    <w:rsid w:val="00DE3755"/>
    <w:rsid w:val="00DE50DA"/>
    <w:rsid w:val="00DE56BE"/>
    <w:rsid w:val="00DE6730"/>
    <w:rsid w:val="00DE6745"/>
    <w:rsid w:val="00DE7B3A"/>
    <w:rsid w:val="00DF06CD"/>
    <w:rsid w:val="00DF1093"/>
    <w:rsid w:val="00DF2C9C"/>
    <w:rsid w:val="00DF42C0"/>
    <w:rsid w:val="00DF49C1"/>
    <w:rsid w:val="00DF52C0"/>
    <w:rsid w:val="00DF53AF"/>
    <w:rsid w:val="00DF5978"/>
    <w:rsid w:val="00DF5D29"/>
    <w:rsid w:val="00DF6195"/>
    <w:rsid w:val="00DF6448"/>
    <w:rsid w:val="00DF6558"/>
    <w:rsid w:val="00DF7095"/>
    <w:rsid w:val="00E00FF7"/>
    <w:rsid w:val="00E02D56"/>
    <w:rsid w:val="00E0313E"/>
    <w:rsid w:val="00E039D2"/>
    <w:rsid w:val="00E03C41"/>
    <w:rsid w:val="00E03DBF"/>
    <w:rsid w:val="00E0486A"/>
    <w:rsid w:val="00E04881"/>
    <w:rsid w:val="00E04BCD"/>
    <w:rsid w:val="00E04EFB"/>
    <w:rsid w:val="00E04F06"/>
    <w:rsid w:val="00E056CF"/>
    <w:rsid w:val="00E05E76"/>
    <w:rsid w:val="00E05FDD"/>
    <w:rsid w:val="00E06574"/>
    <w:rsid w:val="00E071B3"/>
    <w:rsid w:val="00E075BA"/>
    <w:rsid w:val="00E07A05"/>
    <w:rsid w:val="00E07A3A"/>
    <w:rsid w:val="00E107E8"/>
    <w:rsid w:val="00E12004"/>
    <w:rsid w:val="00E1278D"/>
    <w:rsid w:val="00E13089"/>
    <w:rsid w:val="00E13246"/>
    <w:rsid w:val="00E132B9"/>
    <w:rsid w:val="00E13445"/>
    <w:rsid w:val="00E139A4"/>
    <w:rsid w:val="00E14001"/>
    <w:rsid w:val="00E14F82"/>
    <w:rsid w:val="00E14F85"/>
    <w:rsid w:val="00E1539F"/>
    <w:rsid w:val="00E170D3"/>
    <w:rsid w:val="00E174D4"/>
    <w:rsid w:val="00E207BE"/>
    <w:rsid w:val="00E2106E"/>
    <w:rsid w:val="00E213EB"/>
    <w:rsid w:val="00E231A7"/>
    <w:rsid w:val="00E25A04"/>
    <w:rsid w:val="00E25F23"/>
    <w:rsid w:val="00E26EB7"/>
    <w:rsid w:val="00E27D85"/>
    <w:rsid w:val="00E3021A"/>
    <w:rsid w:val="00E304E6"/>
    <w:rsid w:val="00E30990"/>
    <w:rsid w:val="00E31349"/>
    <w:rsid w:val="00E31B22"/>
    <w:rsid w:val="00E320DE"/>
    <w:rsid w:val="00E3224A"/>
    <w:rsid w:val="00E3272C"/>
    <w:rsid w:val="00E33D16"/>
    <w:rsid w:val="00E34F5A"/>
    <w:rsid w:val="00E351B2"/>
    <w:rsid w:val="00E35E47"/>
    <w:rsid w:val="00E36101"/>
    <w:rsid w:val="00E369AA"/>
    <w:rsid w:val="00E3744F"/>
    <w:rsid w:val="00E37D7E"/>
    <w:rsid w:val="00E40067"/>
    <w:rsid w:val="00E413E0"/>
    <w:rsid w:val="00E41680"/>
    <w:rsid w:val="00E42829"/>
    <w:rsid w:val="00E4289A"/>
    <w:rsid w:val="00E42F78"/>
    <w:rsid w:val="00E43102"/>
    <w:rsid w:val="00E4381A"/>
    <w:rsid w:val="00E449BA"/>
    <w:rsid w:val="00E44B9C"/>
    <w:rsid w:val="00E44C40"/>
    <w:rsid w:val="00E461EE"/>
    <w:rsid w:val="00E46663"/>
    <w:rsid w:val="00E469D7"/>
    <w:rsid w:val="00E46F60"/>
    <w:rsid w:val="00E47641"/>
    <w:rsid w:val="00E47674"/>
    <w:rsid w:val="00E4782B"/>
    <w:rsid w:val="00E47DA6"/>
    <w:rsid w:val="00E50D31"/>
    <w:rsid w:val="00E510B1"/>
    <w:rsid w:val="00E513B7"/>
    <w:rsid w:val="00E5371B"/>
    <w:rsid w:val="00E53CF2"/>
    <w:rsid w:val="00E546B5"/>
    <w:rsid w:val="00E54DC5"/>
    <w:rsid w:val="00E54E04"/>
    <w:rsid w:val="00E552A8"/>
    <w:rsid w:val="00E55865"/>
    <w:rsid w:val="00E55A6F"/>
    <w:rsid w:val="00E56267"/>
    <w:rsid w:val="00E576A6"/>
    <w:rsid w:val="00E60A51"/>
    <w:rsid w:val="00E60FEF"/>
    <w:rsid w:val="00E62882"/>
    <w:rsid w:val="00E62AD9"/>
    <w:rsid w:val="00E641C3"/>
    <w:rsid w:val="00E655BE"/>
    <w:rsid w:val="00E667F0"/>
    <w:rsid w:val="00E678C1"/>
    <w:rsid w:val="00E7113E"/>
    <w:rsid w:val="00E71C6A"/>
    <w:rsid w:val="00E73B35"/>
    <w:rsid w:val="00E7446B"/>
    <w:rsid w:val="00E74C50"/>
    <w:rsid w:val="00E74D90"/>
    <w:rsid w:val="00E75091"/>
    <w:rsid w:val="00E75285"/>
    <w:rsid w:val="00E75E8B"/>
    <w:rsid w:val="00E75F5D"/>
    <w:rsid w:val="00E76516"/>
    <w:rsid w:val="00E76709"/>
    <w:rsid w:val="00E76A50"/>
    <w:rsid w:val="00E76C07"/>
    <w:rsid w:val="00E778C0"/>
    <w:rsid w:val="00E77F3D"/>
    <w:rsid w:val="00E80488"/>
    <w:rsid w:val="00E814FC"/>
    <w:rsid w:val="00E81965"/>
    <w:rsid w:val="00E81A12"/>
    <w:rsid w:val="00E81B1E"/>
    <w:rsid w:val="00E81CE5"/>
    <w:rsid w:val="00E825BD"/>
    <w:rsid w:val="00E828C9"/>
    <w:rsid w:val="00E83B06"/>
    <w:rsid w:val="00E841D8"/>
    <w:rsid w:val="00E84F59"/>
    <w:rsid w:val="00E8591D"/>
    <w:rsid w:val="00E87539"/>
    <w:rsid w:val="00E87FA7"/>
    <w:rsid w:val="00E902D3"/>
    <w:rsid w:val="00E92572"/>
    <w:rsid w:val="00E93E86"/>
    <w:rsid w:val="00E94713"/>
    <w:rsid w:val="00E9509B"/>
    <w:rsid w:val="00E95506"/>
    <w:rsid w:val="00E96DE2"/>
    <w:rsid w:val="00E9715F"/>
    <w:rsid w:val="00EA0FAB"/>
    <w:rsid w:val="00EA1C7B"/>
    <w:rsid w:val="00EA2363"/>
    <w:rsid w:val="00EA244C"/>
    <w:rsid w:val="00EA24A1"/>
    <w:rsid w:val="00EA2743"/>
    <w:rsid w:val="00EA2B55"/>
    <w:rsid w:val="00EA2DC9"/>
    <w:rsid w:val="00EA36B6"/>
    <w:rsid w:val="00EA4025"/>
    <w:rsid w:val="00EA40B1"/>
    <w:rsid w:val="00EA5076"/>
    <w:rsid w:val="00EA6667"/>
    <w:rsid w:val="00EA6E9C"/>
    <w:rsid w:val="00EA7593"/>
    <w:rsid w:val="00EA7AD3"/>
    <w:rsid w:val="00EB0393"/>
    <w:rsid w:val="00EB0A98"/>
    <w:rsid w:val="00EB0FF4"/>
    <w:rsid w:val="00EB10D2"/>
    <w:rsid w:val="00EB1A49"/>
    <w:rsid w:val="00EB2A2C"/>
    <w:rsid w:val="00EB2A8C"/>
    <w:rsid w:val="00EB4104"/>
    <w:rsid w:val="00EB4EA6"/>
    <w:rsid w:val="00EB58C6"/>
    <w:rsid w:val="00EB5CE2"/>
    <w:rsid w:val="00EB775C"/>
    <w:rsid w:val="00EB7AED"/>
    <w:rsid w:val="00EC02C9"/>
    <w:rsid w:val="00EC0D38"/>
    <w:rsid w:val="00EC21B0"/>
    <w:rsid w:val="00EC31DC"/>
    <w:rsid w:val="00EC3B5E"/>
    <w:rsid w:val="00EC5C0E"/>
    <w:rsid w:val="00EC5C34"/>
    <w:rsid w:val="00EC634A"/>
    <w:rsid w:val="00EC6E69"/>
    <w:rsid w:val="00EC7F53"/>
    <w:rsid w:val="00ED0247"/>
    <w:rsid w:val="00ED059B"/>
    <w:rsid w:val="00ED0CBC"/>
    <w:rsid w:val="00ED0E29"/>
    <w:rsid w:val="00ED0E60"/>
    <w:rsid w:val="00ED2375"/>
    <w:rsid w:val="00ED2B10"/>
    <w:rsid w:val="00ED2BF0"/>
    <w:rsid w:val="00ED35CA"/>
    <w:rsid w:val="00ED4047"/>
    <w:rsid w:val="00ED4929"/>
    <w:rsid w:val="00ED5CD5"/>
    <w:rsid w:val="00ED6981"/>
    <w:rsid w:val="00ED6A8E"/>
    <w:rsid w:val="00ED7040"/>
    <w:rsid w:val="00ED74D9"/>
    <w:rsid w:val="00ED7F65"/>
    <w:rsid w:val="00ED7F94"/>
    <w:rsid w:val="00ED7FF4"/>
    <w:rsid w:val="00EE1A8E"/>
    <w:rsid w:val="00EE1E11"/>
    <w:rsid w:val="00EE1EB5"/>
    <w:rsid w:val="00EE33D6"/>
    <w:rsid w:val="00EE34D1"/>
    <w:rsid w:val="00EE363C"/>
    <w:rsid w:val="00EE3BAC"/>
    <w:rsid w:val="00EE489E"/>
    <w:rsid w:val="00EE51E3"/>
    <w:rsid w:val="00EE5DB1"/>
    <w:rsid w:val="00EE5DDD"/>
    <w:rsid w:val="00EE67B5"/>
    <w:rsid w:val="00EE7397"/>
    <w:rsid w:val="00EE76EE"/>
    <w:rsid w:val="00EF0E4E"/>
    <w:rsid w:val="00EF1596"/>
    <w:rsid w:val="00EF15D7"/>
    <w:rsid w:val="00EF16F3"/>
    <w:rsid w:val="00EF27C9"/>
    <w:rsid w:val="00EF3AAE"/>
    <w:rsid w:val="00EF4C9B"/>
    <w:rsid w:val="00EF4E34"/>
    <w:rsid w:val="00EF54B6"/>
    <w:rsid w:val="00EF573F"/>
    <w:rsid w:val="00EF7149"/>
    <w:rsid w:val="00EF7423"/>
    <w:rsid w:val="00EF767B"/>
    <w:rsid w:val="00EF7F89"/>
    <w:rsid w:val="00F02889"/>
    <w:rsid w:val="00F03405"/>
    <w:rsid w:val="00F03B80"/>
    <w:rsid w:val="00F0459F"/>
    <w:rsid w:val="00F04F32"/>
    <w:rsid w:val="00F0554E"/>
    <w:rsid w:val="00F07B14"/>
    <w:rsid w:val="00F100D6"/>
    <w:rsid w:val="00F10304"/>
    <w:rsid w:val="00F10348"/>
    <w:rsid w:val="00F10488"/>
    <w:rsid w:val="00F10A11"/>
    <w:rsid w:val="00F10BE2"/>
    <w:rsid w:val="00F110A9"/>
    <w:rsid w:val="00F1172D"/>
    <w:rsid w:val="00F118FC"/>
    <w:rsid w:val="00F128FF"/>
    <w:rsid w:val="00F1327E"/>
    <w:rsid w:val="00F13B62"/>
    <w:rsid w:val="00F13C3E"/>
    <w:rsid w:val="00F158E0"/>
    <w:rsid w:val="00F15D08"/>
    <w:rsid w:val="00F16313"/>
    <w:rsid w:val="00F1637F"/>
    <w:rsid w:val="00F16445"/>
    <w:rsid w:val="00F167C5"/>
    <w:rsid w:val="00F201DE"/>
    <w:rsid w:val="00F2032C"/>
    <w:rsid w:val="00F218A4"/>
    <w:rsid w:val="00F21AEF"/>
    <w:rsid w:val="00F21BEF"/>
    <w:rsid w:val="00F21F22"/>
    <w:rsid w:val="00F21FD7"/>
    <w:rsid w:val="00F22568"/>
    <w:rsid w:val="00F22823"/>
    <w:rsid w:val="00F228CB"/>
    <w:rsid w:val="00F2488E"/>
    <w:rsid w:val="00F24C35"/>
    <w:rsid w:val="00F2579E"/>
    <w:rsid w:val="00F259AD"/>
    <w:rsid w:val="00F25B64"/>
    <w:rsid w:val="00F2639A"/>
    <w:rsid w:val="00F26565"/>
    <w:rsid w:val="00F26D84"/>
    <w:rsid w:val="00F278EB"/>
    <w:rsid w:val="00F27D28"/>
    <w:rsid w:val="00F30083"/>
    <w:rsid w:val="00F30416"/>
    <w:rsid w:val="00F308DD"/>
    <w:rsid w:val="00F30AB3"/>
    <w:rsid w:val="00F31FF3"/>
    <w:rsid w:val="00F33890"/>
    <w:rsid w:val="00F33CE9"/>
    <w:rsid w:val="00F346A0"/>
    <w:rsid w:val="00F35522"/>
    <w:rsid w:val="00F3653C"/>
    <w:rsid w:val="00F3675D"/>
    <w:rsid w:val="00F3684E"/>
    <w:rsid w:val="00F36C05"/>
    <w:rsid w:val="00F3781A"/>
    <w:rsid w:val="00F37C21"/>
    <w:rsid w:val="00F37EA6"/>
    <w:rsid w:val="00F4121B"/>
    <w:rsid w:val="00F4177E"/>
    <w:rsid w:val="00F41B69"/>
    <w:rsid w:val="00F41D16"/>
    <w:rsid w:val="00F42590"/>
    <w:rsid w:val="00F42BA2"/>
    <w:rsid w:val="00F42EA9"/>
    <w:rsid w:val="00F4320A"/>
    <w:rsid w:val="00F43F37"/>
    <w:rsid w:val="00F442DE"/>
    <w:rsid w:val="00F4488C"/>
    <w:rsid w:val="00F44B4E"/>
    <w:rsid w:val="00F44B9E"/>
    <w:rsid w:val="00F45025"/>
    <w:rsid w:val="00F45E96"/>
    <w:rsid w:val="00F4694D"/>
    <w:rsid w:val="00F46BAD"/>
    <w:rsid w:val="00F46E50"/>
    <w:rsid w:val="00F47BEB"/>
    <w:rsid w:val="00F50540"/>
    <w:rsid w:val="00F5061F"/>
    <w:rsid w:val="00F50E76"/>
    <w:rsid w:val="00F513A2"/>
    <w:rsid w:val="00F5218F"/>
    <w:rsid w:val="00F53231"/>
    <w:rsid w:val="00F53E9F"/>
    <w:rsid w:val="00F54ADC"/>
    <w:rsid w:val="00F54AF4"/>
    <w:rsid w:val="00F54C63"/>
    <w:rsid w:val="00F55A0C"/>
    <w:rsid w:val="00F55A69"/>
    <w:rsid w:val="00F57723"/>
    <w:rsid w:val="00F61017"/>
    <w:rsid w:val="00F615D3"/>
    <w:rsid w:val="00F61D1C"/>
    <w:rsid w:val="00F62A1D"/>
    <w:rsid w:val="00F62DAC"/>
    <w:rsid w:val="00F631AD"/>
    <w:rsid w:val="00F63FA5"/>
    <w:rsid w:val="00F642ED"/>
    <w:rsid w:val="00F64988"/>
    <w:rsid w:val="00F65249"/>
    <w:rsid w:val="00F652CD"/>
    <w:rsid w:val="00F65814"/>
    <w:rsid w:val="00F66573"/>
    <w:rsid w:val="00F67118"/>
    <w:rsid w:val="00F67270"/>
    <w:rsid w:val="00F70A2A"/>
    <w:rsid w:val="00F70F44"/>
    <w:rsid w:val="00F7119D"/>
    <w:rsid w:val="00F7146C"/>
    <w:rsid w:val="00F72A60"/>
    <w:rsid w:val="00F73F46"/>
    <w:rsid w:val="00F744AF"/>
    <w:rsid w:val="00F75387"/>
    <w:rsid w:val="00F75BE5"/>
    <w:rsid w:val="00F763F7"/>
    <w:rsid w:val="00F7670B"/>
    <w:rsid w:val="00F767A8"/>
    <w:rsid w:val="00F76A1E"/>
    <w:rsid w:val="00F7771B"/>
    <w:rsid w:val="00F77A05"/>
    <w:rsid w:val="00F77B20"/>
    <w:rsid w:val="00F80673"/>
    <w:rsid w:val="00F8249E"/>
    <w:rsid w:val="00F82BE5"/>
    <w:rsid w:val="00F83C81"/>
    <w:rsid w:val="00F83E42"/>
    <w:rsid w:val="00F84AF4"/>
    <w:rsid w:val="00F850CF"/>
    <w:rsid w:val="00F852A1"/>
    <w:rsid w:val="00F859E4"/>
    <w:rsid w:val="00F85D5F"/>
    <w:rsid w:val="00F8615D"/>
    <w:rsid w:val="00F8664C"/>
    <w:rsid w:val="00F8697F"/>
    <w:rsid w:val="00F87566"/>
    <w:rsid w:val="00F87EB9"/>
    <w:rsid w:val="00F87F15"/>
    <w:rsid w:val="00F9174C"/>
    <w:rsid w:val="00F92212"/>
    <w:rsid w:val="00F9267E"/>
    <w:rsid w:val="00F92ABB"/>
    <w:rsid w:val="00F944A9"/>
    <w:rsid w:val="00F94DE6"/>
    <w:rsid w:val="00F97380"/>
    <w:rsid w:val="00FA07F7"/>
    <w:rsid w:val="00FA0B0E"/>
    <w:rsid w:val="00FA1776"/>
    <w:rsid w:val="00FA1CD8"/>
    <w:rsid w:val="00FA252C"/>
    <w:rsid w:val="00FA3780"/>
    <w:rsid w:val="00FA3FD2"/>
    <w:rsid w:val="00FA44F4"/>
    <w:rsid w:val="00FA4617"/>
    <w:rsid w:val="00FA6495"/>
    <w:rsid w:val="00FA693D"/>
    <w:rsid w:val="00FB00A2"/>
    <w:rsid w:val="00FB1155"/>
    <w:rsid w:val="00FB1A79"/>
    <w:rsid w:val="00FB2138"/>
    <w:rsid w:val="00FB2918"/>
    <w:rsid w:val="00FB3658"/>
    <w:rsid w:val="00FB3B90"/>
    <w:rsid w:val="00FB46C5"/>
    <w:rsid w:val="00FB5094"/>
    <w:rsid w:val="00FB5451"/>
    <w:rsid w:val="00FB586B"/>
    <w:rsid w:val="00FB5AAB"/>
    <w:rsid w:val="00FB60CB"/>
    <w:rsid w:val="00FB68FF"/>
    <w:rsid w:val="00FB6FF7"/>
    <w:rsid w:val="00FB708A"/>
    <w:rsid w:val="00FB72E7"/>
    <w:rsid w:val="00FC0360"/>
    <w:rsid w:val="00FC1ECC"/>
    <w:rsid w:val="00FC2149"/>
    <w:rsid w:val="00FC2442"/>
    <w:rsid w:val="00FC25BD"/>
    <w:rsid w:val="00FC261A"/>
    <w:rsid w:val="00FC292F"/>
    <w:rsid w:val="00FC2CB7"/>
    <w:rsid w:val="00FC43E2"/>
    <w:rsid w:val="00FC538D"/>
    <w:rsid w:val="00FC53A5"/>
    <w:rsid w:val="00FC5DF3"/>
    <w:rsid w:val="00FC7178"/>
    <w:rsid w:val="00FC7965"/>
    <w:rsid w:val="00FC79D6"/>
    <w:rsid w:val="00FD0ED1"/>
    <w:rsid w:val="00FD19BF"/>
    <w:rsid w:val="00FD1E57"/>
    <w:rsid w:val="00FD4DC6"/>
    <w:rsid w:val="00FD54E9"/>
    <w:rsid w:val="00FD5E5D"/>
    <w:rsid w:val="00FD5FC0"/>
    <w:rsid w:val="00FD6ACC"/>
    <w:rsid w:val="00FD7591"/>
    <w:rsid w:val="00FE03BA"/>
    <w:rsid w:val="00FE0559"/>
    <w:rsid w:val="00FE26F6"/>
    <w:rsid w:val="00FE292D"/>
    <w:rsid w:val="00FE2AF7"/>
    <w:rsid w:val="00FE2E14"/>
    <w:rsid w:val="00FE491B"/>
    <w:rsid w:val="00FE5418"/>
    <w:rsid w:val="00FE6F61"/>
    <w:rsid w:val="00FE70BD"/>
    <w:rsid w:val="00FE7606"/>
    <w:rsid w:val="00FE7C47"/>
    <w:rsid w:val="00FF1EF4"/>
    <w:rsid w:val="00FF1FF5"/>
    <w:rsid w:val="00FF321F"/>
    <w:rsid w:val="00FF34A7"/>
    <w:rsid w:val="00FF4ACB"/>
    <w:rsid w:val="00FF4D6E"/>
    <w:rsid w:val="00FF52DE"/>
    <w:rsid w:val="00FF699B"/>
    <w:rsid w:val="00FF6DAC"/>
    <w:rsid w:val="00FF70EC"/>
    <w:rsid w:val="00FF72AD"/>
    <w:rsid w:val="00FF72EC"/>
    <w:rsid w:val="00FF7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00584"/>
  <w15:docId w15:val="{89538C93-953D-4196-BE63-4066C195F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AAD"/>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
    <w:name w:val="中-标题"/>
    <w:basedOn w:val="Normal"/>
    <w:autoRedefine/>
    <w:qFormat/>
    <w:rsid w:val="001B4C49"/>
    <w:rPr>
      <w:rFonts w:eastAsia="SimHei"/>
      <w:b/>
      <w:sz w:val="44"/>
    </w:rPr>
  </w:style>
  <w:style w:type="paragraph" w:customStyle="1" w:styleId="-0">
    <w:name w:val="中-正文"/>
    <w:basedOn w:val="Normal"/>
    <w:link w:val="-4"/>
    <w:autoRedefine/>
    <w:qFormat/>
    <w:rsid w:val="00460ACB"/>
    <w:pPr>
      <w:snapToGrid w:val="0"/>
      <w:spacing w:line="300" w:lineRule="auto"/>
      <w:ind w:firstLineChars="200" w:firstLine="200"/>
    </w:pPr>
    <w:rPr>
      <w:rFonts w:ascii="Times New Roman" w:eastAsia="SimSun" w:hAnsi="Times New Roman"/>
      <w:sz w:val="24"/>
    </w:rPr>
  </w:style>
  <w:style w:type="character" w:customStyle="1" w:styleId="-4">
    <w:name w:val="中-正文 字符"/>
    <w:basedOn w:val="DefaultParagraphFont"/>
    <w:link w:val="-0"/>
    <w:rsid w:val="00460ACB"/>
    <w:rPr>
      <w:rFonts w:ascii="Times New Roman" w:eastAsia="SimSun" w:hAnsi="Times New Roman"/>
      <w:sz w:val="24"/>
    </w:rPr>
  </w:style>
  <w:style w:type="paragraph" w:customStyle="1" w:styleId="-10">
    <w:name w:val="中-标题1"/>
    <w:basedOn w:val="Normal"/>
    <w:autoRedefine/>
    <w:qFormat/>
    <w:rsid w:val="00B63B2D"/>
    <w:pPr>
      <w:outlineLvl w:val="0"/>
    </w:pPr>
    <w:rPr>
      <w:rFonts w:ascii="Times New Roman" w:eastAsia="SimHei" w:hAnsi="Times New Roman"/>
      <w:sz w:val="28"/>
    </w:rPr>
  </w:style>
  <w:style w:type="paragraph" w:customStyle="1" w:styleId="-5">
    <w:name w:val="中-标题二"/>
    <w:basedOn w:val="-0"/>
    <w:link w:val="-6"/>
    <w:autoRedefine/>
    <w:qFormat/>
    <w:rsid w:val="00B63B2D"/>
    <w:pPr>
      <w:spacing w:beforeLines="50" w:before="50" w:line="480" w:lineRule="auto"/>
      <w:ind w:firstLineChars="0" w:firstLine="0"/>
      <w:outlineLvl w:val="1"/>
    </w:pPr>
    <w:rPr>
      <w:rFonts w:eastAsia="SimHei"/>
      <w:b/>
      <w:bCs/>
    </w:rPr>
  </w:style>
  <w:style w:type="character" w:customStyle="1" w:styleId="-6">
    <w:name w:val="中-标题二 字符"/>
    <w:basedOn w:val="-4"/>
    <w:link w:val="-5"/>
    <w:rsid w:val="00B63B2D"/>
    <w:rPr>
      <w:rFonts w:ascii="Times New Roman" w:eastAsia="SimHei" w:hAnsi="Times New Roman"/>
      <w:b/>
      <w:bCs/>
      <w:sz w:val="24"/>
    </w:rPr>
  </w:style>
  <w:style w:type="paragraph" w:styleId="Header">
    <w:name w:val="header"/>
    <w:basedOn w:val="Normal"/>
    <w:link w:val="HeaderChar"/>
    <w:uiPriority w:val="99"/>
    <w:unhideWhenUsed/>
    <w:rsid w:val="00FC53A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C53A5"/>
    <w:rPr>
      <w:sz w:val="18"/>
      <w:szCs w:val="18"/>
    </w:rPr>
  </w:style>
  <w:style w:type="paragraph" w:styleId="Footer">
    <w:name w:val="footer"/>
    <w:basedOn w:val="Normal"/>
    <w:link w:val="FooterChar"/>
    <w:uiPriority w:val="99"/>
    <w:unhideWhenUsed/>
    <w:rsid w:val="00FC53A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C53A5"/>
    <w:rPr>
      <w:sz w:val="18"/>
      <w:szCs w:val="18"/>
    </w:rPr>
  </w:style>
  <w:style w:type="paragraph" w:customStyle="1" w:styleId="-7">
    <w:name w:val="英-标题"/>
    <w:qFormat/>
    <w:rsid w:val="00AB7A0D"/>
    <w:pPr>
      <w:jc w:val="center"/>
    </w:pPr>
    <w:rPr>
      <w:rFonts w:ascii="Times New Roman" w:eastAsia="SimHei" w:hAnsi="Times New Roman"/>
      <w:b/>
      <w:sz w:val="30"/>
    </w:rPr>
  </w:style>
  <w:style w:type="paragraph" w:customStyle="1" w:styleId="-1">
    <w:name w:val="英-标题1"/>
    <w:autoRedefine/>
    <w:qFormat/>
    <w:rsid w:val="00C756D3"/>
    <w:pPr>
      <w:numPr>
        <w:numId w:val="2"/>
      </w:numPr>
      <w:spacing w:before="320" w:after="80" w:line="260" w:lineRule="exact"/>
      <w:outlineLvl w:val="0"/>
    </w:pPr>
    <w:rPr>
      <w:rFonts w:ascii="Times New Roman" w:eastAsia="SimHei" w:hAnsi="Times New Roman"/>
      <w:b/>
      <w:sz w:val="24"/>
    </w:rPr>
  </w:style>
  <w:style w:type="paragraph" w:customStyle="1" w:styleId="-2">
    <w:name w:val="英-标题2"/>
    <w:link w:val="-20"/>
    <w:autoRedefine/>
    <w:qFormat/>
    <w:rsid w:val="00D6673B"/>
    <w:pPr>
      <w:numPr>
        <w:ilvl w:val="1"/>
        <w:numId w:val="2"/>
      </w:numPr>
      <w:spacing w:before="160" w:after="40" w:line="240" w:lineRule="exact"/>
      <w:outlineLvl w:val="1"/>
    </w:pPr>
    <w:rPr>
      <w:rFonts w:ascii="Times New Roman" w:eastAsia="SimHei" w:hAnsi="Times New Roman"/>
      <w:b/>
      <w:bCs/>
      <w:sz w:val="24"/>
    </w:rPr>
  </w:style>
  <w:style w:type="paragraph" w:customStyle="1" w:styleId="-8">
    <w:name w:val="英-正文"/>
    <w:qFormat/>
    <w:rsid w:val="001D600F"/>
    <w:pPr>
      <w:spacing w:line="300" w:lineRule="auto"/>
      <w:ind w:firstLineChars="100" w:firstLine="220"/>
      <w:jc w:val="both"/>
    </w:pPr>
    <w:rPr>
      <w:rFonts w:ascii="Times New Roman" w:eastAsia="SimHei" w:hAnsi="Times New Roman"/>
      <w:sz w:val="22"/>
    </w:rPr>
  </w:style>
  <w:style w:type="character" w:styleId="Hyperlink">
    <w:name w:val="Hyperlink"/>
    <w:basedOn w:val="DefaultParagraphFont"/>
    <w:uiPriority w:val="99"/>
    <w:unhideWhenUsed/>
    <w:rsid w:val="009918D5"/>
    <w:rPr>
      <w:color w:val="0000FF"/>
      <w:u w:val="single"/>
    </w:rPr>
  </w:style>
  <w:style w:type="character" w:customStyle="1" w:styleId="text-dst">
    <w:name w:val="text-dst"/>
    <w:basedOn w:val="DefaultParagraphFont"/>
    <w:rsid w:val="00DF52C0"/>
  </w:style>
  <w:style w:type="paragraph" w:styleId="NoSpacing">
    <w:name w:val="No Spacing"/>
    <w:uiPriority w:val="1"/>
    <w:qFormat/>
    <w:rsid w:val="005D5547"/>
    <w:pPr>
      <w:widowControl w:val="0"/>
      <w:jc w:val="both"/>
    </w:pPr>
  </w:style>
  <w:style w:type="character" w:customStyle="1" w:styleId="cf01">
    <w:name w:val="cf01"/>
    <w:basedOn w:val="DefaultParagraphFont"/>
    <w:rsid w:val="00095E5D"/>
    <w:rPr>
      <w:rFonts w:ascii="Microsoft YaHei UI" w:eastAsia="Microsoft YaHei UI" w:hAnsi="Microsoft YaHei UI" w:hint="eastAsia"/>
      <w:sz w:val="18"/>
      <w:szCs w:val="18"/>
    </w:rPr>
  </w:style>
  <w:style w:type="character" w:customStyle="1" w:styleId="MTEquationSection">
    <w:name w:val="MTEquationSection"/>
    <w:basedOn w:val="DefaultParagraphFont"/>
    <w:rsid w:val="006D4D94"/>
    <w:rPr>
      <w:vanish/>
      <w:color w:val="FF0000"/>
    </w:rPr>
  </w:style>
  <w:style w:type="paragraph" w:customStyle="1" w:styleId="MTDisplayEquation">
    <w:name w:val="MTDisplayEquation"/>
    <w:basedOn w:val="Normal"/>
    <w:next w:val="Normal"/>
    <w:link w:val="MTDisplayEquation0"/>
    <w:rsid w:val="00464DBF"/>
    <w:pPr>
      <w:tabs>
        <w:tab w:val="center" w:pos="4160"/>
        <w:tab w:val="right" w:pos="8300"/>
      </w:tabs>
    </w:pPr>
  </w:style>
  <w:style w:type="character" w:customStyle="1" w:styleId="MTDisplayEquation0">
    <w:name w:val="MTDisplayEquation 字符"/>
    <w:basedOn w:val="DefaultParagraphFont"/>
    <w:link w:val="MTDisplayEquation"/>
    <w:rsid w:val="00464DBF"/>
  </w:style>
  <w:style w:type="table" w:styleId="TableGrid">
    <w:name w:val="Table Grid"/>
    <w:basedOn w:val="TableNormal"/>
    <w:uiPriority w:val="39"/>
    <w:rsid w:val="00FB68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179E"/>
    <w:pPr>
      <w:ind w:firstLineChars="200" w:firstLine="420"/>
    </w:pPr>
  </w:style>
  <w:style w:type="paragraph" w:styleId="Bibliography">
    <w:name w:val="Bibliography"/>
    <w:basedOn w:val="Normal"/>
    <w:next w:val="Normal"/>
    <w:uiPriority w:val="37"/>
    <w:unhideWhenUsed/>
    <w:rsid w:val="00774E72"/>
    <w:pPr>
      <w:tabs>
        <w:tab w:val="left" w:pos="504"/>
      </w:tabs>
      <w:ind w:left="504" w:hanging="504"/>
    </w:pPr>
  </w:style>
  <w:style w:type="paragraph" w:styleId="FootnoteText">
    <w:name w:val="footnote text"/>
    <w:basedOn w:val="Normal"/>
    <w:link w:val="FootnoteTextChar"/>
    <w:uiPriority w:val="99"/>
    <w:semiHidden/>
    <w:unhideWhenUsed/>
    <w:rsid w:val="00774E72"/>
    <w:pPr>
      <w:snapToGrid w:val="0"/>
      <w:jc w:val="left"/>
    </w:pPr>
    <w:rPr>
      <w:sz w:val="18"/>
      <w:szCs w:val="18"/>
    </w:rPr>
  </w:style>
  <w:style w:type="character" w:customStyle="1" w:styleId="FootnoteTextChar">
    <w:name w:val="Footnote Text Char"/>
    <w:basedOn w:val="DefaultParagraphFont"/>
    <w:link w:val="FootnoteText"/>
    <w:uiPriority w:val="99"/>
    <w:semiHidden/>
    <w:rsid w:val="00774E72"/>
    <w:rPr>
      <w:sz w:val="18"/>
      <w:szCs w:val="18"/>
    </w:rPr>
  </w:style>
  <w:style w:type="character" w:styleId="FootnoteReference">
    <w:name w:val="footnote reference"/>
    <w:basedOn w:val="DefaultParagraphFont"/>
    <w:uiPriority w:val="99"/>
    <w:semiHidden/>
    <w:unhideWhenUsed/>
    <w:rsid w:val="00774E72"/>
    <w:rPr>
      <w:vertAlign w:val="superscript"/>
    </w:rPr>
  </w:style>
  <w:style w:type="character" w:customStyle="1" w:styleId="1">
    <w:name w:val="未处理的提及1"/>
    <w:basedOn w:val="DefaultParagraphFont"/>
    <w:uiPriority w:val="99"/>
    <w:semiHidden/>
    <w:unhideWhenUsed/>
    <w:rsid w:val="00774E72"/>
    <w:rPr>
      <w:color w:val="605E5C"/>
      <w:shd w:val="clear" w:color="auto" w:fill="E1DFDD"/>
    </w:rPr>
  </w:style>
  <w:style w:type="paragraph" w:styleId="BalloonText">
    <w:name w:val="Balloon Text"/>
    <w:basedOn w:val="Normal"/>
    <w:link w:val="BalloonTextChar"/>
    <w:uiPriority w:val="99"/>
    <w:semiHidden/>
    <w:unhideWhenUsed/>
    <w:rsid w:val="00C631CC"/>
    <w:rPr>
      <w:sz w:val="20"/>
      <w:szCs w:val="18"/>
    </w:rPr>
  </w:style>
  <w:style w:type="character" w:customStyle="1" w:styleId="BalloonTextChar">
    <w:name w:val="Balloon Text Char"/>
    <w:basedOn w:val="DefaultParagraphFont"/>
    <w:link w:val="BalloonText"/>
    <w:uiPriority w:val="99"/>
    <w:semiHidden/>
    <w:rsid w:val="00C631CC"/>
    <w:rPr>
      <w:sz w:val="20"/>
      <w:szCs w:val="18"/>
    </w:rPr>
  </w:style>
  <w:style w:type="character" w:styleId="CommentReference">
    <w:name w:val="annotation reference"/>
    <w:basedOn w:val="DefaultParagraphFont"/>
    <w:uiPriority w:val="99"/>
    <w:unhideWhenUsed/>
    <w:qFormat/>
    <w:rsid w:val="00626966"/>
    <w:rPr>
      <w:sz w:val="21"/>
      <w:szCs w:val="21"/>
    </w:rPr>
  </w:style>
  <w:style w:type="paragraph" w:styleId="CommentText">
    <w:name w:val="annotation text"/>
    <w:basedOn w:val="Normal"/>
    <w:link w:val="CommentTextChar"/>
    <w:uiPriority w:val="99"/>
    <w:unhideWhenUsed/>
    <w:rsid w:val="00626966"/>
    <w:pPr>
      <w:jc w:val="left"/>
    </w:pPr>
  </w:style>
  <w:style w:type="character" w:customStyle="1" w:styleId="CommentTextChar">
    <w:name w:val="Comment Text Char"/>
    <w:basedOn w:val="DefaultParagraphFont"/>
    <w:link w:val="CommentText"/>
    <w:uiPriority w:val="99"/>
    <w:rsid w:val="00626966"/>
  </w:style>
  <w:style w:type="paragraph" w:styleId="CommentSubject">
    <w:name w:val="annotation subject"/>
    <w:basedOn w:val="CommentText"/>
    <w:next w:val="CommentText"/>
    <w:link w:val="CommentSubjectChar"/>
    <w:uiPriority w:val="99"/>
    <w:semiHidden/>
    <w:unhideWhenUsed/>
    <w:rsid w:val="00626966"/>
    <w:rPr>
      <w:b/>
      <w:bCs/>
    </w:rPr>
  </w:style>
  <w:style w:type="character" w:customStyle="1" w:styleId="CommentSubjectChar">
    <w:name w:val="Comment Subject Char"/>
    <w:basedOn w:val="CommentTextChar"/>
    <w:link w:val="CommentSubject"/>
    <w:uiPriority w:val="99"/>
    <w:semiHidden/>
    <w:rsid w:val="00626966"/>
    <w:rPr>
      <w:b/>
      <w:bCs/>
    </w:rPr>
  </w:style>
  <w:style w:type="paragraph" w:styleId="Revision">
    <w:name w:val="Revision"/>
    <w:hidden/>
    <w:uiPriority w:val="99"/>
    <w:semiHidden/>
    <w:rsid w:val="00626966"/>
  </w:style>
  <w:style w:type="character" w:customStyle="1" w:styleId="article-authorname">
    <w:name w:val="article-author__name"/>
    <w:basedOn w:val="DefaultParagraphFont"/>
    <w:rsid w:val="00635802"/>
  </w:style>
  <w:style w:type="character" w:styleId="Emphasis">
    <w:name w:val="Emphasis"/>
    <w:basedOn w:val="DefaultParagraphFont"/>
    <w:uiPriority w:val="20"/>
    <w:qFormat/>
    <w:rsid w:val="00253840"/>
    <w:rPr>
      <w:i/>
      <w:iCs/>
    </w:rPr>
  </w:style>
  <w:style w:type="character" w:customStyle="1" w:styleId="2">
    <w:name w:val="未处理的提及2"/>
    <w:basedOn w:val="DefaultParagraphFont"/>
    <w:uiPriority w:val="99"/>
    <w:semiHidden/>
    <w:unhideWhenUsed/>
    <w:rsid w:val="00B806A4"/>
    <w:rPr>
      <w:color w:val="605E5C"/>
      <w:shd w:val="clear" w:color="auto" w:fill="E1DFDD"/>
    </w:rPr>
  </w:style>
  <w:style w:type="character" w:customStyle="1" w:styleId="MTConvertedEquation">
    <w:name w:val="MTConvertedEquation"/>
    <w:basedOn w:val="DefaultParagraphFont"/>
    <w:rsid w:val="00DD39EB"/>
  </w:style>
  <w:style w:type="character" w:styleId="PlaceholderText">
    <w:name w:val="Placeholder Text"/>
    <w:basedOn w:val="DefaultParagraphFont"/>
    <w:uiPriority w:val="99"/>
    <w:semiHidden/>
    <w:rsid w:val="00375793"/>
    <w:rPr>
      <w:color w:val="808080"/>
    </w:rPr>
  </w:style>
  <w:style w:type="character" w:customStyle="1" w:styleId="3">
    <w:name w:val="未处理的提及3"/>
    <w:basedOn w:val="DefaultParagraphFont"/>
    <w:uiPriority w:val="99"/>
    <w:semiHidden/>
    <w:unhideWhenUsed/>
    <w:rsid w:val="00981626"/>
    <w:rPr>
      <w:color w:val="605E5C"/>
      <w:shd w:val="clear" w:color="auto" w:fill="E1DFDD"/>
    </w:rPr>
  </w:style>
  <w:style w:type="character" w:styleId="LineNumber">
    <w:name w:val="line number"/>
    <w:basedOn w:val="DefaultParagraphFont"/>
    <w:uiPriority w:val="99"/>
    <w:semiHidden/>
    <w:unhideWhenUsed/>
    <w:rsid w:val="000A319E"/>
  </w:style>
  <w:style w:type="paragraph" w:customStyle="1" w:styleId="-3">
    <w:name w:val="英-标题3"/>
    <w:basedOn w:val="-2"/>
    <w:link w:val="-30"/>
    <w:autoRedefine/>
    <w:qFormat/>
    <w:rsid w:val="000224CE"/>
    <w:pPr>
      <w:numPr>
        <w:ilvl w:val="2"/>
      </w:numPr>
      <w:spacing w:before="0" w:after="0"/>
      <w:outlineLvl w:val="2"/>
    </w:pPr>
    <w:rPr>
      <w:sz w:val="20"/>
    </w:rPr>
  </w:style>
  <w:style w:type="paragraph" w:customStyle="1" w:styleId="a">
    <w:name w:val="图表"/>
    <w:basedOn w:val="-8"/>
    <w:link w:val="a0"/>
    <w:autoRedefine/>
    <w:rsid w:val="00191E02"/>
    <w:pPr>
      <w:ind w:firstLineChars="0" w:firstLine="0"/>
      <w:jc w:val="center"/>
    </w:pPr>
    <w:rPr>
      <w:sz w:val="20"/>
    </w:rPr>
  </w:style>
  <w:style w:type="character" w:customStyle="1" w:styleId="-20">
    <w:name w:val="英-标题2 字符"/>
    <w:basedOn w:val="DefaultParagraphFont"/>
    <w:link w:val="-2"/>
    <w:rsid w:val="00D6673B"/>
    <w:rPr>
      <w:rFonts w:ascii="Times New Roman" w:eastAsia="SimHei" w:hAnsi="Times New Roman"/>
      <w:b/>
      <w:bCs/>
      <w:sz w:val="24"/>
    </w:rPr>
  </w:style>
  <w:style w:type="character" w:customStyle="1" w:styleId="-30">
    <w:name w:val="英-标题3 字符"/>
    <w:basedOn w:val="-20"/>
    <w:link w:val="-3"/>
    <w:rsid w:val="000224CE"/>
    <w:rPr>
      <w:rFonts w:ascii="Times New Roman" w:eastAsia="SimHei" w:hAnsi="Times New Roman"/>
      <w:b/>
      <w:bCs/>
      <w:sz w:val="20"/>
    </w:rPr>
  </w:style>
  <w:style w:type="character" w:customStyle="1" w:styleId="a0">
    <w:name w:val="图表 字符"/>
    <w:basedOn w:val="DefaultParagraphFont"/>
    <w:link w:val="a"/>
    <w:rsid w:val="00191E02"/>
    <w:rPr>
      <w:rFonts w:ascii="Times New Roman" w:eastAsia="SimHei" w:hAnsi="Times New Roman"/>
      <w:sz w:val="20"/>
    </w:rPr>
  </w:style>
  <w:style w:type="character" w:customStyle="1" w:styleId="mjxassistivemathml">
    <w:name w:val="mjx_assistive_mathml"/>
    <w:basedOn w:val="DefaultParagraphFont"/>
    <w:rsid w:val="005E4349"/>
  </w:style>
  <w:style w:type="character" w:customStyle="1" w:styleId="katex-mathml">
    <w:name w:val="katex-mathml"/>
    <w:basedOn w:val="DefaultParagraphFont"/>
    <w:rsid w:val="00D410CE"/>
  </w:style>
  <w:style w:type="character" w:customStyle="1" w:styleId="mord">
    <w:name w:val="mord"/>
    <w:basedOn w:val="DefaultParagraphFont"/>
    <w:rsid w:val="00D410CE"/>
  </w:style>
  <w:style w:type="character" w:customStyle="1" w:styleId="vlist-s">
    <w:name w:val="vlist-s"/>
    <w:basedOn w:val="DefaultParagraphFont"/>
    <w:rsid w:val="00D410CE"/>
  </w:style>
  <w:style w:type="character" w:customStyle="1" w:styleId="mbin">
    <w:name w:val="mbin"/>
    <w:basedOn w:val="DefaultParagraphFont"/>
    <w:rsid w:val="007D1347"/>
  </w:style>
  <w:style w:type="character" w:customStyle="1" w:styleId="mrel">
    <w:name w:val="mrel"/>
    <w:basedOn w:val="DefaultParagraphFont"/>
    <w:rsid w:val="00601EF6"/>
  </w:style>
  <w:style w:type="character" w:styleId="EndnoteReference">
    <w:name w:val="endnote reference"/>
    <w:basedOn w:val="DefaultParagraphFont"/>
    <w:uiPriority w:val="99"/>
    <w:semiHidden/>
    <w:unhideWhenUsed/>
    <w:rsid w:val="00350B6F"/>
    <w:rPr>
      <w:vertAlign w:val="superscript"/>
    </w:rPr>
  </w:style>
  <w:style w:type="paragraph" w:styleId="NormalWeb">
    <w:name w:val="Normal (Web)"/>
    <w:basedOn w:val="Normal"/>
    <w:uiPriority w:val="99"/>
    <w:semiHidden/>
    <w:unhideWhenUsed/>
    <w:rsid w:val="00A9337F"/>
    <w:pPr>
      <w:widowControl/>
      <w:spacing w:before="100" w:beforeAutospacing="1" w:after="100" w:afterAutospacing="1"/>
      <w:jc w:val="left"/>
    </w:pPr>
    <w:rPr>
      <w:rFonts w:ascii="SimSun" w:eastAsia="SimSun" w:hAnsi="SimSun" w:cs="SimSun"/>
      <w:kern w:val="0"/>
      <w:sz w:val="24"/>
      <w:szCs w:val="24"/>
    </w:rPr>
  </w:style>
  <w:style w:type="paragraph" w:customStyle="1" w:styleId="a1">
    <w:name w:val="表注"/>
    <w:basedOn w:val="-8"/>
    <w:autoRedefine/>
    <w:qFormat/>
    <w:rsid w:val="00FC2442"/>
    <w:pPr>
      <w:ind w:firstLineChars="0" w:firstLine="0"/>
    </w:pPr>
    <w:rPr>
      <w:b/>
      <w:bCs/>
    </w:rPr>
  </w:style>
  <w:style w:type="character" w:customStyle="1" w:styleId="citationsource-journal">
    <w:name w:val="citation_source-journal"/>
    <w:basedOn w:val="DefaultParagraphFont"/>
    <w:rsid w:val="00542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2060">
      <w:bodyDiv w:val="1"/>
      <w:marLeft w:val="0"/>
      <w:marRight w:val="0"/>
      <w:marTop w:val="0"/>
      <w:marBottom w:val="0"/>
      <w:divBdr>
        <w:top w:val="none" w:sz="0" w:space="0" w:color="auto"/>
        <w:left w:val="none" w:sz="0" w:space="0" w:color="auto"/>
        <w:bottom w:val="none" w:sz="0" w:space="0" w:color="auto"/>
        <w:right w:val="none" w:sz="0" w:space="0" w:color="auto"/>
      </w:divBdr>
    </w:div>
    <w:div w:id="22363532">
      <w:bodyDiv w:val="1"/>
      <w:marLeft w:val="0"/>
      <w:marRight w:val="0"/>
      <w:marTop w:val="0"/>
      <w:marBottom w:val="0"/>
      <w:divBdr>
        <w:top w:val="none" w:sz="0" w:space="0" w:color="auto"/>
        <w:left w:val="none" w:sz="0" w:space="0" w:color="auto"/>
        <w:bottom w:val="none" w:sz="0" w:space="0" w:color="auto"/>
        <w:right w:val="none" w:sz="0" w:space="0" w:color="auto"/>
      </w:divBdr>
      <w:divsChild>
        <w:div w:id="966008944">
          <w:marLeft w:val="0"/>
          <w:marRight w:val="0"/>
          <w:marTop w:val="0"/>
          <w:marBottom w:val="0"/>
          <w:divBdr>
            <w:top w:val="single" w:sz="2" w:space="0" w:color="auto"/>
            <w:left w:val="single" w:sz="2" w:space="0" w:color="auto"/>
            <w:bottom w:val="single" w:sz="6" w:space="0" w:color="auto"/>
            <w:right w:val="single" w:sz="2" w:space="0" w:color="auto"/>
          </w:divBdr>
          <w:divsChild>
            <w:div w:id="23941737">
              <w:marLeft w:val="0"/>
              <w:marRight w:val="0"/>
              <w:marTop w:val="100"/>
              <w:marBottom w:val="100"/>
              <w:divBdr>
                <w:top w:val="single" w:sz="2" w:space="0" w:color="D9D9E3"/>
                <w:left w:val="single" w:sz="2" w:space="0" w:color="D9D9E3"/>
                <w:bottom w:val="single" w:sz="2" w:space="0" w:color="D9D9E3"/>
                <w:right w:val="single" w:sz="2" w:space="0" w:color="D9D9E3"/>
              </w:divBdr>
              <w:divsChild>
                <w:div w:id="874387204">
                  <w:marLeft w:val="0"/>
                  <w:marRight w:val="0"/>
                  <w:marTop w:val="0"/>
                  <w:marBottom w:val="0"/>
                  <w:divBdr>
                    <w:top w:val="single" w:sz="2" w:space="0" w:color="D9D9E3"/>
                    <w:left w:val="single" w:sz="2" w:space="0" w:color="D9D9E3"/>
                    <w:bottom w:val="single" w:sz="2" w:space="0" w:color="D9D9E3"/>
                    <w:right w:val="single" w:sz="2" w:space="0" w:color="D9D9E3"/>
                  </w:divBdr>
                  <w:divsChild>
                    <w:div w:id="1252852337">
                      <w:marLeft w:val="0"/>
                      <w:marRight w:val="0"/>
                      <w:marTop w:val="0"/>
                      <w:marBottom w:val="0"/>
                      <w:divBdr>
                        <w:top w:val="single" w:sz="2" w:space="0" w:color="D9D9E3"/>
                        <w:left w:val="single" w:sz="2" w:space="0" w:color="D9D9E3"/>
                        <w:bottom w:val="single" w:sz="2" w:space="0" w:color="D9D9E3"/>
                        <w:right w:val="single" w:sz="2" w:space="0" w:color="D9D9E3"/>
                      </w:divBdr>
                      <w:divsChild>
                        <w:div w:id="550310898">
                          <w:marLeft w:val="0"/>
                          <w:marRight w:val="0"/>
                          <w:marTop w:val="0"/>
                          <w:marBottom w:val="0"/>
                          <w:divBdr>
                            <w:top w:val="single" w:sz="2" w:space="0" w:color="D9D9E3"/>
                            <w:left w:val="single" w:sz="2" w:space="0" w:color="D9D9E3"/>
                            <w:bottom w:val="single" w:sz="2" w:space="0" w:color="D9D9E3"/>
                            <w:right w:val="single" w:sz="2" w:space="0" w:color="D9D9E3"/>
                          </w:divBdr>
                          <w:divsChild>
                            <w:div w:id="1370256943">
                              <w:marLeft w:val="0"/>
                              <w:marRight w:val="0"/>
                              <w:marTop w:val="0"/>
                              <w:marBottom w:val="0"/>
                              <w:divBdr>
                                <w:top w:val="single" w:sz="2" w:space="0" w:color="D9D9E3"/>
                                <w:left w:val="single" w:sz="2" w:space="0" w:color="D9D9E3"/>
                                <w:bottom w:val="single" w:sz="2" w:space="0" w:color="D9D9E3"/>
                                <w:right w:val="single" w:sz="2" w:space="0" w:color="D9D9E3"/>
                              </w:divBdr>
                              <w:divsChild>
                                <w:div w:id="17237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10556">
      <w:bodyDiv w:val="1"/>
      <w:marLeft w:val="0"/>
      <w:marRight w:val="0"/>
      <w:marTop w:val="0"/>
      <w:marBottom w:val="0"/>
      <w:divBdr>
        <w:top w:val="none" w:sz="0" w:space="0" w:color="auto"/>
        <w:left w:val="none" w:sz="0" w:space="0" w:color="auto"/>
        <w:bottom w:val="none" w:sz="0" w:space="0" w:color="auto"/>
        <w:right w:val="none" w:sz="0" w:space="0" w:color="auto"/>
      </w:divBdr>
    </w:div>
    <w:div w:id="225722842">
      <w:bodyDiv w:val="1"/>
      <w:marLeft w:val="0"/>
      <w:marRight w:val="0"/>
      <w:marTop w:val="0"/>
      <w:marBottom w:val="0"/>
      <w:divBdr>
        <w:top w:val="none" w:sz="0" w:space="0" w:color="auto"/>
        <w:left w:val="none" w:sz="0" w:space="0" w:color="auto"/>
        <w:bottom w:val="none" w:sz="0" w:space="0" w:color="auto"/>
        <w:right w:val="none" w:sz="0" w:space="0" w:color="auto"/>
      </w:divBdr>
    </w:div>
    <w:div w:id="287391802">
      <w:bodyDiv w:val="1"/>
      <w:marLeft w:val="0"/>
      <w:marRight w:val="0"/>
      <w:marTop w:val="0"/>
      <w:marBottom w:val="0"/>
      <w:divBdr>
        <w:top w:val="none" w:sz="0" w:space="0" w:color="auto"/>
        <w:left w:val="none" w:sz="0" w:space="0" w:color="auto"/>
        <w:bottom w:val="none" w:sz="0" w:space="0" w:color="auto"/>
        <w:right w:val="none" w:sz="0" w:space="0" w:color="auto"/>
      </w:divBdr>
    </w:div>
    <w:div w:id="367485921">
      <w:bodyDiv w:val="1"/>
      <w:marLeft w:val="0"/>
      <w:marRight w:val="0"/>
      <w:marTop w:val="0"/>
      <w:marBottom w:val="0"/>
      <w:divBdr>
        <w:top w:val="none" w:sz="0" w:space="0" w:color="auto"/>
        <w:left w:val="none" w:sz="0" w:space="0" w:color="auto"/>
        <w:bottom w:val="none" w:sz="0" w:space="0" w:color="auto"/>
        <w:right w:val="none" w:sz="0" w:space="0" w:color="auto"/>
      </w:divBdr>
    </w:div>
    <w:div w:id="454981230">
      <w:bodyDiv w:val="1"/>
      <w:marLeft w:val="0"/>
      <w:marRight w:val="0"/>
      <w:marTop w:val="0"/>
      <w:marBottom w:val="0"/>
      <w:divBdr>
        <w:top w:val="none" w:sz="0" w:space="0" w:color="auto"/>
        <w:left w:val="none" w:sz="0" w:space="0" w:color="auto"/>
        <w:bottom w:val="none" w:sz="0" w:space="0" w:color="auto"/>
        <w:right w:val="none" w:sz="0" w:space="0" w:color="auto"/>
      </w:divBdr>
    </w:div>
    <w:div w:id="456023621">
      <w:bodyDiv w:val="1"/>
      <w:marLeft w:val="0"/>
      <w:marRight w:val="0"/>
      <w:marTop w:val="0"/>
      <w:marBottom w:val="0"/>
      <w:divBdr>
        <w:top w:val="none" w:sz="0" w:space="0" w:color="auto"/>
        <w:left w:val="none" w:sz="0" w:space="0" w:color="auto"/>
        <w:bottom w:val="none" w:sz="0" w:space="0" w:color="auto"/>
        <w:right w:val="none" w:sz="0" w:space="0" w:color="auto"/>
      </w:divBdr>
    </w:div>
    <w:div w:id="463929719">
      <w:bodyDiv w:val="1"/>
      <w:marLeft w:val="0"/>
      <w:marRight w:val="0"/>
      <w:marTop w:val="0"/>
      <w:marBottom w:val="0"/>
      <w:divBdr>
        <w:top w:val="none" w:sz="0" w:space="0" w:color="auto"/>
        <w:left w:val="none" w:sz="0" w:space="0" w:color="auto"/>
        <w:bottom w:val="none" w:sz="0" w:space="0" w:color="auto"/>
        <w:right w:val="none" w:sz="0" w:space="0" w:color="auto"/>
      </w:divBdr>
    </w:div>
    <w:div w:id="533419933">
      <w:bodyDiv w:val="1"/>
      <w:marLeft w:val="0"/>
      <w:marRight w:val="0"/>
      <w:marTop w:val="0"/>
      <w:marBottom w:val="0"/>
      <w:divBdr>
        <w:top w:val="none" w:sz="0" w:space="0" w:color="auto"/>
        <w:left w:val="none" w:sz="0" w:space="0" w:color="auto"/>
        <w:bottom w:val="none" w:sz="0" w:space="0" w:color="auto"/>
        <w:right w:val="none" w:sz="0" w:space="0" w:color="auto"/>
      </w:divBdr>
      <w:divsChild>
        <w:div w:id="1432438042">
          <w:marLeft w:val="0"/>
          <w:marRight w:val="0"/>
          <w:marTop w:val="0"/>
          <w:marBottom w:val="0"/>
          <w:divBdr>
            <w:top w:val="none" w:sz="0" w:space="0" w:color="auto"/>
            <w:left w:val="none" w:sz="0" w:space="0" w:color="auto"/>
            <w:bottom w:val="none" w:sz="0" w:space="0" w:color="auto"/>
            <w:right w:val="none" w:sz="0" w:space="0" w:color="auto"/>
          </w:divBdr>
          <w:divsChild>
            <w:div w:id="421531675">
              <w:marLeft w:val="0"/>
              <w:marRight w:val="0"/>
              <w:marTop w:val="0"/>
              <w:marBottom w:val="0"/>
              <w:divBdr>
                <w:top w:val="none" w:sz="0" w:space="0" w:color="auto"/>
                <w:left w:val="none" w:sz="0" w:space="0" w:color="auto"/>
                <w:bottom w:val="none" w:sz="0" w:space="0" w:color="auto"/>
                <w:right w:val="none" w:sz="0" w:space="0" w:color="auto"/>
              </w:divBdr>
              <w:divsChild>
                <w:div w:id="175730213">
                  <w:marLeft w:val="0"/>
                  <w:marRight w:val="0"/>
                  <w:marTop w:val="0"/>
                  <w:marBottom w:val="0"/>
                  <w:divBdr>
                    <w:top w:val="none" w:sz="0" w:space="0" w:color="auto"/>
                    <w:left w:val="none" w:sz="0" w:space="0" w:color="auto"/>
                    <w:bottom w:val="none" w:sz="0" w:space="0" w:color="auto"/>
                    <w:right w:val="none" w:sz="0" w:space="0" w:color="auto"/>
                  </w:divBdr>
                  <w:divsChild>
                    <w:div w:id="1547176190">
                      <w:marLeft w:val="0"/>
                      <w:marRight w:val="0"/>
                      <w:marTop w:val="0"/>
                      <w:marBottom w:val="0"/>
                      <w:divBdr>
                        <w:top w:val="none" w:sz="0" w:space="0" w:color="auto"/>
                        <w:left w:val="none" w:sz="0" w:space="0" w:color="auto"/>
                        <w:bottom w:val="none" w:sz="0" w:space="0" w:color="auto"/>
                        <w:right w:val="none" w:sz="0" w:space="0" w:color="auto"/>
                      </w:divBdr>
                      <w:divsChild>
                        <w:div w:id="671644429">
                          <w:marLeft w:val="0"/>
                          <w:marRight w:val="0"/>
                          <w:marTop w:val="0"/>
                          <w:marBottom w:val="0"/>
                          <w:divBdr>
                            <w:top w:val="none" w:sz="0" w:space="0" w:color="auto"/>
                            <w:left w:val="none" w:sz="0" w:space="0" w:color="auto"/>
                            <w:bottom w:val="none" w:sz="0" w:space="0" w:color="auto"/>
                            <w:right w:val="none" w:sz="0" w:space="0" w:color="auto"/>
                          </w:divBdr>
                          <w:divsChild>
                            <w:div w:id="4401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540609">
      <w:bodyDiv w:val="1"/>
      <w:marLeft w:val="0"/>
      <w:marRight w:val="0"/>
      <w:marTop w:val="0"/>
      <w:marBottom w:val="0"/>
      <w:divBdr>
        <w:top w:val="none" w:sz="0" w:space="0" w:color="auto"/>
        <w:left w:val="none" w:sz="0" w:space="0" w:color="auto"/>
        <w:bottom w:val="none" w:sz="0" w:space="0" w:color="auto"/>
        <w:right w:val="none" w:sz="0" w:space="0" w:color="auto"/>
      </w:divBdr>
      <w:divsChild>
        <w:div w:id="872185008">
          <w:marLeft w:val="0"/>
          <w:marRight w:val="0"/>
          <w:marTop w:val="0"/>
          <w:marBottom w:val="0"/>
          <w:divBdr>
            <w:top w:val="none" w:sz="0" w:space="0" w:color="auto"/>
            <w:left w:val="none" w:sz="0" w:space="0" w:color="auto"/>
            <w:bottom w:val="none" w:sz="0" w:space="0" w:color="auto"/>
            <w:right w:val="none" w:sz="0" w:space="0" w:color="auto"/>
          </w:divBdr>
          <w:divsChild>
            <w:div w:id="708604530">
              <w:marLeft w:val="0"/>
              <w:marRight w:val="0"/>
              <w:marTop w:val="0"/>
              <w:marBottom w:val="0"/>
              <w:divBdr>
                <w:top w:val="none" w:sz="0" w:space="0" w:color="auto"/>
                <w:left w:val="none" w:sz="0" w:space="0" w:color="auto"/>
                <w:bottom w:val="none" w:sz="0" w:space="0" w:color="auto"/>
                <w:right w:val="none" w:sz="0" w:space="0" w:color="auto"/>
              </w:divBdr>
              <w:divsChild>
                <w:div w:id="710156735">
                  <w:marLeft w:val="0"/>
                  <w:marRight w:val="0"/>
                  <w:marTop w:val="0"/>
                  <w:marBottom w:val="0"/>
                  <w:divBdr>
                    <w:top w:val="none" w:sz="0" w:space="0" w:color="auto"/>
                    <w:left w:val="none" w:sz="0" w:space="0" w:color="auto"/>
                    <w:bottom w:val="none" w:sz="0" w:space="0" w:color="auto"/>
                    <w:right w:val="none" w:sz="0" w:space="0" w:color="auto"/>
                  </w:divBdr>
                  <w:divsChild>
                    <w:div w:id="1114715017">
                      <w:marLeft w:val="0"/>
                      <w:marRight w:val="0"/>
                      <w:marTop w:val="0"/>
                      <w:marBottom w:val="0"/>
                      <w:divBdr>
                        <w:top w:val="none" w:sz="0" w:space="0" w:color="auto"/>
                        <w:left w:val="none" w:sz="0" w:space="0" w:color="auto"/>
                        <w:bottom w:val="none" w:sz="0" w:space="0" w:color="auto"/>
                        <w:right w:val="none" w:sz="0" w:space="0" w:color="auto"/>
                      </w:divBdr>
                      <w:divsChild>
                        <w:div w:id="200823372">
                          <w:marLeft w:val="0"/>
                          <w:marRight w:val="0"/>
                          <w:marTop w:val="0"/>
                          <w:marBottom w:val="0"/>
                          <w:divBdr>
                            <w:top w:val="none" w:sz="0" w:space="0" w:color="auto"/>
                            <w:left w:val="none" w:sz="0" w:space="0" w:color="auto"/>
                            <w:bottom w:val="none" w:sz="0" w:space="0" w:color="auto"/>
                            <w:right w:val="none" w:sz="0" w:space="0" w:color="auto"/>
                          </w:divBdr>
                          <w:divsChild>
                            <w:div w:id="17739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01985">
      <w:bodyDiv w:val="1"/>
      <w:marLeft w:val="0"/>
      <w:marRight w:val="0"/>
      <w:marTop w:val="0"/>
      <w:marBottom w:val="0"/>
      <w:divBdr>
        <w:top w:val="none" w:sz="0" w:space="0" w:color="auto"/>
        <w:left w:val="none" w:sz="0" w:space="0" w:color="auto"/>
        <w:bottom w:val="none" w:sz="0" w:space="0" w:color="auto"/>
        <w:right w:val="none" w:sz="0" w:space="0" w:color="auto"/>
      </w:divBdr>
      <w:divsChild>
        <w:div w:id="1398891">
          <w:marLeft w:val="0"/>
          <w:marRight w:val="0"/>
          <w:marTop w:val="0"/>
          <w:marBottom w:val="0"/>
          <w:divBdr>
            <w:top w:val="single" w:sz="6" w:space="0" w:color="F5F6F7"/>
            <w:left w:val="single" w:sz="6" w:space="1" w:color="F5F6F7"/>
            <w:bottom w:val="single" w:sz="6" w:space="0" w:color="F5F6F7"/>
            <w:right w:val="single" w:sz="6" w:space="0" w:color="F5F6F7"/>
          </w:divBdr>
          <w:divsChild>
            <w:div w:id="1694307259">
              <w:marLeft w:val="0"/>
              <w:marRight w:val="0"/>
              <w:marTop w:val="0"/>
              <w:marBottom w:val="0"/>
              <w:divBdr>
                <w:top w:val="none" w:sz="0" w:space="0" w:color="auto"/>
                <w:left w:val="none" w:sz="0" w:space="0" w:color="auto"/>
                <w:bottom w:val="none" w:sz="0" w:space="0" w:color="auto"/>
                <w:right w:val="none" w:sz="0" w:space="0" w:color="auto"/>
              </w:divBdr>
            </w:div>
          </w:divsChild>
        </w:div>
        <w:div w:id="28071751">
          <w:marLeft w:val="0"/>
          <w:marRight w:val="0"/>
          <w:marTop w:val="0"/>
          <w:marBottom w:val="0"/>
          <w:divBdr>
            <w:top w:val="single" w:sz="6" w:space="0" w:color="A04CF7"/>
            <w:left w:val="single" w:sz="6" w:space="0" w:color="A04CF7"/>
            <w:bottom w:val="single" w:sz="6" w:space="0" w:color="A04CF7"/>
            <w:right w:val="single" w:sz="6" w:space="0" w:color="A04CF7"/>
          </w:divBdr>
          <w:divsChild>
            <w:div w:id="93205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923">
      <w:bodyDiv w:val="1"/>
      <w:marLeft w:val="0"/>
      <w:marRight w:val="0"/>
      <w:marTop w:val="0"/>
      <w:marBottom w:val="0"/>
      <w:divBdr>
        <w:top w:val="none" w:sz="0" w:space="0" w:color="auto"/>
        <w:left w:val="none" w:sz="0" w:space="0" w:color="auto"/>
        <w:bottom w:val="none" w:sz="0" w:space="0" w:color="auto"/>
        <w:right w:val="none" w:sz="0" w:space="0" w:color="auto"/>
      </w:divBdr>
      <w:divsChild>
        <w:div w:id="373315294">
          <w:marLeft w:val="0"/>
          <w:marRight w:val="0"/>
          <w:marTop w:val="0"/>
          <w:marBottom w:val="0"/>
          <w:divBdr>
            <w:top w:val="none" w:sz="0" w:space="0" w:color="auto"/>
            <w:left w:val="none" w:sz="0" w:space="0" w:color="auto"/>
            <w:bottom w:val="none" w:sz="0" w:space="0" w:color="auto"/>
            <w:right w:val="none" w:sz="0" w:space="0" w:color="auto"/>
          </w:divBdr>
        </w:div>
        <w:div w:id="1946115903">
          <w:marLeft w:val="0"/>
          <w:marRight w:val="0"/>
          <w:marTop w:val="0"/>
          <w:marBottom w:val="0"/>
          <w:divBdr>
            <w:top w:val="none" w:sz="0" w:space="0" w:color="auto"/>
            <w:left w:val="none" w:sz="0" w:space="0" w:color="auto"/>
            <w:bottom w:val="none" w:sz="0" w:space="0" w:color="auto"/>
            <w:right w:val="none" w:sz="0" w:space="0" w:color="auto"/>
          </w:divBdr>
        </w:div>
      </w:divsChild>
    </w:div>
    <w:div w:id="547226532">
      <w:bodyDiv w:val="1"/>
      <w:marLeft w:val="0"/>
      <w:marRight w:val="0"/>
      <w:marTop w:val="0"/>
      <w:marBottom w:val="0"/>
      <w:divBdr>
        <w:top w:val="none" w:sz="0" w:space="0" w:color="auto"/>
        <w:left w:val="none" w:sz="0" w:space="0" w:color="auto"/>
        <w:bottom w:val="none" w:sz="0" w:space="0" w:color="auto"/>
        <w:right w:val="none" w:sz="0" w:space="0" w:color="auto"/>
      </w:divBdr>
    </w:div>
    <w:div w:id="582953806">
      <w:bodyDiv w:val="1"/>
      <w:marLeft w:val="0"/>
      <w:marRight w:val="0"/>
      <w:marTop w:val="0"/>
      <w:marBottom w:val="0"/>
      <w:divBdr>
        <w:top w:val="none" w:sz="0" w:space="0" w:color="auto"/>
        <w:left w:val="none" w:sz="0" w:space="0" w:color="auto"/>
        <w:bottom w:val="none" w:sz="0" w:space="0" w:color="auto"/>
        <w:right w:val="none" w:sz="0" w:space="0" w:color="auto"/>
      </w:divBdr>
      <w:divsChild>
        <w:div w:id="1583829996">
          <w:marLeft w:val="0"/>
          <w:marRight w:val="0"/>
          <w:marTop w:val="0"/>
          <w:marBottom w:val="0"/>
          <w:divBdr>
            <w:top w:val="none" w:sz="0" w:space="0" w:color="auto"/>
            <w:left w:val="none" w:sz="0" w:space="0" w:color="auto"/>
            <w:bottom w:val="none" w:sz="0" w:space="0" w:color="auto"/>
            <w:right w:val="none" w:sz="0" w:space="0" w:color="auto"/>
          </w:divBdr>
        </w:div>
      </w:divsChild>
    </w:div>
    <w:div w:id="584413145">
      <w:bodyDiv w:val="1"/>
      <w:marLeft w:val="0"/>
      <w:marRight w:val="0"/>
      <w:marTop w:val="0"/>
      <w:marBottom w:val="0"/>
      <w:divBdr>
        <w:top w:val="none" w:sz="0" w:space="0" w:color="auto"/>
        <w:left w:val="none" w:sz="0" w:space="0" w:color="auto"/>
        <w:bottom w:val="none" w:sz="0" w:space="0" w:color="auto"/>
        <w:right w:val="none" w:sz="0" w:space="0" w:color="auto"/>
      </w:divBdr>
    </w:div>
    <w:div w:id="601494263">
      <w:bodyDiv w:val="1"/>
      <w:marLeft w:val="0"/>
      <w:marRight w:val="0"/>
      <w:marTop w:val="0"/>
      <w:marBottom w:val="0"/>
      <w:divBdr>
        <w:top w:val="none" w:sz="0" w:space="0" w:color="auto"/>
        <w:left w:val="none" w:sz="0" w:space="0" w:color="auto"/>
        <w:bottom w:val="none" w:sz="0" w:space="0" w:color="auto"/>
        <w:right w:val="none" w:sz="0" w:space="0" w:color="auto"/>
      </w:divBdr>
      <w:divsChild>
        <w:div w:id="293800172">
          <w:marLeft w:val="0"/>
          <w:marRight w:val="0"/>
          <w:marTop w:val="0"/>
          <w:marBottom w:val="0"/>
          <w:divBdr>
            <w:top w:val="single" w:sz="6" w:space="0" w:color="A04CF7"/>
            <w:left w:val="single" w:sz="6" w:space="0" w:color="A04CF7"/>
            <w:bottom w:val="single" w:sz="6" w:space="0" w:color="A04CF7"/>
            <w:right w:val="single" w:sz="6" w:space="0" w:color="A04CF7"/>
          </w:divBdr>
          <w:divsChild>
            <w:div w:id="188640654">
              <w:marLeft w:val="0"/>
              <w:marRight w:val="0"/>
              <w:marTop w:val="0"/>
              <w:marBottom w:val="0"/>
              <w:divBdr>
                <w:top w:val="none" w:sz="0" w:space="0" w:color="auto"/>
                <w:left w:val="none" w:sz="0" w:space="0" w:color="auto"/>
                <w:bottom w:val="none" w:sz="0" w:space="0" w:color="auto"/>
                <w:right w:val="none" w:sz="0" w:space="0" w:color="auto"/>
              </w:divBdr>
            </w:div>
          </w:divsChild>
        </w:div>
        <w:div w:id="1909802253">
          <w:marLeft w:val="0"/>
          <w:marRight w:val="0"/>
          <w:marTop w:val="0"/>
          <w:marBottom w:val="0"/>
          <w:divBdr>
            <w:top w:val="single" w:sz="6" w:space="0" w:color="F5F6F7"/>
            <w:left w:val="single" w:sz="6" w:space="1" w:color="F5F6F7"/>
            <w:bottom w:val="single" w:sz="6" w:space="0" w:color="F5F6F7"/>
            <w:right w:val="single" w:sz="6" w:space="0" w:color="F5F6F7"/>
          </w:divBdr>
          <w:divsChild>
            <w:div w:id="13063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4024">
      <w:bodyDiv w:val="1"/>
      <w:marLeft w:val="0"/>
      <w:marRight w:val="0"/>
      <w:marTop w:val="0"/>
      <w:marBottom w:val="0"/>
      <w:divBdr>
        <w:top w:val="none" w:sz="0" w:space="0" w:color="auto"/>
        <w:left w:val="none" w:sz="0" w:space="0" w:color="auto"/>
        <w:bottom w:val="none" w:sz="0" w:space="0" w:color="auto"/>
        <w:right w:val="none" w:sz="0" w:space="0" w:color="auto"/>
      </w:divBdr>
    </w:div>
    <w:div w:id="648092911">
      <w:bodyDiv w:val="1"/>
      <w:marLeft w:val="0"/>
      <w:marRight w:val="0"/>
      <w:marTop w:val="0"/>
      <w:marBottom w:val="0"/>
      <w:divBdr>
        <w:top w:val="none" w:sz="0" w:space="0" w:color="auto"/>
        <w:left w:val="none" w:sz="0" w:space="0" w:color="auto"/>
        <w:bottom w:val="none" w:sz="0" w:space="0" w:color="auto"/>
        <w:right w:val="none" w:sz="0" w:space="0" w:color="auto"/>
      </w:divBdr>
      <w:divsChild>
        <w:div w:id="1544059610">
          <w:marLeft w:val="0"/>
          <w:marRight w:val="0"/>
          <w:marTop w:val="0"/>
          <w:marBottom w:val="0"/>
          <w:divBdr>
            <w:top w:val="none" w:sz="0" w:space="0" w:color="auto"/>
            <w:left w:val="none" w:sz="0" w:space="0" w:color="auto"/>
            <w:bottom w:val="none" w:sz="0" w:space="0" w:color="auto"/>
            <w:right w:val="none" w:sz="0" w:space="0" w:color="auto"/>
          </w:divBdr>
          <w:divsChild>
            <w:div w:id="890532034">
              <w:marLeft w:val="0"/>
              <w:marRight w:val="0"/>
              <w:marTop w:val="0"/>
              <w:marBottom w:val="0"/>
              <w:divBdr>
                <w:top w:val="none" w:sz="0" w:space="0" w:color="auto"/>
                <w:left w:val="none" w:sz="0" w:space="0" w:color="auto"/>
                <w:bottom w:val="none" w:sz="0" w:space="0" w:color="auto"/>
                <w:right w:val="none" w:sz="0" w:space="0" w:color="auto"/>
              </w:divBdr>
              <w:divsChild>
                <w:div w:id="1251739406">
                  <w:marLeft w:val="0"/>
                  <w:marRight w:val="0"/>
                  <w:marTop w:val="0"/>
                  <w:marBottom w:val="0"/>
                  <w:divBdr>
                    <w:top w:val="none" w:sz="0" w:space="0" w:color="auto"/>
                    <w:left w:val="none" w:sz="0" w:space="0" w:color="auto"/>
                    <w:bottom w:val="none" w:sz="0" w:space="0" w:color="auto"/>
                    <w:right w:val="none" w:sz="0" w:space="0" w:color="auto"/>
                  </w:divBdr>
                  <w:divsChild>
                    <w:div w:id="1975023039">
                      <w:marLeft w:val="0"/>
                      <w:marRight w:val="0"/>
                      <w:marTop w:val="0"/>
                      <w:marBottom w:val="0"/>
                      <w:divBdr>
                        <w:top w:val="none" w:sz="0" w:space="0" w:color="auto"/>
                        <w:left w:val="none" w:sz="0" w:space="0" w:color="auto"/>
                        <w:bottom w:val="none" w:sz="0" w:space="0" w:color="auto"/>
                        <w:right w:val="none" w:sz="0" w:space="0" w:color="auto"/>
                      </w:divBdr>
                      <w:divsChild>
                        <w:div w:id="1389375905">
                          <w:marLeft w:val="0"/>
                          <w:marRight w:val="0"/>
                          <w:marTop w:val="0"/>
                          <w:marBottom w:val="0"/>
                          <w:divBdr>
                            <w:top w:val="none" w:sz="0" w:space="0" w:color="auto"/>
                            <w:left w:val="none" w:sz="0" w:space="0" w:color="auto"/>
                            <w:bottom w:val="none" w:sz="0" w:space="0" w:color="auto"/>
                            <w:right w:val="none" w:sz="0" w:space="0" w:color="auto"/>
                          </w:divBdr>
                          <w:divsChild>
                            <w:div w:id="5989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5256803">
      <w:bodyDiv w:val="1"/>
      <w:marLeft w:val="0"/>
      <w:marRight w:val="0"/>
      <w:marTop w:val="0"/>
      <w:marBottom w:val="0"/>
      <w:divBdr>
        <w:top w:val="none" w:sz="0" w:space="0" w:color="auto"/>
        <w:left w:val="none" w:sz="0" w:space="0" w:color="auto"/>
        <w:bottom w:val="none" w:sz="0" w:space="0" w:color="auto"/>
        <w:right w:val="none" w:sz="0" w:space="0" w:color="auto"/>
      </w:divBdr>
    </w:div>
    <w:div w:id="665940677">
      <w:bodyDiv w:val="1"/>
      <w:marLeft w:val="0"/>
      <w:marRight w:val="0"/>
      <w:marTop w:val="0"/>
      <w:marBottom w:val="0"/>
      <w:divBdr>
        <w:top w:val="none" w:sz="0" w:space="0" w:color="auto"/>
        <w:left w:val="none" w:sz="0" w:space="0" w:color="auto"/>
        <w:bottom w:val="none" w:sz="0" w:space="0" w:color="auto"/>
        <w:right w:val="none" w:sz="0" w:space="0" w:color="auto"/>
      </w:divBdr>
    </w:div>
    <w:div w:id="678432017">
      <w:bodyDiv w:val="1"/>
      <w:marLeft w:val="0"/>
      <w:marRight w:val="0"/>
      <w:marTop w:val="0"/>
      <w:marBottom w:val="0"/>
      <w:divBdr>
        <w:top w:val="none" w:sz="0" w:space="0" w:color="auto"/>
        <w:left w:val="none" w:sz="0" w:space="0" w:color="auto"/>
        <w:bottom w:val="none" w:sz="0" w:space="0" w:color="auto"/>
        <w:right w:val="none" w:sz="0" w:space="0" w:color="auto"/>
      </w:divBdr>
    </w:div>
    <w:div w:id="703752326">
      <w:bodyDiv w:val="1"/>
      <w:marLeft w:val="0"/>
      <w:marRight w:val="0"/>
      <w:marTop w:val="0"/>
      <w:marBottom w:val="0"/>
      <w:divBdr>
        <w:top w:val="none" w:sz="0" w:space="0" w:color="auto"/>
        <w:left w:val="none" w:sz="0" w:space="0" w:color="auto"/>
        <w:bottom w:val="none" w:sz="0" w:space="0" w:color="auto"/>
        <w:right w:val="none" w:sz="0" w:space="0" w:color="auto"/>
      </w:divBdr>
    </w:div>
    <w:div w:id="726926026">
      <w:bodyDiv w:val="1"/>
      <w:marLeft w:val="0"/>
      <w:marRight w:val="0"/>
      <w:marTop w:val="0"/>
      <w:marBottom w:val="0"/>
      <w:divBdr>
        <w:top w:val="none" w:sz="0" w:space="0" w:color="auto"/>
        <w:left w:val="none" w:sz="0" w:space="0" w:color="auto"/>
        <w:bottom w:val="none" w:sz="0" w:space="0" w:color="auto"/>
        <w:right w:val="none" w:sz="0" w:space="0" w:color="auto"/>
      </w:divBdr>
      <w:divsChild>
        <w:div w:id="410011500">
          <w:marLeft w:val="0"/>
          <w:marRight w:val="0"/>
          <w:marTop w:val="0"/>
          <w:marBottom w:val="0"/>
          <w:divBdr>
            <w:top w:val="none" w:sz="0" w:space="0" w:color="auto"/>
            <w:left w:val="none" w:sz="0" w:space="0" w:color="auto"/>
            <w:bottom w:val="none" w:sz="0" w:space="0" w:color="auto"/>
            <w:right w:val="none" w:sz="0" w:space="0" w:color="auto"/>
          </w:divBdr>
        </w:div>
      </w:divsChild>
    </w:div>
    <w:div w:id="808404658">
      <w:bodyDiv w:val="1"/>
      <w:marLeft w:val="0"/>
      <w:marRight w:val="0"/>
      <w:marTop w:val="0"/>
      <w:marBottom w:val="0"/>
      <w:divBdr>
        <w:top w:val="none" w:sz="0" w:space="0" w:color="auto"/>
        <w:left w:val="none" w:sz="0" w:space="0" w:color="auto"/>
        <w:bottom w:val="none" w:sz="0" w:space="0" w:color="auto"/>
        <w:right w:val="none" w:sz="0" w:space="0" w:color="auto"/>
      </w:divBdr>
      <w:divsChild>
        <w:div w:id="967930826">
          <w:marLeft w:val="0"/>
          <w:marRight w:val="0"/>
          <w:marTop w:val="0"/>
          <w:marBottom w:val="0"/>
          <w:divBdr>
            <w:top w:val="single" w:sz="2" w:space="0" w:color="F7F7F7"/>
            <w:left w:val="single" w:sz="2" w:space="0" w:color="F7F7F7"/>
            <w:bottom w:val="single" w:sz="2" w:space="0" w:color="F7F7F7"/>
            <w:right w:val="single" w:sz="2" w:space="0" w:color="F7F7F7"/>
          </w:divBdr>
          <w:divsChild>
            <w:div w:id="913395569">
              <w:marLeft w:val="0"/>
              <w:marRight w:val="0"/>
              <w:marTop w:val="0"/>
              <w:marBottom w:val="0"/>
              <w:divBdr>
                <w:top w:val="single" w:sz="2" w:space="0" w:color="F7F7F7"/>
                <w:left w:val="single" w:sz="2" w:space="0" w:color="F7F7F7"/>
                <w:bottom w:val="single" w:sz="2" w:space="0" w:color="F7F7F7"/>
                <w:right w:val="single" w:sz="2" w:space="0" w:color="F7F7F7"/>
              </w:divBdr>
            </w:div>
          </w:divsChild>
        </w:div>
      </w:divsChild>
    </w:div>
    <w:div w:id="852766908">
      <w:bodyDiv w:val="1"/>
      <w:marLeft w:val="0"/>
      <w:marRight w:val="0"/>
      <w:marTop w:val="0"/>
      <w:marBottom w:val="0"/>
      <w:divBdr>
        <w:top w:val="none" w:sz="0" w:space="0" w:color="auto"/>
        <w:left w:val="none" w:sz="0" w:space="0" w:color="auto"/>
        <w:bottom w:val="none" w:sz="0" w:space="0" w:color="auto"/>
        <w:right w:val="none" w:sz="0" w:space="0" w:color="auto"/>
      </w:divBdr>
    </w:div>
    <w:div w:id="861238840">
      <w:bodyDiv w:val="1"/>
      <w:marLeft w:val="0"/>
      <w:marRight w:val="0"/>
      <w:marTop w:val="0"/>
      <w:marBottom w:val="0"/>
      <w:divBdr>
        <w:top w:val="none" w:sz="0" w:space="0" w:color="auto"/>
        <w:left w:val="none" w:sz="0" w:space="0" w:color="auto"/>
        <w:bottom w:val="none" w:sz="0" w:space="0" w:color="auto"/>
        <w:right w:val="none" w:sz="0" w:space="0" w:color="auto"/>
      </w:divBdr>
      <w:divsChild>
        <w:div w:id="797339227">
          <w:marLeft w:val="0"/>
          <w:marRight w:val="0"/>
          <w:marTop w:val="0"/>
          <w:marBottom w:val="0"/>
          <w:divBdr>
            <w:top w:val="none" w:sz="0" w:space="0" w:color="auto"/>
            <w:left w:val="none" w:sz="0" w:space="0" w:color="auto"/>
            <w:bottom w:val="none" w:sz="0" w:space="0" w:color="auto"/>
            <w:right w:val="none" w:sz="0" w:space="0" w:color="auto"/>
          </w:divBdr>
          <w:divsChild>
            <w:div w:id="738016471">
              <w:marLeft w:val="0"/>
              <w:marRight w:val="0"/>
              <w:marTop w:val="0"/>
              <w:marBottom w:val="0"/>
              <w:divBdr>
                <w:top w:val="none" w:sz="0" w:space="0" w:color="auto"/>
                <w:left w:val="none" w:sz="0" w:space="0" w:color="auto"/>
                <w:bottom w:val="none" w:sz="0" w:space="0" w:color="auto"/>
                <w:right w:val="none" w:sz="0" w:space="0" w:color="auto"/>
              </w:divBdr>
              <w:divsChild>
                <w:div w:id="1809274654">
                  <w:marLeft w:val="0"/>
                  <w:marRight w:val="0"/>
                  <w:marTop w:val="0"/>
                  <w:marBottom w:val="0"/>
                  <w:divBdr>
                    <w:top w:val="none" w:sz="0" w:space="0" w:color="auto"/>
                    <w:left w:val="none" w:sz="0" w:space="0" w:color="auto"/>
                    <w:bottom w:val="none" w:sz="0" w:space="0" w:color="auto"/>
                    <w:right w:val="none" w:sz="0" w:space="0" w:color="auto"/>
                  </w:divBdr>
                  <w:divsChild>
                    <w:div w:id="355497017">
                      <w:marLeft w:val="0"/>
                      <w:marRight w:val="0"/>
                      <w:marTop w:val="0"/>
                      <w:marBottom w:val="0"/>
                      <w:divBdr>
                        <w:top w:val="none" w:sz="0" w:space="0" w:color="auto"/>
                        <w:left w:val="none" w:sz="0" w:space="0" w:color="auto"/>
                        <w:bottom w:val="none" w:sz="0" w:space="0" w:color="auto"/>
                        <w:right w:val="none" w:sz="0" w:space="0" w:color="auto"/>
                      </w:divBdr>
                      <w:divsChild>
                        <w:div w:id="1691642925">
                          <w:marLeft w:val="0"/>
                          <w:marRight w:val="0"/>
                          <w:marTop w:val="0"/>
                          <w:marBottom w:val="0"/>
                          <w:divBdr>
                            <w:top w:val="none" w:sz="0" w:space="0" w:color="auto"/>
                            <w:left w:val="none" w:sz="0" w:space="0" w:color="auto"/>
                            <w:bottom w:val="none" w:sz="0" w:space="0" w:color="auto"/>
                            <w:right w:val="none" w:sz="0" w:space="0" w:color="auto"/>
                          </w:divBdr>
                          <w:divsChild>
                            <w:div w:id="6934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576971">
      <w:bodyDiv w:val="1"/>
      <w:marLeft w:val="0"/>
      <w:marRight w:val="0"/>
      <w:marTop w:val="0"/>
      <w:marBottom w:val="0"/>
      <w:divBdr>
        <w:top w:val="none" w:sz="0" w:space="0" w:color="auto"/>
        <w:left w:val="none" w:sz="0" w:space="0" w:color="auto"/>
        <w:bottom w:val="none" w:sz="0" w:space="0" w:color="auto"/>
        <w:right w:val="none" w:sz="0" w:space="0" w:color="auto"/>
      </w:divBdr>
      <w:divsChild>
        <w:div w:id="1308121469">
          <w:marLeft w:val="0"/>
          <w:marRight w:val="0"/>
          <w:marTop w:val="0"/>
          <w:marBottom w:val="0"/>
          <w:divBdr>
            <w:top w:val="none" w:sz="0" w:space="0" w:color="auto"/>
            <w:left w:val="none" w:sz="0" w:space="0" w:color="auto"/>
            <w:bottom w:val="none" w:sz="0" w:space="0" w:color="auto"/>
            <w:right w:val="none" w:sz="0" w:space="0" w:color="auto"/>
          </w:divBdr>
        </w:div>
        <w:div w:id="1649164331">
          <w:marLeft w:val="0"/>
          <w:marRight w:val="0"/>
          <w:marTop w:val="0"/>
          <w:marBottom w:val="0"/>
          <w:divBdr>
            <w:top w:val="none" w:sz="0" w:space="0" w:color="auto"/>
            <w:left w:val="none" w:sz="0" w:space="0" w:color="auto"/>
            <w:bottom w:val="none" w:sz="0" w:space="0" w:color="auto"/>
            <w:right w:val="none" w:sz="0" w:space="0" w:color="auto"/>
          </w:divBdr>
        </w:div>
      </w:divsChild>
    </w:div>
    <w:div w:id="919412620">
      <w:bodyDiv w:val="1"/>
      <w:marLeft w:val="0"/>
      <w:marRight w:val="0"/>
      <w:marTop w:val="0"/>
      <w:marBottom w:val="0"/>
      <w:divBdr>
        <w:top w:val="none" w:sz="0" w:space="0" w:color="auto"/>
        <w:left w:val="none" w:sz="0" w:space="0" w:color="auto"/>
        <w:bottom w:val="none" w:sz="0" w:space="0" w:color="auto"/>
        <w:right w:val="none" w:sz="0" w:space="0" w:color="auto"/>
      </w:divBdr>
    </w:div>
    <w:div w:id="934554988">
      <w:bodyDiv w:val="1"/>
      <w:marLeft w:val="0"/>
      <w:marRight w:val="0"/>
      <w:marTop w:val="0"/>
      <w:marBottom w:val="0"/>
      <w:divBdr>
        <w:top w:val="none" w:sz="0" w:space="0" w:color="auto"/>
        <w:left w:val="none" w:sz="0" w:space="0" w:color="auto"/>
        <w:bottom w:val="none" w:sz="0" w:space="0" w:color="auto"/>
        <w:right w:val="none" w:sz="0" w:space="0" w:color="auto"/>
      </w:divBdr>
      <w:divsChild>
        <w:div w:id="1435637032">
          <w:marLeft w:val="0"/>
          <w:marRight w:val="0"/>
          <w:marTop w:val="0"/>
          <w:marBottom w:val="0"/>
          <w:divBdr>
            <w:top w:val="none" w:sz="0" w:space="0" w:color="auto"/>
            <w:left w:val="none" w:sz="0" w:space="0" w:color="auto"/>
            <w:bottom w:val="none" w:sz="0" w:space="0" w:color="auto"/>
            <w:right w:val="none" w:sz="0" w:space="0" w:color="auto"/>
          </w:divBdr>
        </w:div>
      </w:divsChild>
    </w:div>
    <w:div w:id="941768109">
      <w:bodyDiv w:val="1"/>
      <w:marLeft w:val="0"/>
      <w:marRight w:val="0"/>
      <w:marTop w:val="0"/>
      <w:marBottom w:val="0"/>
      <w:divBdr>
        <w:top w:val="none" w:sz="0" w:space="0" w:color="auto"/>
        <w:left w:val="none" w:sz="0" w:space="0" w:color="auto"/>
        <w:bottom w:val="none" w:sz="0" w:space="0" w:color="auto"/>
        <w:right w:val="none" w:sz="0" w:space="0" w:color="auto"/>
      </w:divBdr>
      <w:divsChild>
        <w:div w:id="1374887363">
          <w:marLeft w:val="0"/>
          <w:marRight w:val="0"/>
          <w:marTop w:val="0"/>
          <w:marBottom w:val="0"/>
          <w:divBdr>
            <w:top w:val="none" w:sz="0" w:space="0" w:color="auto"/>
            <w:left w:val="none" w:sz="0" w:space="0" w:color="auto"/>
            <w:bottom w:val="none" w:sz="0" w:space="0" w:color="auto"/>
            <w:right w:val="none" w:sz="0" w:space="0" w:color="auto"/>
          </w:divBdr>
        </w:div>
      </w:divsChild>
    </w:div>
    <w:div w:id="985088447">
      <w:bodyDiv w:val="1"/>
      <w:marLeft w:val="0"/>
      <w:marRight w:val="0"/>
      <w:marTop w:val="0"/>
      <w:marBottom w:val="0"/>
      <w:divBdr>
        <w:top w:val="none" w:sz="0" w:space="0" w:color="auto"/>
        <w:left w:val="none" w:sz="0" w:space="0" w:color="auto"/>
        <w:bottom w:val="none" w:sz="0" w:space="0" w:color="auto"/>
        <w:right w:val="none" w:sz="0" w:space="0" w:color="auto"/>
      </w:divBdr>
    </w:div>
    <w:div w:id="1048912610">
      <w:bodyDiv w:val="1"/>
      <w:marLeft w:val="0"/>
      <w:marRight w:val="0"/>
      <w:marTop w:val="0"/>
      <w:marBottom w:val="0"/>
      <w:divBdr>
        <w:top w:val="none" w:sz="0" w:space="0" w:color="auto"/>
        <w:left w:val="none" w:sz="0" w:space="0" w:color="auto"/>
        <w:bottom w:val="none" w:sz="0" w:space="0" w:color="auto"/>
        <w:right w:val="none" w:sz="0" w:space="0" w:color="auto"/>
      </w:divBdr>
    </w:div>
    <w:div w:id="1065185071">
      <w:bodyDiv w:val="1"/>
      <w:marLeft w:val="0"/>
      <w:marRight w:val="0"/>
      <w:marTop w:val="0"/>
      <w:marBottom w:val="0"/>
      <w:divBdr>
        <w:top w:val="none" w:sz="0" w:space="0" w:color="auto"/>
        <w:left w:val="none" w:sz="0" w:space="0" w:color="auto"/>
        <w:bottom w:val="none" w:sz="0" w:space="0" w:color="auto"/>
        <w:right w:val="none" w:sz="0" w:space="0" w:color="auto"/>
      </w:divBdr>
    </w:div>
    <w:div w:id="1084955844">
      <w:bodyDiv w:val="1"/>
      <w:marLeft w:val="0"/>
      <w:marRight w:val="0"/>
      <w:marTop w:val="0"/>
      <w:marBottom w:val="0"/>
      <w:divBdr>
        <w:top w:val="none" w:sz="0" w:space="0" w:color="auto"/>
        <w:left w:val="none" w:sz="0" w:space="0" w:color="auto"/>
        <w:bottom w:val="none" w:sz="0" w:space="0" w:color="auto"/>
        <w:right w:val="none" w:sz="0" w:space="0" w:color="auto"/>
      </w:divBdr>
      <w:divsChild>
        <w:div w:id="111829938">
          <w:marLeft w:val="0"/>
          <w:marRight w:val="0"/>
          <w:marTop w:val="0"/>
          <w:marBottom w:val="0"/>
          <w:divBdr>
            <w:top w:val="none" w:sz="0" w:space="0" w:color="auto"/>
            <w:left w:val="none" w:sz="0" w:space="0" w:color="auto"/>
            <w:bottom w:val="none" w:sz="0" w:space="0" w:color="auto"/>
            <w:right w:val="none" w:sz="0" w:space="0" w:color="auto"/>
          </w:divBdr>
        </w:div>
        <w:div w:id="1249391685">
          <w:marLeft w:val="0"/>
          <w:marRight w:val="0"/>
          <w:marTop w:val="0"/>
          <w:marBottom w:val="0"/>
          <w:divBdr>
            <w:top w:val="none" w:sz="0" w:space="0" w:color="auto"/>
            <w:left w:val="none" w:sz="0" w:space="0" w:color="auto"/>
            <w:bottom w:val="none" w:sz="0" w:space="0" w:color="auto"/>
            <w:right w:val="none" w:sz="0" w:space="0" w:color="auto"/>
          </w:divBdr>
        </w:div>
      </w:divsChild>
    </w:div>
    <w:div w:id="1206599088">
      <w:bodyDiv w:val="1"/>
      <w:marLeft w:val="0"/>
      <w:marRight w:val="0"/>
      <w:marTop w:val="0"/>
      <w:marBottom w:val="0"/>
      <w:divBdr>
        <w:top w:val="none" w:sz="0" w:space="0" w:color="auto"/>
        <w:left w:val="none" w:sz="0" w:space="0" w:color="auto"/>
        <w:bottom w:val="none" w:sz="0" w:space="0" w:color="auto"/>
        <w:right w:val="none" w:sz="0" w:space="0" w:color="auto"/>
      </w:divBdr>
    </w:div>
    <w:div w:id="1216158613">
      <w:bodyDiv w:val="1"/>
      <w:marLeft w:val="0"/>
      <w:marRight w:val="0"/>
      <w:marTop w:val="0"/>
      <w:marBottom w:val="0"/>
      <w:divBdr>
        <w:top w:val="none" w:sz="0" w:space="0" w:color="auto"/>
        <w:left w:val="none" w:sz="0" w:space="0" w:color="auto"/>
        <w:bottom w:val="none" w:sz="0" w:space="0" w:color="auto"/>
        <w:right w:val="none" w:sz="0" w:space="0" w:color="auto"/>
      </w:divBdr>
    </w:div>
    <w:div w:id="1237933055">
      <w:bodyDiv w:val="1"/>
      <w:marLeft w:val="0"/>
      <w:marRight w:val="0"/>
      <w:marTop w:val="0"/>
      <w:marBottom w:val="0"/>
      <w:divBdr>
        <w:top w:val="none" w:sz="0" w:space="0" w:color="auto"/>
        <w:left w:val="none" w:sz="0" w:space="0" w:color="auto"/>
        <w:bottom w:val="none" w:sz="0" w:space="0" w:color="auto"/>
        <w:right w:val="none" w:sz="0" w:space="0" w:color="auto"/>
      </w:divBdr>
    </w:div>
    <w:div w:id="1250768342">
      <w:bodyDiv w:val="1"/>
      <w:marLeft w:val="0"/>
      <w:marRight w:val="0"/>
      <w:marTop w:val="0"/>
      <w:marBottom w:val="0"/>
      <w:divBdr>
        <w:top w:val="none" w:sz="0" w:space="0" w:color="auto"/>
        <w:left w:val="none" w:sz="0" w:space="0" w:color="auto"/>
        <w:bottom w:val="none" w:sz="0" w:space="0" w:color="auto"/>
        <w:right w:val="none" w:sz="0" w:space="0" w:color="auto"/>
      </w:divBdr>
    </w:div>
    <w:div w:id="1317953213">
      <w:bodyDiv w:val="1"/>
      <w:marLeft w:val="0"/>
      <w:marRight w:val="0"/>
      <w:marTop w:val="0"/>
      <w:marBottom w:val="0"/>
      <w:divBdr>
        <w:top w:val="none" w:sz="0" w:space="0" w:color="auto"/>
        <w:left w:val="none" w:sz="0" w:space="0" w:color="auto"/>
        <w:bottom w:val="none" w:sz="0" w:space="0" w:color="auto"/>
        <w:right w:val="none" w:sz="0" w:space="0" w:color="auto"/>
      </w:divBdr>
    </w:div>
    <w:div w:id="1332488793">
      <w:bodyDiv w:val="1"/>
      <w:marLeft w:val="0"/>
      <w:marRight w:val="0"/>
      <w:marTop w:val="0"/>
      <w:marBottom w:val="0"/>
      <w:divBdr>
        <w:top w:val="none" w:sz="0" w:space="0" w:color="auto"/>
        <w:left w:val="none" w:sz="0" w:space="0" w:color="auto"/>
        <w:bottom w:val="none" w:sz="0" w:space="0" w:color="auto"/>
        <w:right w:val="none" w:sz="0" w:space="0" w:color="auto"/>
      </w:divBdr>
      <w:divsChild>
        <w:div w:id="120155479">
          <w:marLeft w:val="0"/>
          <w:marRight w:val="0"/>
          <w:marTop w:val="0"/>
          <w:marBottom w:val="0"/>
          <w:divBdr>
            <w:top w:val="none" w:sz="0" w:space="0" w:color="auto"/>
            <w:left w:val="none" w:sz="0" w:space="0" w:color="auto"/>
            <w:bottom w:val="none" w:sz="0" w:space="0" w:color="auto"/>
            <w:right w:val="none" w:sz="0" w:space="0" w:color="auto"/>
          </w:divBdr>
          <w:divsChild>
            <w:div w:id="494759213">
              <w:marLeft w:val="0"/>
              <w:marRight w:val="0"/>
              <w:marTop w:val="0"/>
              <w:marBottom w:val="0"/>
              <w:divBdr>
                <w:top w:val="none" w:sz="0" w:space="0" w:color="auto"/>
                <w:left w:val="none" w:sz="0" w:space="0" w:color="auto"/>
                <w:bottom w:val="none" w:sz="0" w:space="0" w:color="auto"/>
                <w:right w:val="none" w:sz="0" w:space="0" w:color="auto"/>
              </w:divBdr>
              <w:divsChild>
                <w:div w:id="13313167">
                  <w:marLeft w:val="0"/>
                  <w:marRight w:val="0"/>
                  <w:marTop w:val="0"/>
                  <w:marBottom w:val="0"/>
                  <w:divBdr>
                    <w:top w:val="none" w:sz="0" w:space="0" w:color="auto"/>
                    <w:left w:val="none" w:sz="0" w:space="0" w:color="auto"/>
                    <w:bottom w:val="none" w:sz="0" w:space="0" w:color="auto"/>
                    <w:right w:val="none" w:sz="0" w:space="0" w:color="auto"/>
                  </w:divBdr>
                  <w:divsChild>
                    <w:div w:id="606887602">
                      <w:marLeft w:val="0"/>
                      <w:marRight w:val="0"/>
                      <w:marTop w:val="0"/>
                      <w:marBottom w:val="0"/>
                      <w:divBdr>
                        <w:top w:val="none" w:sz="0" w:space="0" w:color="auto"/>
                        <w:left w:val="none" w:sz="0" w:space="0" w:color="auto"/>
                        <w:bottom w:val="none" w:sz="0" w:space="0" w:color="auto"/>
                        <w:right w:val="none" w:sz="0" w:space="0" w:color="auto"/>
                      </w:divBdr>
                      <w:divsChild>
                        <w:div w:id="1474954872">
                          <w:marLeft w:val="0"/>
                          <w:marRight w:val="0"/>
                          <w:marTop w:val="0"/>
                          <w:marBottom w:val="0"/>
                          <w:divBdr>
                            <w:top w:val="none" w:sz="0" w:space="0" w:color="auto"/>
                            <w:left w:val="none" w:sz="0" w:space="0" w:color="auto"/>
                            <w:bottom w:val="none" w:sz="0" w:space="0" w:color="auto"/>
                            <w:right w:val="none" w:sz="0" w:space="0" w:color="auto"/>
                          </w:divBdr>
                          <w:divsChild>
                            <w:div w:id="7113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027656">
      <w:bodyDiv w:val="1"/>
      <w:marLeft w:val="0"/>
      <w:marRight w:val="0"/>
      <w:marTop w:val="0"/>
      <w:marBottom w:val="0"/>
      <w:divBdr>
        <w:top w:val="none" w:sz="0" w:space="0" w:color="auto"/>
        <w:left w:val="none" w:sz="0" w:space="0" w:color="auto"/>
        <w:bottom w:val="none" w:sz="0" w:space="0" w:color="auto"/>
        <w:right w:val="none" w:sz="0" w:space="0" w:color="auto"/>
      </w:divBdr>
    </w:div>
    <w:div w:id="1405571971">
      <w:bodyDiv w:val="1"/>
      <w:marLeft w:val="0"/>
      <w:marRight w:val="0"/>
      <w:marTop w:val="0"/>
      <w:marBottom w:val="0"/>
      <w:divBdr>
        <w:top w:val="none" w:sz="0" w:space="0" w:color="auto"/>
        <w:left w:val="none" w:sz="0" w:space="0" w:color="auto"/>
        <w:bottom w:val="none" w:sz="0" w:space="0" w:color="auto"/>
        <w:right w:val="none" w:sz="0" w:space="0" w:color="auto"/>
      </w:divBdr>
    </w:div>
    <w:div w:id="1451048830">
      <w:bodyDiv w:val="1"/>
      <w:marLeft w:val="0"/>
      <w:marRight w:val="0"/>
      <w:marTop w:val="0"/>
      <w:marBottom w:val="0"/>
      <w:divBdr>
        <w:top w:val="none" w:sz="0" w:space="0" w:color="auto"/>
        <w:left w:val="none" w:sz="0" w:space="0" w:color="auto"/>
        <w:bottom w:val="none" w:sz="0" w:space="0" w:color="auto"/>
        <w:right w:val="none" w:sz="0" w:space="0" w:color="auto"/>
      </w:divBdr>
    </w:div>
    <w:div w:id="1463188371">
      <w:bodyDiv w:val="1"/>
      <w:marLeft w:val="0"/>
      <w:marRight w:val="0"/>
      <w:marTop w:val="0"/>
      <w:marBottom w:val="0"/>
      <w:divBdr>
        <w:top w:val="none" w:sz="0" w:space="0" w:color="auto"/>
        <w:left w:val="none" w:sz="0" w:space="0" w:color="auto"/>
        <w:bottom w:val="none" w:sz="0" w:space="0" w:color="auto"/>
        <w:right w:val="none" w:sz="0" w:space="0" w:color="auto"/>
      </w:divBdr>
    </w:div>
    <w:div w:id="1465464038">
      <w:bodyDiv w:val="1"/>
      <w:marLeft w:val="0"/>
      <w:marRight w:val="0"/>
      <w:marTop w:val="0"/>
      <w:marBottom w:val="0"/>
      <w:divBdr>
        <w:top w:val="none" w:sz="0" w:space="0" w:color="auto"/>
        <w:left w:val="none" w:sz="0" w:space="0" w:color="auto"/>
        <w:bottom w:val="none" w:sz="0" w:space="0" w:color="auto"/>
        <w:right w:val="none" w:sz="0" w:space="0" w:color="auto"/>
      </w:divBdr>
      <w:divsChild>
        <w:div w:id="69665999">
          <w:marLeft w:val="0"/>
          <w:marRight w:val="0"/>
          <w:marTop w:val="0"/>
          <w:marBottom w:val="0"/>
          <w:divBdr>
            <w:top w:val="none" w:sz="0" w:space="0" w:color="auto"/>
            <w:left w:val="none" w:sz="0" w:space="0" w:color="auto"/>
            <w:bottom w:val="none" w:sz="0" w:space="0" w:color="auto"/>
            <w:right w:val="none" w:sz="0" w:space="0" w:color="auto"/>
          </w:divBdr>
        </w:div>
        <w:div w:id="348408260">
          <w:marLeft w:val="0"/>
          <w:marRight w:val="0"/>
          <w:marTop w:val="0"/>
          <w:marBottom w:val="0"/>
          <w:divBdr>
            <w:top w:val="none" w:sz="0" w:space="0" w:color="auto"/>
            <w:left w:val="none" w:sz="0" w:space="0" w:color="auto"/>
            <w:bottom w:val="none" w:sz="0" w:space="0" w:color="auto"/>
            <w:right w:val="none" w:sz="0" w:space="0" w:color="auto"/>
          </w:divBdr>
        </w:div>
        <w:div w:id="857544101">
          <w:marLeft w:val="0"/>
          <w:marRight w:val="0"/>
          <w:marTop w:val="0"/>
          <w:marBottom w:val="0"/>
          <w:divBdr>
            <w:top w:val="none" w:sz="0" w:space="0" w:color="auto"/>
            <w:left w:val="none" w:sz="0" w:space="0" w:color="auto"/>
            <w:bottom w:val="none" w:sz="0" w:space="0" w:color="auto"/>
            <w:right w:val="none" w:sz="0" w:space="0" w:color="auto"/>
          </w:divBdr>
        </w:div>
        <w:div w:id="1870800158">
          <w:marLeft w:val="0"/>
          <w:marRight w:val="0"/>
          <w:marTop w:val="0"/>
          <w:marBottom w:val="0"/>
          <w:divBdr>
            <w:top w:val="none" w:sz="0" w:space="0" w:color="auto"/>
            <w:left w:val="none" w:sz="0" w:space="0" w:color="auto"/>
            <w:bottom w:val="none" w:sz="0" w:space="0" w:color="auto"/>
            <w:right w:val="none" w:sz="0" w:space="0" w:color="auto"/>
          </w:divBdr>
        </w:div>
        <w:div w:id="2045514788">
          <w:marLeft w:val="0"/>
          <w:marRight w:val="0"/>
          <w:marTop w:val="0"/>
          <w:marBottom w:val="0"/>
          <w:divBdr>
            <w:top w:val="none" w:sz="0" w:space="0" w:color="auto"/>
            <w:left w:val="none" w:sz="0" w:space="0" w:color="auto"/>
            <w:bottom w:val="none" w:sz="0" w:space="0" w:color="auto"/>
            <w:right w:val="none" w:sz="0" w:space="0" w:color="auto"/>
          </w:divBdr>
        </w:div>
      </w:divsChild>
    </w:div>
    <w:div w:id="1472819186">
      <w:bodyDiv w:val="1"/>
      <w:marLeft w:val="0"/>
      <w:marRight w:val="0"/>
      <w:marTop w:val="0"/>
      <w:marBottom w:val="0"/>
      <w:divBdr>
        <w:top w:val="none" w:sz="0" w:space="0" w:color="auto"/>
        <w:left w:val="none" w:sz="0" w:space="0" w:color="auto"/>
        <w:bottom w:val="none" w:sz="0" w:space="0" w:color="auto"/>
        <w:right w:val="none" w:sz="0" w:space="0" w:color="auto"/>
      </w:divBdr>
    </w:div>
    <w:div w:id="1518695973">
      <w:bodyDiv w:val="1"/>
      <w:marLeft w:val="0"/>
      <w:marRight w:val="0"/>
      <w:marTop w:val="0"/>
      <w:marBottom w:val="0"/>
      <w:divBdr>
        <w:top w:val="none" w:sz="0" w:space="0" w:color="auto"/>
        <w:left w:val="none" w:sz="0" w:space="0" w:color="auto"/>
        <w:bottom w:val="none" w:sz="0" w:space="0" w:color="auto"/>
        <w:right w:val="none" w:sz="0" w:space="0" w:color="auto"/>
      </w:divBdr>
      <w:divsChild>
        <w:div w:id="777796674">
          <w:marLeft w:val="0"/>
          <w:marRight w:val="0"/>
          <w:marTop w:val="0"/>
          <w:marBottom w:val="0"/>
          <w:divBdr>
            <w:top w:val="single" w:sz="6" w:space="0" w:color="F5F6F7"/>
            <w:left w:val="single" w:sz="6" w:space="1" w:color="F5F6F7"/>
            <w:bottom w:val="single" w:sz="6" w:space="0" w:color="F5F6F7"/>
            <w:right w:val="single" w:sz="6" w:space="0" w:color="F5F6F7"/>
          </w:divBdr>
          <w:divsChild>
            <w:div w:id="1525291648">
              <w:marLeft w:val="0"/>
              <w:marRight w:val="0"/>
              <w:marTop w:val="0"/>
              <w:marBottom w:val="0"/>
              <w:divBdr>
                <w:top w:val="none" w:sz="0" w:space="0" w:color="auto"/>
                <w:left w:val="none" w:sz="0" w:space="0" w:color="auto"/>
                <w:bottom w:val="none" w:sz="0" w:space="0" w:color="auto"/>
                <w:right w:val="none" w:sz="0" w:space="0" w:color="auto"/>
              </w:divBdr>
            </w:div>
          </w:divsChild>
        </w:div>
        <w:div w:id="1807383116">
          <w:marLeft w:val="0"/>
          <w:marRight w:val="0"/>
          <w:marTop w:val="0"/>
          <w:marBottom w:val="0"/>
          <w:divBdr>
            <w:top w:val="single" w:sz="6" w:space="0" w:color="A04CF7"/>
            <w:left w:val="single" w:sz="6" w:space="0" w:color="A04CF7"/>
            <w:bottom w:val="single" w:sz="6" w:space="0" w:color="A04CF7"/>
            <w:right w:val="single" w:sz="6" w:space="0" w:color="A04CF7"/>
          </w:divBdr>
          <w:divsChild>
            <w:div w:id="21223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661">
      <w:bodyDiv w:val="1"/>
      <w:marLeft w:val="0"/>
      <w:marRight w:val="0"/>
      <w:marTop w:val="0"/>
      <w:marBottom w:val="0"/>
      <w:divBdr>
        <w:top w:val="none" w:sz="0" w:space="0" w:color="auto"/>
        <w:left w:val="none" w:sz="0" w:space="0" w:color="auto"/>
        <w:bottom w:val="none" w:sz="0" w:space="0" w:color="auto"/>
        <w:right w:val="none" w:sz="0" w:space="0" w:color="auto"/>
      </w:divBdr>
      <w:divsChild>
        <w:div w:id="72825731">
          <w:marLeft w:val="0"/>
          <w:marRight w:val="0"/>
          <w:marTop w:val="0"/>
          <w:marBottom w:val="0"/>
          <w:divBdr>
            <w:top w:val="none" w:sz="0" w:space="0" w:color="auto"/>
            <w:left w:val="none" w:sz="0" w:space="0" w:color="auto"/>
            <w:bottom w:val="none" w:sz="0" w:space="0" w:color="auto"/>
            <w:right w:val="none" w:sz="0" w:space="0" w:color="auto"/>
          </w:divBdr>
        </w:div>
        <w:div w:id="468934400">
          <w:marLeft w:val="0"/>
          <w:marRight w:val="0"/>
          <w:marTop w:val="0"/>
          <w:marBottom w:val="0"/>
          <w:divBdr>
            <w:top w:val="none" w:sz="0" w:space="0" w:color="auto"/>
            <w:left w:val="none" w:sz="0" w:space="0" w:color="auto"/>
            <w:bottom w:val="none" w:sz="0" w:space="0" w:color="auto"/>
            <w:right w:val="none" w:sz="0" w:space="0" w:color="auto"/>
          </w:divBdr>
        </w:div>
        <w:div w:id="847864024">
          <w:marLeft w:val="0"/>
          <w:marRight w:val="0"/>
          <w:marTop w:val="0"/>
          <w:marBottom w:val="0"/>
          <w:divBdr>
            <w:top w:val="none" w:sz="0" w:space="0" w:color="auto"/>
            <w:left w:val="none" w:sz="0" w:space="0" w:color="auto"/>
            <w:bottom w:val="none" w:sz="0" w:space="0" w:color="auto"/>
            <w:right w:val="none" w:sz="0" w:space="0" w:color="auto"/>
          </w:divBdr>
        </w:div>
      </w:divsChild>
    </w:div>
    <w:div w:id="1558202498">
      <w:bodyDiv w:val="1"/>
      <w:marLeft w:val="0"/>
      <w:marRight w:val="0"/>
      <w:marTop w:val="0"/>
      <w:marBottom w:val="0"/>
      <w:divBdr>
        <w:top w:val="none" w:sz="0" w:space="0" w:color="auto"/>
        <w:left w:val="none" w:sz="0" w:space="0" w:color="auto"/>
        <w:bottom w:val="none" w:sz="0" w:space="0" w:color="auto"/>
        <w:right w:val="none" w:sz="0" w:space="0" w:color="auto"/>
      </w:divBdr>
      <w:divsChild>
        <w:div w:id="1022903156">
          <w:marLeft w:val="0"/>
          <w:marRight w:val="0"/>
          <w:marTop w:val="0"/>
          <w:marBottom w:val="0"/>
          <w:divBdr>
            <w:top w:val="none" w:sz="0" w:space="0" w:color="auto"/>
            <w:left w:val="none" w:sz="0" w:space="0" w:color="auto"/>
            <w:bottom w:val="none" w:sz="0" w:space="0" w:color="auto"/>
            <w:right w:val="none" w:sz="0" w:space="0" w:color="auto"/>
          </w:divBdr>
        </w:div>
      </w:divsChild>
    </w:div>
    <w:div w:id="1632175167">
      <w:bodyDiv w:val="1"/>
      <w:marLeft w:val="0"/>
      <w:marRight w:val="0"/>
      <w:marTop w:val="0"/>
      <w:marBottom w:val="0"/>
      <w:divBdr>
        <w:top w:val="none" w:sz="0" w:space="0" w:color="auto"/>
        <w:left w:val="none" w:sz="0" w:space="0" w:color="auto"/>
        <w:bottom w:val="none" w:sz="0" w:space="0" w:color="auto"/>
        <w:right w:val="none" w:sz="0" w:space="0" w:color="auto"/>
      </w:divBdr>
      <w:divsChild>
        <w:div w:id="1154294896">
          <w:marLeft w:val="0"/>
          <w:marRight w:val="0"/>
          <w:marTop w:val="0"/>
          <w:marBottom w:val="0"/>
          <w:divBdr>
            <w:top w:val="single" w:sz="6" w:space="0" w:color="F5F6F7"/>
            <w:left w:val="single" w:sz="6" w:space="1" w:color="F5F6F7"/>
            <w:bottom w:val="single" w:sz="6" w:space="0" w:color="F5F6F7"/>
            <w:right w:val="single" w:sz="6" w:space="0" w:color="F5F6F7"/>
          </w:divBdr>
          <w:divsChild>
            <w:div w:id="1413351189">
              <w:marLeft w:val="0"/>
              <w:marRight w:val="0"/>
              <w:marTop w:val="0"/>
              <w:marBottom w:val="0"/>
              <w:divBdr>
                <w:top w:val="none" w:sz="0" w:space="0" w:color="auto"/>
                <w:left w:val="none" w:sz="0" w:space="0" w:color="auto"/>
                <w:bottom w:val="none" w:sz="0" w:space="0" w:color="auto"/>
                <w:right w:val="none" w:sz="0" w:space="0" w:color="auto"/>
              </w:divBdr>
            </w:div>
          </w:divsChild>
        </w:div>
        <w:div w:id="1492216448">
          <w:marLeft w:val="0"/>
          <w:marRight w:val="0"/>
          <w:marTop w:val="0"/>
          <w:marBottom w:val="0"/>
          <w:divBdr>
            <w:top w:val="single" w:sz="6" w:space="0" w:color="A04CF7"/>
            <w:left w:val="single" w:sz="6" w:space="0" w:color="A04CF7"/>
            <w:bottom w:val="single" w:sz="6" w:space="0" w:color="A04CF7"/>
            <w:right w:val="single" w:sz="6" w:space="0" w:color="A04CF7"/>
          </w:divBdr>
          <w:divsChild>
            <w:div w:id="5328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6266">
      <w:bodyDiv w:val="1"/>
      <w:marLeft w:val="0"/>
      <w:marRight w:val="0"/>
      <w:marTop w:val="0"/>
      <w:marBottom w:val="0"/>
      <w:divBdr>
        <w:top w:val="none" w:sz="0" w:space="0" w:color="auto"/>
        <w:left w:val="none" w:sz="0" w:space="0" w:color="auto"/>
        <w:bottom w:val="none" w:sz="0" w:space="0" w:color="auto"/>
        <w:right w:val="none" w:sz="0" w:space="0" w:color="auto"/>
      </w:divBdr>
      <w:divsChild>
        <w:div w:id="727336434">
          <w:marLeft w:val="0"/>
          <w:marRight w:val="0"/>
          <w:marTop w:val="0"/>
          <w:marBottom w:val="0"/>
          <w:divBdr>
            <w:top w:val="single" w:sz="6" w:space="0" w:color="F5F6F7"/>
            <w:left w:val="single" w:sz="6" w:space="1" w:color="F5F6F7"/>
            <w:bottom w:val="single" w:sz="6" w:space="0" w:color="F5F6F7"/>
            <w:right w:val="single" w:sz="6" w:space="0" w:color="F5F6F7"/>
          </w:divBdr>
          <w:divsChild>
            <w:div w:id="1215313281">
              <w:marLeft w:val="0"/>
              <w:marRight w:val="0"/>
              <w:marTop w:val="0"/>
              <w:marBottom w:val="0"/>
              <w:divBdr>
                <w:top w:val="none" w:sz="0" w:space="0" w:color="auto"/>
                <w:left w:val="none" w:sz="0" w:space="0" w:color="auto"/>
                <w:bottom w:val="none" w:sz="0" w:space="0" w:color="auto"/>
                <w:right w:val="none" w:sz="0" w:space="0" w:color="auto"/>
              </w:divBdr>
            </w:div>
          </w:divsChild>
        </w:div>
        <w:div w:id="1426345908">
          <w:marLeft w:val="0"/>
          <w:marRight w:val="0"/>
          <w:marTop w:val="0"/>
          <w:marBottom w:val="0"/>
          <w:divBdr>
            <w:top w:val="single" w:sz="6" w:space="0" w:color="A04CF7"/>
            <w:left w:val="single" w:sz="6" w:space="0" w:color="A04CF7"/>
            <w:bottom w:val="single" w:sz="6" w:space="0" w:color="A04CF7"/>
            <w:right w:val="single" w:sz="6" w:space="0" w:color="A04CF7"/>
          </w:divBdr>
          <w:divsChild>
            <w:div w:id="9298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39386">
      <w:bodyDiv w:val="1"/>
      <w:marLeft w:val="0"/>
      <w:marRight w:val="0"/>
      <w:marTop w:val="0"/>
      <w:marBottom w:val="0"/>
      <w:divBdr>
        <w:top w:val="none" w:sz="0" w:space="0" w:color="auto"/>
        <w:left w:val="none" w:sz="0" w:space="0" w:color="auto"/>
        <w:bottom w:val="none" w:sz="0" w:space="0" w:color="auto"/>
        <w:right w:val="none" w:sz="0" w:space="0" w:color="auto"/>
      </w:divBdr>
    </w:div>
    <w:div w:id="1790582004">
      <w:bodyDiv w:val="1"/>
      <w:marLeft w:val="0"/>
      <w:marRight w:val="0"/>
      <w:marTop w:val="0"/>
      <w:marBottom w:val="0"/>
      <w:divBdr>
        <w:top w:val="none" w:sz="0" w:space="0" w:color="auto"/>
        <w:left w:val="none" w:sz="0" w:space="0" w:color="auto"/>
        <w:bottom w:val="none" w:sz="0" w:space="0" w:color="auto"/>
        <w:right w:val="none" w:sz="0" w:space="0" w:color="auto"/>
      </w:divBdr>
    </w:div>
    <w:div w:id="1961956569">
      <w:bodyDiv w:val="1"/>
      <w:marLeft w:val="0"/>
      <w:marRight w:val="0"/>
      <w:marTop w:val="0"/>
      <w:marBottom w:val="0"/>
      <w:divBdr>
        <w:top w:val="none" w:sz="0" w:space="0" w:color="auto"/>
        <w:left w:val="none" w:sz="0" w:space="0" w:color="auto"/>
        <w:bottom w:val="none" w:sz="0" w:space="0" w:color="auto"/>
        <w:right w:val="none" w:sz="0" w:space="0" w:color="auto"/>
      </w:divBdr>
    </w:div>
    <w:div w:id="1964731487">
      <w:bodyDiv w:val="1"/>
      <w:marLeft w:val="0"/>
      <w:marRight w:val="0"/>
      <w:marTop w:val="0"/>
      <w:marBottom w:val="0"/>
      <w:divBdr>
        <w:top w:val="none" w:sz="0" w:space="0" w:color="auto"/>
        <w:left w:val="none" w:sz="0" w:space="0" w:color="auto"/>
        <w:bottom w:val="none" w:sz="0" w:space="0" w:color="auto"/>
        <w:right w:val="none" w:sz="0" w:space="0" w:color="auto"/>
      </w:divBdr>
      <w:divsChild>
        <w:div w:id="214975010">
          <w:marLeft w:val="0"/>
          <w:marRight w:val="0"/>
          <w:marTop w:val="0"/>
          <w:marBottom w:val="0"/>
          <w:divBdr>
            <w:top w:val="single" w:sz="2" w:space="0" w:color="F7F7F7"/>
            <w:left w:val="single" w:sz="2" w:space="0" w:color="F7F7F7"/>
            <w:bottom w:val="single" w:sz="2" w:space="0" w:color="F7F7F7"/>
            <w:right w:val="single" w:sz="2" w:space="0" w:color="F7F7F7"/>
          </w:divBdr>
          <w:divsChild>
            <w:div w:id="1724985411">
              <w:marLeft w:val="0"/>
              <w:marRight w:val="0"/>
              <w:marTop w:val="0"/>
              <w:marBottom w:val="0"/>
              <w:divBdr>
                <w:top w:val="single" w:sz="2" w:space="0" w:color="F7F7F7"/>
                <w:left w:val="single" w:sz="2" w:space="0" w:color="F7F7F7"/>
                <w:bottom w:val="single" w:sz="2" w:space="0" w:color="F7F7F7"/>
                <w:right w:val="single" w:sz="2" w:space="0" w:color="F7F7F7"/>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image" Target="media/image298.wmf"/><Relationship Id="rId769" Type="http://schemas.openxmlformats.org/officeDocument/2006/relationships/image" Target="media/image334.wmf"/><Relationship Id="rId21" Type="http://schemas.openxmlformats.org/officeDocument/2006/relationships/oleObject" Target="embeddings/oleObject5.bin"/><Relationship Id="rId324" Type="http://schemas.openxmlformats.org/officeDocument/2006/relationships/image" Target="media/image153.wmf"/><Relationship Id="rId531" Type="http://schemas.openxmlformats.org/officeDocument/2006/relationships/oleObject" Target="embeddings/oleObject280.bin"/><Relationship Id="rId629" Type="http://schemas.openxmlformats.org/officeDocument/2006/relationships/oleObject" Target="embeddings/oleObject341.bin"/><Relationship Id="rId170" Type="http://schemas.openxmlformats.org/officeDocument/2006/relationships/image" Target="media/image77.wmf"/><Relationship Id="rId836" Type="http://schemas.openxmlformats.org/officeDocument/2006/relationships/image" Target="media/image367.wmf"/><Relationship Id="rId268" Type="http://schemas.openxmlformats.org/officeDocument/2006/relationships/image" Target="media/image126.wmf"/><Relationship Id="rId475" Type="http://schemas.openxmlformats.org/officeDocument/2006/relationships/oleObject" Target="embeddings/oleObject246.bin"/><Relationship Id="rId682" Type="http://schemas.openxmlformats.org/officeDocument/2006/relationships/oleObject" Target="embeddings/oleObject368.bin"/><Relationship Id="rId32" Type="http://schemas.openxmlformats.org/officeDocument/2006/relationships/image" Target="media/image11.wmf"/><Relationship Id="rId128" Type="http://schemas.openxmlformats.org/officeDocument/2006/relationships/oleObject" Target="embeddings/oleObject61.bin"/><Relationship Id="rId335" Type="http://schemas.openxmlformats.org/officeDocument/2006/relationships/image" Target="media/image157.wmf"/><Relationship Id="rId542" Type="http://schemas.openxmlformats.org/officeDocument/2006/relationships/image" Target="media/image244.wmf"/><Relationship Id="rId181" Type="http://schemas.openxmlformats.org/officeDocument/2006/relationships/oleObject" Target="embeddings/oleObject88.bin"/><Relationship Id="rId402" Type="http://schemas.openxmlformats.org/officeDocument/2006/relationships/image" Target="media/image185.wmf"/><Relationship Id="rId847" Type="http://schemas.openxmlformats.org/officeDocument/2006/relationships/image" Target="media/image372.wmf"/><Relationship Id="rId279" Type="http://schemas.openxmlformats.org/officeDocument/2006/relationships/oleObject" Target="embeddings/oleObject137.bin"/><Relationship Id="rId486" Type="http://schemas.openxmlformats.org/officeDocument/2006/relationships/oleObject" Target="embeddings/oleObject252.bin"/><Relationship Id="rId693" Type="http://schemas.openxmlformats.org/officeDocument/2006/relationships/image" Target="media/image309.wmf"/><Relationship Id="rId707" Type="http://schemas.openxmlformats.org/officeDocument/2006/relationships/oleObject" Target="embeddings/oleObject382.bin"/><Relationship Id="rId43" Type="http://schemas.openxmlformats.org/officeDocument/2006/relationships/oleObject" Target="embeddings/oleObject16.bin"/><Relationship Id="rId139" Type="http://schemas.openxmlformats.org/officeDocument/2006/relationships/image" Target="media/image62.wmf"/><Relationship Id="rId346" Type="http://schemas.openxmlformats.org/officeDocument/2006/relationships/image" Target="media/image162.wmf"/><Relationship Id="rId553" Type="http://schemas.openxmlformats.org/officeDocument/2006/relationships/oleObject" Target="embeddings/oleObject295.bin"/><Relationship Id="rId760" Type="http://schemas.openxmlformats.org/officeDocument/2006/relationships/image" Target="media/image330.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12.bin"/><Relationship Id="rId858" Type="http://schemas.openxmlformats.org/officeDocument/2006/relationships/oleObject" Target="embeddings/oleObject471.bin"/><Relationship Id="rId497" Type="http://schemas.openxmlformats.org/officeDocument/2006/relationships/oleObject" Target="embeddings/oleObject258.bin"/><Relationship Id="rId620" Type="http://schemas.openxmlformats.org/officeDocument/2006/relationships/image" Target="media/image273.wmf"/><Relationship Id="rId718" Type="http://schemas.openxmlformats.org/officeDocument/2006/relationships/image" Target="media/image317.wmf"/><Relationship Id="rId357" Type="http://schemas.openxmlformats.org/officeDocument/2006/relationships/image" Target="media/image165.wmf"/><Relationship Id="rId54" Type="http://schemas.openxmlformats.org/officeDocument/2006/relationships/image" Target="media/image22.wmf"/><Relationship Id="rId217" Type="http://schemas.openxmlformats.org/officeDocument/2006/relationships/oleObject" Target="embeddings/oleObject106.bin"/><Relationship Id="rId564" Type="http://schemas.openxmlformats.org/officeDocument/2006/relationships/image" Target="media/image251.wmf"/><Relationship Id="rId771" Type="http://schemas.openxmlformats.org/officeDocument/2006/relationships/image" Target="media/image335.wmf"/><Relationship Id="rId869" Type="http://schemas.openxmlformats.org/officeDocument/2006/relationships/oleObject" Target="embeddings/oleObject477.bin"/><Relationship Id="rId424" Type="http://schemas.openxmlformats.org/officeDocument/2006/relationships/oleObject" Target="embeddings/oleObject219.bin"/><Relationship Id="rId631" Type="http://schemas.openxmlformats.org/officeDocument/2006/relationships/oleObject" Target="embeddings/oleObject342.bin"/><Relationship Id="rId729" Type="http://schemas.openxmlformats.org/officeDocument/2006/relationships/image" Target="media/image319.wmf"/><Relationship Id="rId270" Type="http://schemas.openxmlformats.org/officeDocument/2006/relationships/image" Target="media/image127.wmf"/><Relationship Id="rId65" Type="http://schemas.openxmlformats.org/officeDocument/2006/relationships/oleObject" Target="embeddings/oleObject27.bin"/><Relationship Id="rId130" Type="http://schemas.openxmlformats.org/officeDocument/2006/relationships/oleObject" Target="embeddings/oleObject62.bin"/><Relationship Id="rId368" Type="http://schemas.openxmlformats.org/officeDocument/2006/relationships/oleObject" Target="embeddings/oleObject188.bin"/><Relationship Id="rId575" Type="http://schemas.openxmlformats.org/officeDocument/2006/relationships/image" Target="media/image255.wmf"/><Relationship Id="rId782" Type="http://schemas.openxmlformats.org/officeDocument/2006/relationships/oleObject" Target="embeddings/oleObject431.bin"/><Relationship Id="rId228" Type="http://schemas.openxmlformats.org/officeDocument/2006/relationships/image" Target="media/image106.wmf"/><Relationship Id="rId435" Type="http://schemas.openxmlformats.org/officeDocument/2006/relationships/oleObject" Target="embeddings/oleObject225.bin"/><Relationship Id="rId642" Type="http://schemas.openxmlformats.org/officeDocument/2006/relationships/image" Target="media/image284.wmf"/><Relationship Id="rId281" Type="http://schemas.openxmlformats.org/officeDocument/2006/relationships/oleObject" Target="embeddings/oleObject138.bin"/><Relationship Id="rId502" Type="http://schemas.openxmlformats.org/officeDocument/2006/relationships/image" Target="media/image231.wmf"/><Relationship Id="rId76" Type="http://schemas.openxmlformats.org/officeDocument/2006/relationships/oleObject" Target="embeddings/oleObject33.bin"/><Relationship Id="rId141" Type="http://schemas.openxmlformats.org/officeDocument/2006/relationships/image" Target="media/image63.wmf"/><Relationship Id="rId379" Type="http://schemas.openxmlformats.org/officeDocument/2006/relationships/oleObject" Target="embeddings/oleObject194.bin"/><Relationship Id="rId586" Type="http://schemas.openxmlformats.org/officeDocument/2006/relationships/oleObject" Target="embeddings/oleObject319.bin"/><Relationship Id="rId793" Type="http://schemas.openxmlformats.org/officeDocument/2006/relationships/image" Target="media/image345.wmf"/><Relationship Id="rId807" Type="http://schemas.openxmlformats.org/officeDocument/2006/relationships/image" Target="media/image352.wmf"/><Relationship Id="rId7" Type="http://schemas.openxmlformats.org/officeDocument/2006/relationships/endnotes" Target="endnotes.xml"/><Relationship Id="rId239" Type="http://schemas.openxmlformats.org/officeDocument/2006/relationships/oleObject" Target="embeddings/oleObject117.bin"/><Relationship Id="rId446" Type="http://schemas.openxmlformats.org/officeDocument/2006/relationships/oleObject" Target="embeddings/oleObject231.bin"/><Relationship Id="rId653" Type="http://schemas.openxmlformats.org/officeDocument/2006/relationships/oleObject" Target="embeddings/oleObject353.bin"/><Relationship Id="rId292" Type="http://schemas.openxmlformats.org/officeDocument/2006/relationships/image" Target="media/image138.wmf"/><Relationship Id="rId306" Type="http://schemas.openxmlformats.org/officeDocument/2006/relationships/oleObject" Target="embeddings/oleObject151.bin"/><Relationship Id="rId860" Type="http://schemas.openxmlformats.org/officeDocument/2006/relationships/oleObject" Target="embeddings/oleObject472.bin"/><Relationship Id="rId87" Type="http://schemas.openxmlformats.org/officeDocument/2006/relationships/oleObject" Target="embeddings/oleObject40.bin"/><Relationship Id="rId513" Type="http://schemas.openxmlformats.org/officeDocument/2006/relationships/oleObject" Target="embeddings/oleObject268.bin"/><Relationship Id="rId597" Type="http://schemas.openxmlformats.org/officeDocument/2006/relationships/image" Target="media/image262.wmf"/><Relationship Id="rId720" Type="http://schemas.openxmlformats.org/officeDocument/2006/relationships/oleObject" Target="embeddings/oleObject392.bin"/><Relationship Id="rId818" Type="http://schemas.openxmlformats.org/officeDocument/2006/relationships/oleObject" Target="embeddings/oleObject450.bin"/><Relationship Id="rId152" Type="http://schemas.openxmlformats.org/officeDocument/2006/relationships/image" Target="media/image68.wmf"/><Relationship Id="rId457" Type="http://schemas.openxmlformats.org/officeDocument/2006/relationships/image" Target="media/image210.wmf"/><Relationship Id="rId664" Type="http://schemas.openxmlformats.org/officeDocument/2006/relationships/image" Target="media/image295.wmf"/><Relationship Id="rId871" Type="http://schemas.openxmlformats.org/officeDocument/2006/relationships/oleObject" Target="embeddings/oleObject478.bin"/><Relationship Id="rId14" Type="http://schemas.openxmlformats.org/officeDocument/2006/relationships/image" Target="media/image2.wmf"/><Relationship Id="rId317" Type="http://schemas.openxmlformats.org/officeDocument/2006/relationships/oleObject" Target="embeddings/oleObject157.bin"/><Relationship Id="rId524" Type="http://schemas.openxmlformats.org/officeDocument/2006/relationships/oleObject" Target="embeddings/oleObject276.bin"/><Relationship Id="rId731" Type="http://schemas.openxmlformats.org/officeDocument/2006/relationships/image" Target="media/image320.wmf"/><Relationship Id="rId98" Type="http://schemas.openxmlformats.org/officeDocument/2006/relationships/oleObject" Target="embeddings/oleObject46.bin"/><Relationship Id="rId163" Type="http://schemas.openxmlformats.org/officeDocument/2006/relationships/oleObject" Target="embeddings/oleObject79.bin"/><Relationship Id="rId370" Type="http://schemas.openxmlformats.org/officeDocument/2006/relationships/oleObject" Target="embeddings/oleObject189.bin"/><Relationship Id="rId829" Type="http://schemas.openxmlformats.org/officeDocument/2006/relationships/oleObject" Target="embeddings/oleObject455.bin"/><Relationship Id="rId230" Type="http://schemas.openxmlformats.org/officeDocument/2006/relationships/image" Target="media/image107.wmf"/><Relationship Id="rId468" Type="http://schemas.openxmlformats.org/officeDocument/2006/relationships/oleObject" Target="embeddings/oleObject242.bin"/><Relationship Id="rId675" Type="http://schemas.openxmlformats.org/officeDocument/2006/relationships/image" Target="media/image300.wmf"/><Relationship Id="rId882" Type="http://schemas.openxmlformats.org/officeDocument/2006/relationships/oleObject" Target="embeddings/oleObject484.bin"/><Relationship Id="rId25" Type="http://schemas.openxmlformats.org/officeDocument/2006/relationships/oleObject" Target="embeddings/oleObject7.bin"/><Relationship Id="rId328" Type="http://schemas.openxmlformats.org/officeDocument/2006/relationships/oleObject" Target="embeddings/oleObject163.bin"/><Relationship Id="rId535" Type="http://schemas.openxmlformats.org/officeDocument/2006/relationships/oleObject" Target="embeddings/oleObject283.bin"/><Relationship Id="rId742" Type="http://schemas.openxmlformats.org/officeDocument/2006/relationships/oleObject" Target="embeddings/oleObject409.bin"/><Relationship Id="rId174" Type="http://schemas.openxmlformats.org/officeDocument/2006/relationships/image" Target="media/image79.wmf"/><Relationship Id="rId381" Type="http://schemas.openxmlformats.org/officeDocument/2006/relationships/image" Target="media/image175.wmf"/><Relationship Id="rId602" Type="http://schemas.openxmlformats.org/officeDocument/2006/relationships/oleObject" Target="embeddings/oleObject327.bin"/><Relationship Id="rId241" Type="http://schemas.openxmlformats.org/officeDocument/2006/relationships/oleObject" Target="embeddings/oleObject118.bin"/><Relationship Id="rId479" Type="http://schemas.openxmlformats.org/officeDocument/2006/relationships/oleObject" Target="embeddings/oleObject248.bin"/><Relationship Id="rId686" Type="http://schemas.openxmlformats.org/officeDocument/2006/relationships/oleObject" Target="embeddings/oleObject370.bin"/><Relationship Id="rId893" Type="http://schemas.openxmlformats.org/officeDocument/2006/relationships/oleObject" Target="embeddings/oleObject492.bin"/><Relationship Id="rId36" Type="http://schemas.openxmlformats.org/officeDocument/2006/relationships/image" Target="media/image13.wmf"/><Relationship Id="rId339" Type="http://schemas.openxmlformats.org/officeDocument/2006/relationships/oleObject" Target="embeddings/oleObject170.bin"/><Relationship Id="rId546" Type="http://schemas.openxmlformats.org/officeDocument/2006/relationships/oleObject" Target="embeddings/oleObject290.bin"/><Relationship Id="rId753" Type="http://schemas.openxmlformats.org/officeDocument/2006/relationships/oleObject" Target="embeddings/oleObject416.bin"/><Relationship Id="rId101" Type="http://schemas.openxmlformats.org/officeDocument/2006/relationships/image" Target="media/image43.wmf"/><Relationship Id="rId185" Type="http://schemas.openxmlformats.org/officeDocument/2006/relationships/oleObject" Target="embeddings/oleObject90.bin"/><Relationship Id="rId406" Type="http://schemas.openxmlformats.org/officeDocument/2006/relationships/image" Target="media/image187.wmf"/><Relationship Id="rId392" Type="http://schemas.openxmlformats.org/officeDocument/2006/relationships/image" Target="media/image180.wmf"/><Relationship Id="rId613" Type="http://schemas.openxmlformats.org/officeDocument/2006/relationships/oleObject" Target="embeddings/oleObject333.bin"/><Relationship Id="rId697" Type="http://schemas.openxmlformats.org/officeDocument/2006/relationships/image" Target="media/image311.wmf"/><Relationship Id="rId820" Type="http://schemas.openxmlformats.org/officeDocument/2006/relationships/oleObject" Target="embeddings/oleObject451.bin"/><Relationship Id="rId252" Type="http://schemas.openxmlformats.org/officeDocument/2006/relationships/image" Target="media/image118.wmf"/><Relationship Id="rId47" Type="http://schemas.openxmlformats.org/officeDocument/2006/relationships/oleObject" Target="embeddings/oleObject18.bin"/><Relationship Id="rId112" Type="http://schemas.openxmlformats.org/officeDocument/2006/relationships/oleObject" Target="embeddings/oleObject53.bin"/><Relationship Id="rId557" Type="http://schemas.openxmlformats.org/officeDocument/2006/relationships/oleObject" Target="embeddings/oleObject298.bin"/><Relationship Id="rId764" Type="http://schemas.openxmlformats.org/officeDocument/2006/relationships/oleObject" Target="embeddings/oleObject422.bin"/><Relationship Id="rId196" Type="http://schemas.openxmlformats.org/officeDocument/2006/relationships/image" Target="media/image90.wmf"/><Relationship Id="rId417" Type="http://schemas.openxmlformats.org/officeDocument/2006/relationships/image" Target="media/image192.wmf"/><Relationship Id="rId624" Type="http://schemas.openxmlformats.org/officeDocument/2006/relationships/image" Target="media/image275.wmf"/><Relationship Id="rId831" Type="http://schemas.openxmlformats.org/officeDocument/2006/relationships/oleObject" Target="embeddings/oleObject456.bin"/><Relationship Id="rId263" Type="http://schemas.openxmlformats.org/officeDocument/2006/relationships/oleObject" Target="embeddings/oleObject129.bin"/><Relationship Id="rId470" Type="http://schemas.openxmlformats.org/officeDocument/2006/relationships/oleObject" Target="embeddings/oleObject243.bin"/><Relationship Id="rId58" Type="http://schemas.openxmlformats.org/officeDocument/2006/relationships/image" Target="media/image24.wmf"/><Relationship Id="rId123" Type="http://schemas.openxmlformats.org/officeDocument/2006/relationships/image" Target="media/image54.wmf"/><Relationship Id="rId330" Type="http://schemas.openxmlformats.org/officeDocument/2006/relationships/oleObject" Target="embeddings/oleObject165.bin"/><Relationship Id="rId568" Type="http://schemas.openxmlformats.org/officeDocument/2006/relationships/image" Target="media/image252.wmf"/><Relationship Id="rId775" Type="http://schemas.openxmlformats.org/officeDocument/2006/relationships/image" Target="media/image337.wmf"/><Relationship Id="rId428" Type="http://schemas.openxmlformats.org/officeDocument/2006/relationships/image" Target="media/image196.wmf"/><Relationship Id="rId635" Type="http://schemas.openxmlformats.org/officeDocument/2006/relationships/oleObject" Target="embeddings/oleObject344.bin"/><Relationship Id="rId842" Type="http://schemas.openxmlformats.org/officeDocument/2006/relationships/image" Target="media/image370.wmf"/><Relationship Id="rId274" Type="http://schemas.openxmlformats.org/officeDocument/2006/relationships/image" Target="media/image129.wmf"/><Relationship Id="rId481" Type="http://schemas.openxmlformats.org/officeDocument/2006/relationships/image" Target="media/image221.wmf"/><Relationship Id="rId702" Type="http://schemas.openxmlformats.org/officeDocument/2006/relationships/image" Target="media/image313.wmf"/><Relationship Id="rId69" Type="http://schemas.openxmlformats.org/officeDocument/2006/relationships/image" Target="media/image29.wmf"/><Relationship Id="rId134" Type="http://schemas.openxmlformats.org/officeDocument/2006/relationships/oleObject" Target="embeddings/oleObject64.bin"/><Relationship Id="rId579" Type="http://schemas.openxmlformats.org/officeDocument/2006/relationships/oleObject" Target="embeddings/oleObject313.bin"/><Relationship Id="rId786" Type="http://schemas.openxmlformats.org/officeDocument/2006/relationships/oleObject" Target="embeddings/oleObject433.bin"/><Relationship Id="rId341" Type="http://schemas.openxmlformats.org/officeDocument/2006/relationships/oleObject" Target="embeddings/oleObject171.bin"/><Relationship Id="rId439" Type="http://schemas.openxmlformats.org/officeDocument/2006/relationships/image" Target="media/image201.wmf"/><Relationship Id="rId646" Type="http://schemas.openxmlformats.org/officeDocument/2006/relationships/image" Target="media/image286.wmf"/><Relationship Id="rId201" Type="http://schemas.openxmlformats.org/officeDocument/2006/relationships/oleObject" Target="embeddings/oleObject98.bin"/><Relationship Id="rId285" Type="http://schemas.openxmlformats.org/officeDocument/2006/relationships/oleObject" Target="embeddings/oleObject140.bin"/><Relationship Id="rId506" Type="http://schemas.openxmlformats.org/officeDocument/2006/relationships/oleObject" Target="embeddings/oleObject263.bin"/><Relationship Id="rId853" Type="http://schemas.openxmlformats.org/officeDocument/2006/relationships/image" Target="media/image374.wmf"/><Relationship Id="rId492" Type="http://schemas.openxmlformats.org/officeDocument/2006/relationships/oleObject" Target="embeddings/oleObject255.bin"/><Relationship Id="rId713" Type="http://schemas.openxmlformats.org/officeDocument/2006/relationships/oleObject" Target="embeddings/oleObject386.bin"/><Relationship Id="rId797" Type="http://schemas.openxmlformats.org/officeDocument/2006/relationships/oleObject" Target="embeddings/oleObject440.bin"/><Relationship Id="rId145" Type="http://schemas.openxmlformats.org/officeDocument/2006/relationships/oleObject" Target="embeddings/oleObject70.bin"/><Relationship Id="rId352" Type="http://schemas.openxmlformats.org/officeDocument/2006/relationships/oleObject" Target="embeddings/oleObject178.bin"/><Relationship Id="rId212" Type="http://schemas.openxmlformats.org/officeDocument/2006/relationships/image" Target="media/image98.wmf"/><Relationship Id="rId657" Type="http://schemas.openxmlformats.org/officeDocument/2006/relationships/oleObject" Target="embeddings/oleObject355.bin"/><Relationship Id="rId864" Type="http://schemas.openxmlformats.org/officeDocument/2006/relationships/oleObject" Target="embeddings/oleObject474.bin"/><Relationship Id="rId296" Type="http://schemas.openxmlformats.org/officeDocument/2006/relationships/image" Target="media/image140.wmf"/><Relationship Id="rId517" Type="http://schemas.openxmlformats.org/officeDocument/2006/relationships/oleObject" Target="embeddings/oleObject272.bin"/><Relationship Id="rId724" Type="http://schemas.openxmlformats.org/officeDocument/2006/relationships/image" Target="media/image318.wmf"/><Relationship Id="rId60" Type="http://schemas.openxmlformats.org/officeDocument/2006/relationships/image" Target="media/image25.wmf"/><Relationship Id="rId156" Type="http://schemas.openxmlformats.org/officeDocument/2006/relationships/oleObject" Target="embeddings/oleObject76.bin"/><Relationship Id="rId363" Type="http://schemas.openxmlformats.org/officeDocument/2006/relationships/image" Target="media/image167.wmf"/><Relationship Id="rId570" Type="http://schemas.openxmlformats.org/officeDocument/2006/relationships/image" Target="media/image253.wmf"/><Relationship Id="rId223" Type="http://schemas.openxmlformats.org/officeDocument/2006/relationships/oleObject" Target="embeddings/oleObject109.bin"/><Relationship Id="rId430" Type="http://schemas.openxmlformats.org/officeDocument/2006/relationships/image" Target="media/image197.wmf"/><Relationship Id="rId668" Type="http://schemas.openxmlformats.org/officeDocument/2006/relationships/oleObject" Target="embeddings/oleObject361.bin"/><Relationship Id="rId875" Type="http://schemas.openxmlformats.org/officeDocument/2006/relationships/oleObject" Target="embeddings/oleObject480.bin"/><Relationship Id="rId18" Type="http://schemas.openxmlformats.org/officeDocument/2006/relationships/image" Target="media/image4.wmf"/><Relationship Id="rId528" Type="http://schemas.openxmlformats.org/officeDocument/2006/relationships/image" Target="media/image239.wmf"/><Relationship Id="rId735" Type="http://schemas.openxmlformats.org/officeDocument/2006/relationships/oleObject" Target="embeddings/oleObject404.bin"/><Relationship Id="rId167" Type="http://schemas.openxmlformats.org/officeDocument/2006/relationships/oleObject" Target="embeddings/oleObject81.bin"/><Relationship Id="rId374" Type="http://schemas.openxmlformats.org/officeDocument/2006/relationships/oleObject" Target="embeddings/oleObject191.bin"/><Relationship Id="rId581" Type="http://schemas.openxmlformats.org/officeDocument/2006/relationships/oleObject" Target="embeddings/oleObject315.bin"/><Relationship Id="rId71" Type="http://schemas.openxmlformats.org/officeDocument/2006/relationships/image" Target="media/image30.wmf"/><Relationship Id="rId234" Type="http://schemas.openxmlformats.org/officeDocument/2006/relationships/image" Target="media/image109.wmf"/><Relationship Id="rId679" Type="http://schemas.openxmlformats.org/officeDocument/2006/relationships/image" Target="media/image302.wmf"/><Relationship Id="rId802" Type="http://schemas.openxmlformats.org/officeDocument/2006/relationships/image" Target="media/image349.wmf"/><Relationship Id="rId886" Type="http://schemas.openxmlformats.org/officeDocument/2006/relationships/oleObject" Target="embeddings/oleObject487.bin"/><Relationship Id="rId2" Type="http://schemas.openxmlformats.org/officeDocument/2006/relationships/numbering" Target="numbering.xml"/><Relationship Id="rId29" Type="http://schemas.openxmlformats.org/officeDocument/2006/relationships/oleObject" Target="embeddings/oleObject9.bin"/><Relationship Id="rId441" Type="http://schemas.openxmlformats.org/officeDocument/2006/relationships/image" Target="media/image202.wmf"/><Relationship Id="rId539" Type="http://schemas.openxmlformats.org/officeDocument/2006/relationships/oleObject" Target="embeddings/oleObject286.bin"/><Relationship Id="rId746" Type="http://schemas.openxmlformats.org/officeDocument/2006/relationships/image" Target="media/image323.wmf"/><Relationship Id="rId178" Type="http://schemas.openxmlformats.org/officeDocument/2006/relationships/image" Target="media/image81.wmf"/><Relationship Id="rId301" Type="http://schemas.openxmlformats.org/officeDocument/2006/relationships/oleObject" Target="embeddings/oleObject148.bin"/><Relationship Id="rId82" Type="http://schemas.openxmlformats.org/officeDocument/2006/relationships/oleObject" Target="embeddings/oleObject37.bin"/><Relationship Id="rId385" Type="http://schemas.openxmlformats.org/officeDocument/2006/relationships/oleObject" Target="embeddings/oleObject198.bin"/><Relationship Id="rId592" Type="http://schemas.openxmlformats.org/officeDocument/2006/relationships/oleObject" Target="embeddings/oleObject322.bin"/><Relationship Id="rId606" Type="http://schemas.openxmlformats.org/officeDocument/2006/relationships/image" Target="media/image266.wmf"/><Relationship Id="rId813" Type="http://schemas.openxmlformats.org/officeDocument/2006/relationships/image" Target="media/image355.wmf"/><Relationship Id="rId245" Type="http://schemas.openxmlformats.org/officeDocument/2006/relationships/oleObject" Target="embeddings/oleObject120.bin"/><Relationship Id="rId452" Type="http://schemas.openxmlformats.org/officeDocument/2006/relationships/oleObject" Target="embeddings/oleObject234.bin"/><Relationship Id="rId897" Type="http://schemas.openxmlformats.org/officeDocument/2006/relationships/fontTable" Target="fontTable.xml"/><Relationship Id="rId105" Type="http://schemas.openxmlformats.org/officeDocument/2006/relationships/image" Target="media/image45.wmf"/><Relationship Id="rId312" Type="http://schemas.openxmlformats.org/officeDocument/2006/relationships/oleObject" Target="embeddings/oleObject154.bin"/><Relationship Id="rId757" Type="http://schemas.openxmlformats.org/officeDocument/2006/relationships/oleObject" Target="embeddings/oleObject418.bin"/><Relationship Id="rId93" Type="http://schemas.openxmlformats.org/officeDocument/2006/relationships/image" Target="media/image39.wmf"/><Relationship Id="rId189" Type="http://schemas.openxmlformats.org/officeDocument/2006/relationships/oleObject" Target="embeddings/oleObject92.bin"/><Relationship Id="rId396" Type="http://schemas.openxmlformats.org/officeDocument/2006/relationships/image" Target="media/image182.wmf"/><Relationship Id="rId617" Type="http://schemas.openxmlformats.org/officeDocument/2006/relationships/oleObject" Target="embeddings/oleObject335.bin"/><Relationship Id="rId824" Type="http://schemas.openxmlformats.org/officeDocument/2006/relationships/oleObject" Target="embeddings/oleObject453.bin"/><Relationship Id="rId256" Type="http://schemas.openxmlformats.org/officeDocument/2006/relationships/image" Target="media/image120.wmf"/><Relationship Id="rId463" Type="http://schemas.openxmlformats.org/officeDocument/2006/relationships/image" Target="media/image213.wmf"/><Relationship Id="rId670" Type="http://schemas.openxmlformats.org/officeDocument/2006/relationships/oleObject" Target="embeddings/oleObject362.bin"/><Relationship Id="rId116" Type="http://schemas.openxmlformats.org/officeDocument/2006/relationships/oleObject" Target="embeddings/oleObject55.bin"/><Relationship Id="rId323" Type="http://schemas.openxmlformats.org/officeDocument/2006/relationships/oleObject" Target="embeddings/oleObject160.bin"/><Relationship Id="rId530" Type="http://schemas.openxmlformats.org/officeDocument/2006/relationships/image" Target="media/image240.wmf"/><Relationship Id="rId768" Type="http://schemas.openxmlformats.org/officeDocument/2006/relationships/oleObject" Target="embeddings/oleObject424.bin"/><Relationship Id="rId20" Type="http://schemas.openxmlformats.org/officeDocument/2006/relationships/image" Target="media/image5.wmf"/><Relationship Id="rId628" Type="http://schemas.openxmlformats.org/officeDocument/2006/relationships/image" Target="media/image277.wmf"/><Relationship Id="rId835" Type="http://schemas.openxmlformats.org/officeDocument/2006/relationships/oleObject" Target="embeddings/oleObject458.bin"/><Relationship Id="rId267" Type="http://schemas.openxmlformats.org/officeDocument/2006/relationships/oleObject" Target="embeddings/oleObject131.bin"/><Relationship Id="rId474" Type="http://schemas.openxmlformats.org/officeDocument/2006/relationships/image" Target="media/image218.wmf"/><Relationship Id="rId127" Type="http://schemas.openxmlformats.org/officeDocument/2006/relationships/image" Target="media/image56.wmf"/><Relationship Id="rId681" Type="http://schemas.openxmlformats.org/officeDocument/2006/relationships/image" Target="media/image303.wmf"/><Relationship Id="rId779" Type="http://schemas.openxmlformats.org/officeDocument/2006/relationships/image" Target="media/image339.wmf"/><Relationship Id="rId31" Type="http://schemas.openxmlformats.org/officeDocument/2006/relationships/oleObject" Target="embeddings/oleObject10.bin"/><Relationship Id="rId334" Type="http://schemas.openxmlformats.org/officeDocument/2006/relationships/oleObject" Target="embeddings/oleObject167.bin"/><Relationship Id="rId541" Type="http://schemas.openxmlformats.org/officeDocument/2006/relationships/oleObject" Target="embeddings/oleObject287.bin"/><Relationship Id="rId639" Type="http://schemas.openxmlformats.org/officeDocument/2006/relationships/oleObject" Target="embeddings/oleObject346.bin"/><Relationship Id="rId180" Type="http://schemas.openxmlformats.org/officeDocument/2006/relationships/image" Target="media/image82.wmf"/><Relationship Id="rId278" Type="http://schemas.openxmlformats.org/officeDocument/2006/relationships/image" Target="media/image131.wmf"/><Relationship Id="rId401" Type="http://schemas.openxmlformats.org/officeDocument/2006/relationships/oleObject" Target="embeddings/oleObject206.bin"/><Relationship Id="rId846" Type="http://schemas.openxmlformats.org/officeDocument/2006/relationships/oleObject" Target="embeddings/oleObject464.bin"/><Relationship Id="rId485" Type="http://schemas.openxmlformats.org/officeDocument/2006/relationships/image" Target="media/image223.wmf"/><Relationship Id="rId692" Type="http://schemas.openxmlformats.org/officeDocument/2006/relationships/oleObject" Target="embeddings/oleObject373.bin"/><Relationship Id="rId706" Type="http://schemas.openxmlformats.org/officeDocument/2006/relationships/oleObject" Target="embeddings/oleObject381.bin"/><Relationship Id="rId42" Type="http://schemas.openxmlformats.org/officeDocument/2006/relationships/image" Target="media/image16.wmf"/><Relationship Id="rId138" Type="http://schemas.openxmlformats.org/officeDocument/2006/relationships/oleObject" Target="embeddings/oleObject66.bin"/><Relationship Id="rId345" Type="http://schemas.openxmlformats.org/officeDocument/2006/relationships/oleObject" Target="embeddings/oleObject173.bin"/><Relationship Id="rId552" Type="http://schemas.openxmlformats.org/officeDocument/2006/relationships/image" Target="media/image247.wmf"/><Relationship Id="rId191" Type="http://schemas.openxmlformats.org/officeDocument/2006/relationships/oleObject" Target="embeddings/oleObject93.bin"/><Relationship Id="rId205" Type="http://schemas.openxmlformats.org/officeDocument/2006/relationships/oleObject" Target="embeddings/oleObject100.bin"/><Relationship Id="rId412" Type="http://schemas.openxmlformats.org/officeDocument/2006/relationships/image" Target="media/image190.wmf"/><Relationship Id="rId857" Type="http://schemas.openxmlformats.org/officeDocument/2006/relationships/image" Target="media/image376.wmf"/><Relationship Id="rId289" Type="http://schemas.openxmlformats.org/officeDocument/2006/relationships/oleObject" Target="embeddings/oleObject142.bin"/><Relationship Id="rId496" Type="http://schemas.openxmlformats.org/officeDocument/2006/relationships/image" Target="media/image228.wmf"/><Relationship Id="rId717" Type="http://schemas.openxmlformats.org/officeDocument/2006/relationships/oleObject" Target="embeddings/oleObject390.bin"/><Relationship Id="rId53" Type="http://schemas.openxmlformats.org/officeDocument/2006/relationships/oleObject" Target="embeddings/oleObject21.bin"/><Relationship Id="rId149" Type="http://schemas.openxmlformats.org/officeDocument/2006/relationships/oleObject" Target="embeddings/oleObject72.bin"/><Relationship Id="rId356" Type="http://schemas.openxmlformats.org/officeDocument/2006/relationships/oleObject" Target="embeddings/oleObject181.bin"/><Relationship Id="rId563" Type="http://schemas.openxmlformats.org/officeDocument/2006/relationships/oleObject" Target="embeddings/oleObject302.bin"/><Relationship Id="rId770" Type="http://schemas.openxmlformats.org/officeDocument/2006/relationships/oleObject" Target="embeddings/oleObject425.bin"/><Relationship Id="rId216" Type="http://schemas.openxmlformats.org/officeDocument/2006/relationships/image" Target="media/image100.wmf"/><Relationship Id="rId423" Type="http://schemas.openxmlformats.org/officeDocument/2006/relationships/image" Target="media/image194.wmf"/><Relationship Id="rId868" Type="http://schemas.openxmlformats.org/officeDocument/2006/relationships/image" Target="media/image381.wmf"/><Relationship Id="rId630" Type="http://schemas.openxmlformats.org/officeDocument/2006/relationships/image" Target="media/image278.wmf"/><Relationship Id="rId728" Type="http://schemas.openxmlformats.org/officeDocument/2006/relationships/oleObject" Target="embeddings/oleObject399.bin"/><Relationship Id="rId64" Type="http://schemas.openxmlformats.org/officeDocument/2006/relationships/image" Target="media/image27.wmf"/><Relationship Id="rId367" Type="http://schemas.openxmlformats.org/officeDocument/2006/relationships/image" Target="media/image169.wmf"/><Relationship Id="rId574" Type="http://schemas.openxmlformats.org/officeDocument/2006/relationships/oleObject" Target="embeddings/oleObject309.bin"/><Relationship Id="rId227" Type="http://schemas.openxmlformats.org/officeDocument/2006/relationships/oleObject" Target="embeddings/oleObject111.bin"/><Relationship Id="rId781" Type="http://schemas.openxmlformats.org/officeDocument/2006/relationships/image" Target="media/image340.wmf"/><Relationship Id="rId879" Type="http://schemas.openxmlformats.org/officeDocument/2006/relationships/oleObject" Target="embeddings/oleObject482.bin"/><Relationship Id="rId434" Type="http://schemas.openxmlformats.org/officeDocument/2006/relationships/image" Target="media/image199.wmf"/><Relationship Id="rId641" Type="http://schemas.openxmlformats.org/officeDocument/2006/relationships/oleObject" Target="embeddings/oleObject347.bin"/><Relationship Id="rId739" Type="http://schemas.openxmlformats.org/officeDocument/2006/relationships/image" Target="media/image322.wmf"/><Relationship Id="rId280" Type="http://schemas.openxmlformats.org/officeDocument/2006/relationships/image" Target="media/image132.wmf"/><Relationship Id="rId501" Type="http://schemas.openxmlformats.org/officeDocument/2006/relationships/oleObject" Target="embeddings/oleObject260.bin"/><Relationship Id="rId75" Type="http://schemas.openxmlformats.org/officeDocument/2006/relationships/image" Target="media/image32.wmf"/><Relationship Id="rId140" Type="http://schemas.openxmlformats.org/officeDocument/2006/relationships/oleObject" Target="embeddings/oleObject67.bin"/><Relationship Id="rId378" Type="http://schemas.openxmlformats.org/officeDocument/2006/relationships/image" Target="media/image174.wmf"/><Relationship Id="rId585" Type="http://schemas.openxmlformats.org/officeDocument/2006/relationships/oleObject" Target="embeddings/oleObject318.bin"/><Relationship Id="rId792" Type="http://schemas.openxmlformats.org/officeDocument/2006/relationships/oleObject" Target="embeddings/oleObject437.bin"/><Relationship Id="rId806" Type="http://schemas.openxmlformats.org/officeDocument/2006/relationships/image" Target="media/image351.png"/><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image" Target="media/image204.wmf"/><Relationship Id="rId652" Type="http://schemas.openxmlformats.org/officeDocument/2006/relationships/image" Target="media/image289.wmf"/><Relationship Id="rId291" Type="http://schemas.openxmlformats.org/officeDocument/2006/relationships/oleObject" Target="embeddings/oleObject143.bin"/><Relationship Id="rId305" Type="http://schemas.openxmlformats.org/officeDocument/2006/relationships/image" Target="media/image144.wmf"/><Relationship Id="rId512" Type="http://schemas.openxmlformats.org/officeDocument/2006/relationships/image" Target="media/image234.wmf"/><Relationship Id="rId86" Type="http://schemas.openxmlformats.org/officeDocument/2006/relationships/image" Target="media/image36.wmf"/><Relationship Id="rId151" Type="http://schemas.openxmlformats.org/officeDocument/2006/relationships/oleObject" Target="embeddings/oleObject73.bin"/><Relationship Id="rId389" Type="http://schemas.openxmlformats.org/officeDocument/2006/relationships/oleObject" Target="embeddings/oleObject200.bin"/><Relationship Id="rId596" Type="http://schemas.openxmlformats.org/officeDocument/2006/relationships/oleObject" Target="embeddings/oleObject324.bin"/><Relationship Id="rId817" Type="http://schemas.openxmlformats.org/officeDocument/2006/relationships/image" Target="media/image357.wmf"/><Relationship Id="rId249" Type="http://schemas.openxmlformats.org/officeDocument/2006/relationships/oleObject" Target="embeddings/oleObject122.bin"/><Relationship Id="rId456" Type="http://schemas.openxmlformats.org/officeDocument/2006/relationships/oleObject" Target="embeddings/oleObject236.bin"/><Relationship Id="rId663" Type="http://schemas.openxmlformats.org/officeDocument/2006/relationships/oleObject" Target="embeddings/oleObject358.bin"/><Relationship Id="rId870" Type="http://schemas.openxmlformats.org/officeDocument/2006/relationships/image" Target="media/image382.wmf"/><Relationship Id="rId13" Type="http://schemas.openxmlformats.org/officeDocument/2006/relationships/oleObject" Target="embeddings/oleObject1.bin"/><Relationship Id="rId109" Type="http://schemas.openxmlformats.org/officeDocument/2006/relationships/image" Target="media/image47.wmf"/><Relationship Id="rId316" Type="http://schemas.openxmlformats.org/officeDocument/2006/relationships/image" Target="media/image149.wmf"/><Relationship Id="rId523" Type="http://schemas.openxmlformats.org/officeDocument/2006/relationships/image" Target="media/image237.wmf"/><Relationship Id="rId97" Type="http://schemas.openxmlformats.org/officeDocument/2006/relationships/image" Target="media/image41.wmf"/><Relationship Id="rId730" Type="http://schemas.openxmlformats.org/officeDocument/2006/relationships/oleObject" Target="embeddings/oleObject400.bin"/><Relationship Id="rId828" Type="http://schemas.openxmlformats.org/officeDocument/2006/relationships/image" Target="media/image363.wmf"/><Relationship Id="rId162" Type="http://schemas.openxmlformats.org/officeDocument/2006/relationships/image" Target="media/image73.wmf"/><Relationship Id="rId467" Type="http://schemas.openxmlformats.org/officeDocument/2006/relationships/image" Target="media/image215.wmf"/><Relationship Id="rId674" Type="http://schemas.openxmlformats.org/officeDocument/2006/relationships/oleObject" Target="embeddings/oleObject364.bin"/><Relationship Id="rId881" Type="http://schemas.openxmlformats.org/officeDocument/2006/relationships/image" Target="media/image387.wmf"/><Relationship Id="rId24" Type="http://schemas.openxmlformats.org/officeDocument/2006/relationships/image" Target="media/image7.wmf"/><Relationship Id="rId327" Type="http://schemas.openxmlformats.org/officeDocument/2006/relationships/oleObject" Target="embeddings/oleObject162.bin"/><Relationship Id="rId534" Type="http://schemas.openxmlformats.org/officeDocument/2006/relationships/image" Target="media/image241.wmf"/><Relationship Id="rId741" Type="http://schemas.openxmlformats.org/officeDocument/2006/relationships/oleObject" Target="embeddings/oleObject408.bin"/><Relationship Id="rId839" Type="http://schemas.openxmlformats.org/officeDocument/2006/relationships/oleObject" Target="embeddings/oleObject460.bin"/><Relationship Id="rId173" Type="http://schemas.openxmlformats.org/officeDocument/2006/relationships/oleObject" Target="embeddings/oleObject84.bin"/><Relationship Id="rId380" Type="http://schemas.openxmlformats.org/officeDocument/2006/relationships/oleObject" Target="embeddings/oleObject195.bin"/><Relationship Id="rId601" Type="http://schemas.openxmlformats.org/officeDocument/2006/relationships/image" Target="media/image264.wmf"/><Relationship Id="rId240" Type="http://schemas.openxmlformats.org/officeDocument/2006/relationships/image" Target="media/image112.wmf"/><Relationship Id="rId478" Type="http://schemas.openxmlformats.org/officeDocument/2006/relationships/image" Target="media/image220.wmf"/><Relationship Id="rId685" Type="http://schemas.openxmlformats.org/officeDocument/2006/relationships/image" Target="media/image305.wmf"/><Relationship Id="rId892" Type="http://schemas.openxmlformats.org/officeDocument/2006/relationships/image" Target="media/image390.wmf"/><Relationship Id="rId35" Type="http://schemas.openxmlformats.org/officeDocument/2006/relationships/oleObject" Target="embeddings/oleObject12.bin"/><Relationship Id="rId100" Type="http://schemas.openxmlformats.org/officeDocument/2006/relationships/oleObject" Target="embeddings/oleObject47.bin"/><Relationship Id="rId338" Type="http://schemas.openxmlformats.org/officeDocument/2006/relationships/oleObject" Target="embeddings/oleObject169.bin"/><Relationship Id="rId545" Type="http://schemas.openxmlformats.org/officeDocument/2006/relationships/oleObject" Target="embeddings/oleObject289.bin"/><Relationship Id="rId752" Type="http://schemas.openxmlformats.org/officeDocument/2006/relationships/image" Target="media/image326.wmf"/><Relationship Id="rId184" Type="http://schemas.openxmlformats.org/officeDocument/2006/relationships/image" Target="media/image84.wmf"/><Relationship Id="rId391" Type="http://schemas.openxmlformats.org/officeDocument/2006/relationships/oleObject" Target="embeddings/oleObject201.bin"/><Relationship Id="rId405" Type="http://schemas.openxmlformats.org/officeDocument/2006/relationships/oleObject" Target="embeddings/oleObject208.bin"/><Relationship Id="rId612" Type="http://schemas.openxmlformats.org/officeDocument/2006/relationships/image" Target="media/image269.wmf"/><Relationship Id="rId251" Type="http://schemas.openxmlformats.org/officeDocument/2006/relationships/oleObject" Target="embeddings/oleObject123.bin"/><Relationship Id="rId489" Type="http://schemas.openxmlformats.org/officeDocument/2006/relationships/image" Target="media/image225.wmf"/><Relationship Id="rId696" Type="http://schemas.openxmlformats.org/officeDocument/2006/relationships/oleObject" Target="embeddings/oleObject375.bin"/><Relationship Id="rId46" Type="http://schemas.openxmlformats.org/officeDocument/2006/relationships/image" Target="media/image18.wmf"/><Relationship Id="rId349" Type="http://schemas.openxmlformats.org/officeDocument/2006/relationships/oleObject" Target="embeddings/oleObject176.bin"/><Relationship Id="rId556" Type="http://schemas.openxmlformats.org/officeDocument/2006/relationships/oleObject" Target="embeddings/oleObject297.bin"/><Relationship Id="rId763" Type="http://schemas.openxmlformats.org/officeDocument/2006/relationships/image" Target="media/image331.wmf"/><Relationship Id="rId111" Type="http://schemas.openxmlformats.org/officeDocument/2006/relationships/image" Target="media/image48.wmf"/><Relationship Id="rId195" Type="http://schemas.openxmlformats.org/officeDocument/2006/relationships/oleObject" Target="embeddings/oleObject95.bin"/><Relationship Id="rId209" Type="http://schemas.openxmlformats.org/officeDocument/2006/relationships/oleObject" Target="embeddings/oleObject102.bin"/><Relationship Id="rId416" Type="http://schemas.openxmlformats.org/officeDocument/2006/relationships/oleObject" Target="embeddings/oleObject214.bin"/><Relationship Id="rId623" Type="http://schemas.openxmlformats.org/officeDocument/2006/relationships/oleObject" Target="embeddings/oleObject338.bin"/><Relationship Id="rId830" Type="http://schemas.openxmlformats.org/officeDocument/2006/relationships/image" Target="media/image364.wmf"/><Relationship Id="rId57" Type="http://schemas.openxmlformats.org/officeDocument/2006/relationships/oleObject" Target="embeddings/oleObject23.bin"/><Relationship Id="rId262" Type="http://schemas.openxmlformats.org/officeDocument/2006/relationships/image" Target="media/image123.wmf"/><Relationship Id="rId567" Type="http://schemas.openxmlformats.org/officeDocument/2006/relationships/oleObject" Target="embeddings/oleObject305.bin"/><Relationship Id="rId122" Type="http://schemas.openxmlformats.org/officeDocument/2006/relationships/oleObject" Target="embeddings/oleObject58.bin"/><Relationship Id="rId774" Type="http://schemas.openxmlformats.org/officeDocument/2006/relationships/oleObject" Target="embeddings/oleObject427.bin"/><Relationship Id="rId427" Type="http://schemas.openxmlformats.org/officeDocument/2006/relationships/oleObject" Target="embeddings/oleObject221.bin"/><Relationship Id="rId634" Type="http://schemas.openxmlformats.org/officeDocument/2006/relationships/image" Target="media/image280.wmf"/><Relationship Id="rId841" Type="http://schemas.openxmlformats.org/officeDocument/2006/relationships/oleObject" Target="embeddings/oleObject461.bin"/><Relationship Id="rId273" Type="http://schemas.openxmlformats.org/officeDocument/2006/relationships/oleObject" Target="embeddings/oleObject134.bin"/><Relationship Id="rId480" Type="http://schemas.openxmlformats.org/officeDocument/2006/relationships/oleObject" Target="embeddings/oleObject249.bin"/><Relationship Id="rId701" Type="http://schemas.openxmlformats.org/officeDocument/2006/relationships/oleObject" Target="embeddings/oleObject378.bin"/><Relationship Id="rId68" Type="http://schemas.openxmlformats.org/officeDocument/2006/relationships/oleObject" Target="embeddings/oleObject29.bin"/><Relationship Id="rId133" Type="http://schemas.openxmlformats.org/officeDocument/2006/relationships/image" Target="media/image59.wmf"/><Relationship Id="rId175" Type="http://schemas.openxmlformats.org/officeDocument/2006/relationships/oleObject" Target="embeddings/oleObject85.bin"/><Relationship Id="rId340" Type="http://schemas.openxmlformats.org/officeDocument/2006/relationships/image" Target="media/image159.wmf"/><Relationship Id="rId578" Type="http://schemas.openxmlformats.org/officeDocument/2006/relationships/oleObject" Target="embeddings/oleObject312.bin"/><Relationship Id="rId743" Type="http://schemas.openxmlformats.org/officeDocument/2006/relationships/oleObject" Target="embeddings/oleObject410.bin"/><Relationship Id="rId785" Type="http://schemas.openxmlformats.org/officeDocument/2006/relationships/image" Target="media/image342.wmf"/><Relationship Id="rId200" Type="http://schemas.openxmlformats.org/officeDocument/2006/relationships/image" Target="media/image92.wmf"/><Relationship Id="rId382" Type="http://schemas.openxmlformats.org/officeDocument/2006/relationships/oleObject" Target="embeddings/oleObject196.bin"/><Relationship Id="rId438" Type="http://schemas.openxmlformats.org/officeDocument/2006/relationships/oleObject" Target="embeddings/oleObject227.bin"/><Relationship Id="rId603" Type="http://schemas.openxmlformats.org/officeDocument/2006/relationships/oleObject" Target="embeddings/oleObject328.bin"/><Relationship Id="rId645" Type="http://schemas.openxmlformats.org/officeDocument/2006/relationships/oleObject" Target="embeddings/oleObject349.bin"/><Relationship Id="rId687" Type="http://schemas.openxmlformats.org/officeDocument/2006/relationships/image" Target="media/image306.wmf"/><Relationship Id="rId810" Type="http://schemas.openxmlformats.org/officeDocument/2006/relationships/oleObject" Target="embeddings/oleObject446.bin"/><Relationship Id="rId852" Type="http://schemas.openxmlformats.org/officeDocument/2006/relationships/oleObject" Target="embeddings/oleObject468.bin"/><Relationship Id="rId242" Type="http://schemas.openxmlformats.org/officeDocument/2006/relationships/image" Target="media/image113.wmf"/><Relationship Id="rId284" Type="http://schemas.openxmlformats.org/officeDocument/2006/relationships/image" Target="media/image134.wmf"/><Relationship Id="rId491" Type="http://schemas.openxmlformats.org/officeDocument/2006/relationships/image" Target="media/image226.wmf"/><Relationship Id="rId505" Type="http://schemas.openxmlformats.org/officeDocument/2006/relationships/oleObject" Target="embeddings/oleObject262.bin"/><Relationship Id="rId712" Type="http://schemas.openxmlformats.org/officeDocument/2006/relationships/oleObject" Target="embeddings/oleObject385.bin"/><Relationship Id="rId894" Type="http://schemas.openxmlformats.org/officeDocument/2006/relationships/image" Target="media/image391.wmf"/><Relationship Id="rId37" Type="http://schemas.openxmlformats.org/officeDocument/2006/relationships/oleObject" Target="embeddings/oleObject13.bin"/><Relationship Id="rId79" Type="http://schemas.openxmlformats.org/officeDocument/2006/relationships/oleObject" Target="embeddings/oleObject35.bin"/><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91.bin"/><Relationship Id="rId589" Type="http://schemas.openxmlformats.org/officeDocument/2006/relationships/image" Target="media/image258.wmf"/><Relationship Id="rId754" Type="http://schemas.openxmlformats.org/officeDocument/2006/relationships/image" Target="media/image327.wmf"/><Relationship Id="rId796" Type="http://schemas.openxmlformats.org/officeDocument/2006/relationships/image" Target="media/image346.wmf"/><Relationship Id="rId90" Type="http://schemas.openxmlformats.org/officeDocument/2006/relationships/image" Target="media/image38.wmf"/><Relationship Id="rId186" Type="http://schemas.openxmlformats.org/officeDocument/2006/relationships/image" Target="media/image85.wmf"/><Relationship Id="rId351" Type="http://schemas.openxmlformats.org/officeDocument/2006/relationships/oleObject" Target="embeddings/oleObject177.bin"/><Relationship Id="rId393" Type="http://schemas.openxmlformats.org/officeDocument/2006/relationships/oleObject" Target="embeddings/oleObject202.bin"/><Relationship Id="rId407" Type="http://schemas.openxmlformats.org/officeDocument/2006/relationships/oleObject" Target="embeddings/oleObject209.bin"/><Relationship Id="rId449" Type="http://schemas.openxmlformats.org/officeDocument/2006/relationships/image" Target="media/image206.wmf"/><Relationship Id="rId614" Type="http://schemas.openxmlformats.org/officeDocument/2006/relationships/image" Target="media/image270.wmf"/><Relationship Id="rId656" Type="http://schemas.openxmlformats.org/officeDocument/2006/relationships/image" Target="media/image291.wmf"/><Relationship Id="rId821" Type="http://schemas.openxmlformats.org/officeDocument/2006/relationships/image" Target="media/image359.wmf"/><Relationship Id="rId863" Type="http://schemas.openxmlformats.org/officeDocument/2006/relationships/image" Target="media/image379.wmf"/><Relationship Id="rId211" Type="http://schemas.openxmlformats.org/officeDocument/2006/relationships/oleObject" Target="embeddings/oleObject103.bin"/><Relationship Id="rId253" Type="http://schemas.openxmlformats.org/officeDocument/2006/relationships/oleObject" Target="embeddings/oleObject124.bin"/><Relationship Id="rId295" Type="http://schemas.openxmlformats.org/officeDocument/2006/relationships/oleObject" Target="embeddings/oleObject145.bin"/><Relationship Id="rId309" Type="http://schemas.openxmlformats.org/officeDocument/2006/relationships/image" Target="media/image146.wmf"/><Relationship Id="rId460" Type="http://schemas.openxmlformats.org/officeDocument/2006/relationships/oleObject" Target="embeddings/oleObject238.bin"/><Relationship Id="rId516" Type="http://schemas.openxmlformats.org/officeDocument/2006/relationships/oleObject" Target="embeddings/oleObject271.bin"/><Relationship Id="rId698" Type="http://schemas.openxmlformats.org/officeDocument/2006/relationships/oleObject" Target="embeddings/oleObject376.bin"/><Relationship Id="rId48" Type="http://schemas.openxmlformats.org/officeDocument/2006/relationships/image" Target="media/image19.wmf"/><Relationship Id="rId113" Type="http://schemas.openxmlformats.org/officeDocument/2006/relationships/image" Target="media/image49.wmf"/><Relationship Id="rId320" Type="http://schemas.openxmlformats.org/officeDocument/2006/relationships/image" Target="media/image151.wmf"/><Relationship Id="rId558" Type="http://schemas.openxmlformats.org/officeDocument/2006/relationships/image" Target="media/image249.wmf"/><Relationship Id="rId723" Type="http://schemas.openxmlformats.org/officeDocument/2006/relationships/oleObject" Target="embeddings/oleObject395.bin"/><Relationship Id="rId765" Type="http://schemas.openxmlformats.org/officeDocument/2006/relationships/image" Target="media/image332.wmf"/><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oleObject" Target="embeddings/oleObject185.bin"/><Relationship Id="rId418" Type="http://schemas.openxmlformats.org/officeDocument/2006/relationships/oleObject" Target="embeddings/oleObject215.bin"/><Relationship Id="rId625" Type="http://schemas.openxmlformats.org/officeDocument/2006/relationships/oleObject" Target="embeddings/oleObject339.bin"/><Relationship Id="rId832" Type="http://schemas.openxmlformats.org/officeDocument/2006/relationships/image" Target="media/image365.wmf"/><Relationship Id="rId222" Type="http://schemas.openxmlformats.org/officeDocument/2006/relationships/image" Target="media/image103.wmf"/><Relationship Id="rId264" Type="http://schemas.openxmlformats.org/officeDocument/2006/relationships/image" Target="media/image124.wmf"/><Relationship Id="rId471" Type="http://schemas.openxmlformats.org/officeDocument/2006/relationships/oleObject" Target="embeddings/oleObject244.bin"/><Relationship Id="rId667" Type="http://schemas.openxmlformats.org/officeDocument/2006/relationships/oleObject" Target="embeddings/oleObject360.bin"/><Relationship Id="rId874" Type="http://schemas.openxmlformats.org/officeDocument/2006/relationships/image" Target="media/image384.png"/><Relationship Id="rId17" Type="http://schemas.openxmlformats.org/officeDocument/2006/relationships/oleObject" Target="embeddings/oleObject3.bin"/><Relationship Id="rId59" Type="http://schemas.openxmlformats.org/officeDocument/2006/relationships/oleObject" Target="embeddings/oleObject24.bin"/><Relationship Id="rId124" Type="http://schemas.openxmlformats.org/officeDocument/2006/relationships/oleObject" Target="embeddings/oleObject59.bin"/><Relationship Id="rId527" Type="http://schemas.openxmlformats.org/officeDocument/2006/relationships/oleObject" Target="embeddings/oleObject278.bin"/><Relationship Id="rId569" Type="http://schemas.openxmlformats.org/officeDocument/2006/relationships/oleObject" Target="embeddings/oleObject306.bin"/><Relationship Id="rId734" Type="http://schemas.openxmlformats.org/officeDocument/2006/relationships/oleObject" Target="embeddings/oleObject403.bin"/><Relationship Id="rId776" Type="http://schemas.openxmlformats.org/officeDocument/2006/relationships/oleObject" Target="embeddings/oleObject428.bin"/><Relationship Id="rId70" Type="http://schemas.openxmlformats.org/officeDocument/2006/relationships/oleObject" Target="embeddings/oleObject30.bin"/><Relationship Id="rId166" Type="http://schemas.openxmlformats.org/officeDocument/2006/relationships/image" Target="media/image75.wmf"/><Relationship Id="rId331" Type="http://schemas.openxmlformats.org/officeDocument/2006/relationships/image" Target="media/image155.wmf"/><Relationship Id="rId373" Type="http://schemas.openxmlformats.org/officeDocument/2006/relationships/image" Target="media/image172.wmf"/><Relationship Id="rId429" Type="http://schemas.openxmlformats.org/officeDocument/2006/relationships/oleObject" Target="embeddings/oleObject222.bin"/><Relationship Id="rId580" Type="http://schemas.openxmlformats.org/officeDocument/2006/relationships/oleObject" Target="embeddings/oleObject314.bin"/><Relationship Id="rId636" Type="http://schemas.openxmlformats.org/officeDocument/2006/relationships/image" Target="media/image281.wmf"/><Relationship Id="rId801" Type="http://schemas.openxmlformats.org/officeDocument/2006/relationships/oleObject" Target="embeddings/oleObject442.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28.bin"/><Relationship Id="rId678" Type="http://schemas.openxmlformats.org/officeDocument/2006/relationships/oleObject" Target="embeddings/oleObject366.bin"/><Relationship Id="rId843" Type="http://schemas.openxmlformats.org/officeDocument/2006/relationships/oleObject" Target="embeddings/oleObject462.bin"/><Relationship Id="rId885" Type="http://schemas.openxmlformats.org/officeDocument/2006/relationships/oleObject" Target="embeddings/oleObject486.bin"/><Relationship Id="rId28" Type="http://schemas.openxmlformats.org/officeDocument/2006/relationships/image" Target="media/image9.wmf"/><Relationship Id="rId275" Type="http://schemas.openxmlformats.org/officeDocument/2006/relationships/oleObject" Target="embeddings/oleObject135.bin"/><Relationship Id="rId300" Type="http://schemas.openxmlformats.org/officeDocument/2006/relationships/image" Target="media/image142.wmf"/><Relationship Id="rId482" Type="http://schemas.openxmlformats.org/officeDocument/2006/relationships/oleObject" Target="embeddings/oleObject250.bin"/><Relationship Id="rId538" Type="http://schemas.openxmlformats.org/officeDocument/2006/relationships/oleObject" Target="embeddings/oleObject285.bin"/><Relationship Id="rId703" Type="http://schemas.openxmlformats.org/officeDocument/2006/relationships/oleObject" Target="embeddings/oleObject379.bin"/><Relationship Id="rId745" Type="http://schemas.openxmlformats.org/officeDocument/2006/relationships/oleObject" Target="embeddings/oleObject412.bin"/><Relationship Id="rId81" Type="http://schemas.openxmlformats.org/officeDocument/2006/relationships/oleObject" Target="embeddings/oleObject36.bin"/><Relationship Id="rId135" Type="http://schemas.openxmlformats.org/officeDocument/2006/relationships/image" Target="media/image60.wmf"/><Relationship Id="rId177" Type="http://schemas.openxmlformats.org/officeDocument/2006/relationships/oleObject" Target="embeddings/oleObject86.bin"/><Relationship Id="rId342" Type="http://schemas.openxmlformats.org/officeDocument/2006/relationships/image" Target="media/image160.wmf"/><Relationship Id="rId384" Type="http://schemas.openxmlformats.org/officeDocument/2006/relationships/oleObject" Target="embeddings/oleObject197.bin"/><Relationship Id="rId591" Type="http://schemas.openxmlformats.org/officeDocument/2006/relationships/image" Target="media/image259.wmf"/><Relationship Id="rId605" Type="http://schemas.openxmlformats.org/officeDocument/2006/relationships/oleObject" Target="embeddings/oleObject329.bin"/><Relationship Id="rId787" Type="http://schemas.openxmlformats.org/officeDocument/2006/relationships/oleObject" Target="embeddings/oleObject434.bin"/><Relationship Id="rId812" Type="http://schemas.openxmlformats.org/officeDocument/2006/relationships/oleObject" Target="embeddings/oleObject447.bin"/><Relationship Id="rId202" Type="http://schemas.openxmlformats.org/officeDocument/2006/relationships/image" Target="media/image93.wmf"/><Relationship Id="rId244" Type="http://schemas.openxmlformats.org/officeDocument/2006/relationships/image" Target="media/image114.wmf"/><Relationship Id="rId647" Type="http://schemas.openxmlformats.org/officeDocument/2006/relationships/oleObject" Target="embeddings/oleObject350.bin"/><Relationship Id="rId689" Type="http://schemas.openxmlformats.org/officeDocument/2006/relationships/image" Target="media/image307.wmf"/><Relationship Id="rId854" Type="http://schemas.openxmlformats.org/officeDocument/2006/relationships/oleObject" Target="embeddings/oleObject469.bin"/><Relationship Id="rId896" Type="http://schemas.openxmlformats.org/officeDocument/2006/relationships/footer" Target="footer1.xml"/><Relationship Id="rId39" Type="http://schemas.openxmlformats.org/officeDocument/2006/relationships/oleObject" Target="embeddings/oleObject14.bin"/><Relationship Id="rId286" Type="http://schemas.openxmlformats.org/officeDocument/2006/relationships/image" Target="media/image135.wmf"/><Relationship Id="rId451" Type="http://schemas.openxmlformats.org/officeDocument/2006/relationships/image" Target="media/image207.wmf"/><Relationship Id="rId493" Type="http://schemas.openxmlformats.org/officeDocument/2006/relationships/oleObject" Target="embeddings/oleObject256.bin"/><Relationship Id="rId507" Type="http://schemas.openxmlformats.org/officeDocument/2006/relationships/oleObject" Target="embeddings/oleObject264.bin"/><Relationship Id="rId549" Type="http://schemas.openxmlformats.org/officeDocument/2006/relationships/oleObject" Target="embeddings/oleObject293.bin"/><Relationship Id="rId714" Type="http://schemas.openxmlformats.org/officeDocument/2006/relationships/oleObject" Target="embeddings/oleObject387.bin"/><Relationship Id="rId756" Type="http://schemas.openxmlformats.org/officeDocument/2006/relationships/image" Target="media/image328.wmf"/><Relationship Id="rId50" Type="http://schemas.openxmlformats.org/officeDocument/2006/relationships/image" Target="media/image20.wmf"/><Relationship Id="rId104" Type="http://schemas.openxmlformats.org/officeDocument/2006/relationships/oleObject" Target="embeddings/oleObject49.bin"/><Relationship Id="rId146" Type="http://schemas.openxmlformats.org/officeDocument/2006/relationships/image" Target="media/image65.wmf"/><Relationship Id="rId188" Type="http://schemas.openxmlformats.org/officeDocument/2006/relationships/image" Target="media/image86.wmf"/><Relationship Id="rId311" Type="http://schemas.openxmlformats.org/officeDocument/2006/relationships/image" Target="media/image147.wmf"/><Relationship Id="rId353" Type="http://schemas.openxmlformats.org/officeDocument/2006/relationships/oleObject" Target="embeddings/oleObject179.bin"/><Relationship Id="rId395" Type="http://schemas.openxmlformats.org/officeDocument/2006/relationships/oleObject" Target="embeddings/oleObject203.bin"/><Relationship Id="rId409" Type="http://schemas.openxmlformats.org/officeDocument/2006/relationships/oleObject" Target="embeddings/oleObject210.bin"/><Relationship Id="rId560" Type="http://schemas.openxmlformats.org/officeDocument/2006/relationships/oleObject" Target="embeddings/oleObject300.bin"/><Relationship Id="rId798" Type="http://schemas.openxmlformats.org/officeDocument/2006/relationships/image" Target="media/image347.wmf"/><Relationship Id="rId92" Type="http://schemas.openxmlformats.org/officeDocument/2006/relationships/oleObject" Target="embeddings/oleObject43.bin"/><Relationship Id="rId213" Type="http://schemas.openxmlformats.org/officeDocument/2006/relationships/oleObject" Target="embeddings/oleObject104.bin"/><Relationship Id="rId420" Type="http://schemas.openxmlformats.org/officeDocument/2006/relationships/image" Target="media/image193.wmf"/><Relationship Id="rId616" Type="http://schemas.openxmlformats.org/officeDocument/2006/relationships/image" Target="media/image271.wmf"/><Relationship Id="rId658" Type="http://schemas.openxmlformats.org/officeDocument/2006/relationships/image" Target="media/image292.wmf"/><Relationship Id="rId823" Type="http://schemas.openxmlformats.org/officeDocument/2006/relationships/image" Target="media/image360.wmf"/><Relationship Id="rId865" Type="http://schemas.openxmlformats.org/officeDocument/2006/relationships/oleObject" Target="embeddings/oleObject475.bin"/><Relationship Id="rId255" Type="http://schemas.openxmlformats.org/officeDocument/2006/relationships/oleObject" Target="embeddings/oleObject125.bin"/><Relationship Id="rId297" Type="http://schemas.openxmlformats.org/officeDocument/2006/relationships/oleObject" Target="embeddings/oleObject146.bin"/><Relationship Id="rId462" Type="http://schemas.openxmlformats.org/officeDocument/2006/relationships/oleObject" Target="embeddings/oleObject239.bin"/><Relationship Id="rId518" Type="http://schemas.openxmlformats.org/officeDocument/2006/relationships/image" Target="media/image235.wmf"/><Relationship Id="rId725" Type="http://schemas.openxmlformats.org/officeDocument/2006/relationships/oleObject" Target="embeddings/oleObject396.bin"/><Relationship Id="rId115" Type="http://schemas.openxmlformats.org/officeDocument/2006/relationships/image" Target="media/image50.wmf"/><Relationship Id="rId157" Type="http://schemas.openxmlformats.org/officeDocument/2006/relationships/image" Target="media/image70.wmf"/><Relationship Id="rId322" Type="http://schemas.openxmlformats.org/officeDocument/2006/relationships/image" Target="media/image152.wmf"/><Relationship Id="rId364" Type="http://schemas.openxmlformats.org/officeDocument/2006/relationships/oleObject" Target="embeddings/oleObject186.bin"/><Relationship Id="rId767" Type="http://schemas.openxmlformats.org/officeDocument/2006/relationships/image" Target="media/image333.wmf"/><Relationship Id="rId61" Type="http://schemas.openxmlformats.org/officeDocument/2006/relationships/oleObject" Target="embeddings/oleObject25.bin"/><Relationship Id="rId199" Type="http://schemas.openxmlformats.org/officeDocument/2006/relationships/oleObject" Target="embeddings/oleObject97.bin"/><Relationship Id="rId571" Type="http://schemas.openxmlformats.org/officeDocument/2006/relationships/oleObject" Target="embeddings/oleObject307.bin"/><Relationship Id="rId627" Type="http://schemas.openxmlformats.org/officeDocument/2006/relationships/oleObject" Target="embeddings/oleObject340.bin"/><Relationship Id="rId669" Type="http://schemas.openxmlformats.org/officeDocument/2006/relationships/image" Target="media/image297.wmf"/><Relationship Id="rId834" Type="http://schemas.openxmlformats.org/officeDocument/2006/relationships/image" Target="media/image366.wmf"/><Relationship Id="rId876" Type="http://schemas.openxmlformats.org/officeDocument/2006/relationships/oleObject" Target="embeddings/oleObject481.bin"/><Relationship Id="rId19" Type="http://schemas.openxmlformats.org/officeDocument/2006/relationships/oleObject" Target="embeddings/oleObject4.bin"/><Relationship Id="rId224" Type="http://schemas.openxmlformats.org/officeDocument/2006/relationships/image" Target="media/image104.wmf"/><Relationship Id="rId266" Type="http://schemas.openxmlformats.org/officeDocument/2006/relationships/image" Target="media/image125.wmf"/><Relationship Id="rId431" Type="http://schemas.openxmlformats.org/officeDocument/2006/relationships/oleObject" Target="embeddings/oleObject223.bin"/><Relationship Id="rId473" Type="http://schemas.openxmlformats.org/officeDocument/2006/relationships/oleObject" Target="embeddings/oleObject245.bin"/><Relationship Id="rId529" Type="http://schemas.openxmlformats.org/officeDocument/2006/relationships/oleObject" Target="embeddings/oleObject279.bin"/><Relationship Id="rId680" Type="http://schemas.openxmlformats.org/officeDocument/2006/relationships/oleObject" Target="embeddings/oleObject367.bin"/><Relationship Id="rId736" Type="http://schemas.openxmlformats.org/officeDocument/2006/relationships/image" Target="media/image321.wmf"/><Relationship Id="rId30" Type="http://schemas.openxmlformats.org/officeDocument/2006/relationships/image" Target="media/image10.wmf"/><Relationship Id="rId126" Type="http://schemas.openxmlformats.org/officeDocument/2006/relationships/oleObject" Target="embeddings/oleObject60.bin"/><Relationship Id="rId168" Type="http://schemas.openxmlformats.org/officeDocument/2006/relationships/image" Target="media/image76.wmf"/><Relationship Id="rId333" Type="http://schemas.openxmlformats.org/officeDocument/2006/relationships/image" Target="media/image156.wmf"/><Relationship Id="rId540" Type="http://schemas.openxmlformats.org/officeDocument/2006/relationships/image" Target="media/image243.wmf"/><Relationship Id="rId778" Type="http://schemas.openxmlformats.org/officeDocument/2006/relationships/oleObject" Target="embeddings/oleObject429.bin"/><Relationship Id="rId72" Type="http://schemas.openxmlformats.org/officeDocument/2006/relationships/oleObject" Target="embeddings/oleObject31.bin"/><Relationship Id="rId375" Type="http://schemas.openxmlformats.org/officeDocument/2006/relationships/image" Target="media/image173.wmf"/><Relationship Id="rId582" Type="http://schemas.openxmlformats.org/officeDocument/2006/relationships/image" Target="media/image256.wmf"/><Relationship Id="rId638" Type="http://schemas.openxmlformats.org/officeDocument/2006/relationships/image" Target="media/image282.wmf"/><Relationship Id="rId803" Type="http://schemas.openxmlformats.org/officeDocument/2006/relationships/oleObject" Target="embeddings/oleObject443.bin"/><Relationship Id="rId845" Type="http://schemas.openxmlformats.org/officeDocument/2006/relationships/image" Target="media/image371.wmf"/><Relationship Id="rId3" Type="http://schemas.openxmlformats.org/officeDocument/2006/relationships/styles" Target="styles.xml"/><Relationship Id="rId235" Type="http://schemas.openxmlformats.org/officeDocument/2006/relationships/oleObject" Target="embeddings/oleObject115.bin"/><Relationship Id="rId277" Type="http://schemas.openxmlformats.org/officeDocument/2006/relationships/oleObject" Target="embeddings/oleObject136.bin"/><Relationship Id="rId400" Type="http://schemas.openxmlformats.org/officeDocument/2006/relationships/image" Target="media/image184.wmf"/><Relationship Id="rId442" Type="http://schemas.openxmlformats.org/officeDocument/2006/relationships/oleObject" Target="embeddings/oleObject229.bin"/><Relationship Id="rId484" Type="http://schemas.openxmlformats.org/officeDocument/2006/relationships/oleObject" Target="embeddings/oleObject251.bin"/><Relationship Id="rId705" Type="http://schemas.openxmlformats.org/officeDocument/2006/relationships/image" Target="media/image314.wmf"/><Relationship Id="rId887" Type="http://schemas.openxmlformats.org/officeDocument/2006/relationships/oleObject" Target="embeddings/oleObject488.bin"/><Relationship Id="rId137" Type="http://schemas.openxmlformats.org/officeDocument/2006/relationships/image" Target="media/image61.wmf"/><Relationship Id="rId302" Type="http://schemas.openxmlformats.org/officeDocument/2006/relationships/oleObject" Target="embeddings/oleObject149.bin"/><Relationship Id="rId344" Type="http://schemas.openxmlformats.org/officeDocument/2006/relationships/image" Target="media/image161.wmf"/><Relationship Id="rId691" Type="http://schemas.openxmlformats.org/officeDocument/2006/relationships/image" Target="media/image308.wmf"/><Relationship Id="rId747" Type="http://schemas.openxmlformats.org/officeDocument/2006/relationships/oleObject" Target="embeddings/oleObject413.bin"/><Relationship Id="rId789" Type="http://schemas.openxmlformats.org/officeDocument/2006/relationships/image" Target="media/image343.wmf"/><Relationship Id="rId41" Type="http://schemas.openxmlformats.org/officeDocument/2006/relationships/oleObject" Target="embeddings/oleObject15.bin"/><Relationship Id="rId83" Type="http://schemas.openxmlformats.org/officeDocument/2006/relationships/image" Target="media/image35.wmf"/><Relationship Id="rId179" Type="http://schemas.openxmlformats.org/officeDocument/2006/relationships/oleObject" Target="embeddings/oleObject87.bin"/><Relationship Id="rId386" Type="http://schemas.openxmlformats.org/officeDocument/2006/relationships/image" Target="media/image177.wmf"/><Relationship Id="rId551" Type="http://schemas.openxmlformats.org/officeDocument/2006/relationships/oleObject" Target="embeddings/oleObject294.bin"/><Relationship Id="rId593" Type="http://schemas.openxmlformats.org/officeDocument/2006/relationships/image" Target="media/image260.wmf"/><Relationship Id="rId607" Type="http://schemas.openxmlformats.org/officeDocument/2006/relationships/oleObject" Target="embeddings/oleObject330.bin"/><Relationship Id="rId649" Type="http://schemas.openxmlformats.org/officeDocument/2006/relationships/oleObject" Target="embeddings/oleObject351.bin"/><Relationship Id="rId814" Type="http://schemas.openxmlformats.org/officeDocument/2006/relationships/oleObject" Target="embeddings/oleObject448.bin"/><Relationship Id="rId856" Type="http://schemas.openxmlformats.org/officeDocument/2006/relationships/oleObject" Target="embeddings/oleObject470.bin"/><Relationship Id="rId190" Type="http://schemas.openxmlformats.org/officeDocument/2006/relationships/image" Target="media/image87.wmf"/><Relationship Id="rId204" Type="http://schemas.openxmlformats.org/officeDocument/2006/relationships/image" Target="media/image94.wmf"/><Relationship Id="rId246" Type="http://schemas.openxmlformats.org/officeDocument/2006/relationships/image" Target="media/image115.wmf"/><Relationship Id="rId288" Type="http://schemas.openxmlformats.org/officeDocument/2006/relationships/image" Target="media/image136.wmf"/><Relationship Id="rId411" Type="http://schemas.openxmlformats.org/officeDocument/2006/relationships/oleObject" Target="embeddings/oleObject211.bin"/><Relationship Id="rId453" Type="http://schemas.openxmlformats.org/officeDocument/2006/relationships/image" Target="media/image208.wmf"/><Relationship Id="rId509" Type="http://schemas.openxmlformats.org/officeDocument/2006/relationships/oleObject" Target="embeddings/oleObject265.bin"/><Relationship Id="rId660" Type="http://schemas.openxmlformats.org/officeDocument/2006/relationships/image" Target="media/image293.wmf"/><Relationship Id="rId898" Type="http://schemas.microsoft.com/office/2011/relationships/people" Target="people.xml"/><Relationship Id="rId106" Type="http://schemas.openxmlformats.org/officeDocument/2006/relationships/oleObject" Target="embeddings/oleObject50.bin"/><Relationship Id="rId313" Type="http://schemas.openxmlformats.org/officeDocument/2006/relationships/oleObject" Target="embeddings/oleObject155.bin"/><Relationship Id="rId495" Type="http://schemas.openxmlformats.org/officeDocument/2006/relationships/oleObject" Target="embeddings/oleObject257.bin"/><Relationship Id="rId716" Type="http://schemas.openxmlformats.org/officeDocument/2006/relationships/oleObject" Target="embeddings/oleObject389.bin"/><Relationship Id="rId758" Type="http://schemas.openxmlformats.org/officeDocument/2006/relationships/image" Target="media/image329.wmf"/><Relationship Id="rId10" Type="http://schemas.microsoft.com/office/2016/09/relationships/commentsIds" Target="commentsIds.xml"/><Relationship Id="rId52" Type="http://schemas.openxmlformats.org/officeDocument/2006/relationships/image" Target="media/image21.wmf"/><Relationship Id="rId94" Type="http://schemas.openxmlformats.org/officeDocument/2006/relationships/oleObject" Target="embeddings/oleObject44.bin"/><Relationship Id="rId148" Type="http://schemas.openxmlformats.org/officeDocument/2006/relationships/image" Target="media/image66.wmf"/><Relationship Id="rId355" Type="http://schemas.openxmlformats.org/officeDocument/2006/relationships/oleObject" Target="embeddings/oleObject180.bin"/><Relationship Id="rId397" Type="http://schemas.openxmlformats.org/officeDocument/2006/relationships/oleObject" Target="embeddings/oleObject204.bin"/><Relationship Id="rId520" Type="http://schemas.openxmlformats.org/officeDocument/2006/relationships/image" Target="media/image236.wmf"/><Relationship Id="rId562" Type="http://schemas.openxmlformats.org/officeDocument/2006/relationships/image" Target="media/image250.wmf"/><Relationship Id="rId618" Type="http://schemas.openxmlformats.org/officeDocument/2006/relationships/image" Target="media/image272.wmf"/><Relationship Id="rId825" Type="http://schemas.openxmlformats.org/officeDocument/2006/relationships/image" Target="media/image361.png"/><Relationship Id="rId215" Type="http://schemas.openxmlformats.org/officeDocument/2006/relationships/oleObject" Target="embeddings/oleObject105.bin"/><Relationship Id="rId257" Type="http://schemas.openxmlformats.org/officeDocument/2006/relationships/oleObject" Target="embeddings/oleObject126.bin"/><Relationship Id="rId422" Type="http://schemas.openxmlformats.org/officeDocument/2006/relationships/oleObject" Target="embeddings/oleObject218.bin"/><Relationship Id="rId464" Type="http://schemas.openxmlformats.org/officeDocument/2006/relationships/oleObject" Target="embeddings/oleObject240.bin"/><Relationship Id="rId867" Type="http://schemas.openxmlformats.org/officeDocument/2006/relationships/oleObject" Target="embeddings/oleObject476.bin"/><Relationship Id="rId299" Type="http://schemas.openxmlformats.org/officeDocument/2006/relationships/oleObject" Target="embeddings/oleObject147.bin"/><Relationship Id="rId727" Type="http://schemas.openxmlformats.org/officeDocument/2006/relationships/oleObject" Target="embeddings/oleObject398.bin"/><Relationship Id="rId63" Type="http://schemas.openxmlformats.org/officeDocument/2006/relationships/oleObject" Target="embeddings/oleObject26.bin"/><Relationship Id="rId159" Type="http://schemas.openxmlformats.org/officeDocument/2006/relationships/image" Target="media/image71.png"/><Relationship Id="rId366" Type="http://schemas.openxmlformats.org/officeDocument/2006/relationships/oleObject" Target="embeddings/oleObject187.bin"/><Relationship Id="rId573" Type="http://schemas.openxmlformats.org/officeDocument/2006/relationships/oleObject" Target="embeddings/oleObject308.bin"/><Relationship Id="rId780" Type="http://schemas.openxmlformats.org/officeDocument/2006/relationships/oleObject" Target="embeddings/oleObject430.bin"/><Relationship Id="rId226" Type="http://schemas.openxmlformats.org/officeDocument/2006/relationships/image" Target="media/image105.wmf"/><Relationship Id="rId433" Type="http://schemas.openxmlformats.org/officeDocument/2006/relationships/oleObject" Target="embeddings/oleObject224.bin"/><Relationship Id="rId878" Type="http://schemas.openxmlformats.org/officeDocument/2006/relationships/image" Target="media/image386.wmf"/><Relationship Id="rId640" Type="http://schemas.openxmlformats.org/officeDocument/2006/relationships/image" Target="media/image283.wmf"/><Relationship Id="rId738" Type="http://schemas.openxmlformats.org/officeDocument/2006/relationships/oleObject" Target="embeddings/oleObject406.bin"/><Relationship Id="rId74" Type="http://schemas.openxmlformats.org/officeDocument/2006/relationships/oleObject" Target="embeddings/oleObject32.bin"/><Relationship Id="rId377" Type="http://schemas.openxmlformats.org/officeDocument/2006/relationships/oleObject" Target="embeddings/oleObject193.bin"/><Relationship Id="rId500" Type="http://schemas.openxmlformats.org/officeDocument/2006/relationships/image" Target="media/image230.wmf"/><Relationship Id="rId584" Type="http://schemas.openxmlformats.org/officeDocument/2006/relationships/oleObject" Target="embeddings/oleObject317.bin"/><Relationship Id="rId805" Type="http://schemas.openxmlformats.org/officeDocument/2006/relationships/oleObject" Target="embeddings/oleObject444.bin"/><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image" Target="media/image344.wmf"/><Relationship Id="rId889" Type="http://schemas.openxmlformats.org/officeDocument/2006/relationships/oleObject" Target="embeddings/oleObject490.bin"/><Relationship Id="rId444" Type="http://schemas.openxmlformats.org/officeDocument/2006/relationships/oleObject" Target="embeddings/oleObject230.bin"/><Relationship Id="rId651" Type="http://schemas.openxmlformats.org/officeDocument/2006/relationships/oleObject" Target="embeddings/oleObject352.bin"/><Relationship Id="rId749" Type="http://schemas.openxmlformats.org/officeDocument/2006/relationships/oleObject" Target="embeddings/oleObject414.bin"/><Relationship Id="rId290" Type="http://schemas.openxmlformats.org/officeDocument/2006/relationships/image" Target="media/image137.wmf"/><Relationship Id="rId304" Type="http://schemas.openxmlformats.org/officeDocument/2006/relationships/oleObject" Target="embeddings/oleObject150.bin"/><Relationship Id="rId388" Type="http://schemas.openxmlformats.org/officeDocument/2006/relationships/image" Target="media/image178.wmf"/><Relationship Id="rId511" Type="http://schemas.openxmlformats.org/officeDocument/2006/relationships/oleObject" Target="embeddings/oleObject267.bin"/><Relationship Id="rId609" Type="http://schemas.openxmlformats.org/officeDocument/2006/relationships/oleObject" Target="embeddings/oleObject331.bin"/><Relationship Id="rId85" Type="http://schemas.openxmlformats.org/officeDocument/2006/relationships/oleObject" Target="embeddings/oleObject39.bin"/><Relationship Id="rId150" Type="http://schemas.openxmlformats.org/officeDocument/2006/relationships/image" Target="media/image67.wmf"/><Relationship Id="rId595" Type="http://schemas.openxmlformats.org/officeDocument/2006/relationships/image" Target="media/image261.wmf"/><Relationship Id="rId816" Type="http://schemas.openxmlformats.org/officeDocument/2006/relationships/oleObject" Target="embeddings/oleObject449.bin"/><Relationship Id="rId248" Type="http://schemas.openxmlformats.org/officeDocument/2006/relationships/image" Target="media/image116.wmf"/><Relationship Id="rId455" Type="http://schemas.openxmlformats.org/officeDocument/2006/relationships/image" Target="media/image209.wmf"/><Relationship Id="rId662" Type="http://schemas.openxmlformats.org/officeDocument/2006/relationships/image" Target="media/image294.wmf"/><Relationship Id="rId12" Type="http://schemas.openxmlformats.org/officeDocument/2006/relationships/image" Target="media/image1.wmf"/><Relationship Id="rId108" Type="http://schemas.openxmlformats.org/officeDocument/2006/relationships/oleObject" Target="embeddings/oleObject51.bin"/><Relationship Id="rId315" Type="http://schemas.openxmlformats.org/officeDocument/2006/relationships/oleObject" Target="embeddings/oleObject156.bin"/><Relationship Id="rId522" Type="http://schemas.openxmlformats.org/officeDocument/2006/relationships/oleObject" Target="embeddings/oleObject275.bin"/><Relationship Id="rId96" Type="http://schemas.openxmlformats.org/officeDocument/2006/relationships/oleObject" Target="embeddings/oleObject45.bin"/><Relationship Id="rId161" Type="http://schemas.openxmlformats.org/officeDocument/2006/relationships/oleObject" Target="embeddings/oleObject78.bin"/><Relationship Id="rId399" Type="http://schemas.openxmlformats.org/officeDocument/2006/relationships/oleObject" Target="embeddings/oleObject205.bin"/><Relationship Id="rId827" Type="http://schemas.openxmlformats.org/officeDocument/2006/relationships/oleObject" Target="embeddings/oleObject454.bin"/><Relationship Id="rId259" Type="http://schemas.openxmlformats.org/officeDocument/2006/relationships/oleObject" Target="embeddings/oleObject127.bin"/><Relationship Id="rId466" Type="http://schemas.openxmlformats.org/officeDocument/2006/relationships/oleObject" Target="embeddings/oleObject241.bin"/><Relationship Id="rId673" Type="http://schemas.openxmlformats.org/officeDocument/2006/relationships/image" Target="media/image299.wmf"/><Relationship Id="rId880" Type="http://schemas.openxmlformats.org/officeDocument/2006/relationships/oleObject" Target="embeddings/oleObject483.bin"/><Relationship Id="rId23" Type="http://schemas.openxmlformats.org/officeDocument/2006/relationships/oleObject" Target="embeddings/oleObject6.bin"/><Relationship Id="rId119" Type="http://schemas.openxmlformats.org/officeDocument/2006/relationships/image" Target="media/image52.wmf"/><Relationship Id="rId326" Type="http://schemas.openxmlformats.org/officeDocument/2006/relationships/image" Target="media/image154.wmf"/><Relationship Id="rId533" Type="http://schemas.openxmlformats.org/officeDocument/2006/relationships/oleObject" Target="embeddings/oleObject282.bin"/><Relationship Id="rId740" Type="http://schemas.openxmlformats.org/officeDocument/2006/relationships/oleObject" Target="embeddings/oleObject407.bin"/><Relationship Id="rId838" Type="http://schemas.openxmlformats.org/officeDocument/2006/relationships/image" Target="media/image368.wmf"/><Relationship Id="rId172" Type="http://schemas.openxmlformats.org/officeDocument/2006/relationships/image" Target="media/image78.wmf"/><Relationship Id="rId477" Type="http://schemas.openxmlformats.org/officeDocument/2006/relationships/oleObject" Target="embeddings/oleObject247.bin"/><Relationship Id="rId600" Type="http://schemas.openxmlformats.org/officeDocument/2006/relationships/oleObject" Target="embeddings/oleObject326.bin"/><Relationship Id="rId684" Type="http://schemas.openxmlformats.org/officeDocument/2006/relationships/oleObject" Target="embeddings/oleObject369.bin"/><Relationship Id="rId337" Type="http://schemas.openxmlformats.org/officeDocument/2006/relationships/image" Target="media/image158.wmf"/><Relationship Id="rId891" Type="http://schemas.openxmlformats.org/officeDocument/2006/relationships/oleObject" Target="embeddings/oleObject491.bin"/><Relationship Id="rId34" Type="http://schemas.openxmlformats.org/officeDocument/2006/relationships/image" Target="media/image12.wmf"/><Relationship Id="rId544" Type="http://schemas.openxmlformats.org/officeDocument/2006/relationships/image" Target="media/image245.wmf"/><Relationship Id="rId751" Type="http://schemas.openxmlformats.org/officeDocument/2006/relationships/oleObject" Target="embeddings/oleObject415.bin"/><Relationship Id="rId849" Type="http://schemas.openxmlformats.org/officeDocument/2006/relationships/oleObject" Target="embeddings/oleObject466.bin"/><Relationship Id="rId183" Type="http://schemas.openxmlformats.org/officeDocument/2006/relationships/oleObject" Target="embeddings/oleObject89.bin"/><Relationship Id="rId390" Type="http://schemas.openxmlformats.org/officeDocument/2006/relationships/image" Target="media/image179.wmf"/><Relationship Id="rId404" Type="http://schemas.openxmlformats.org/officeDocument/2006/relationships/image" Target="media/image186.wmf"/><Relationship Id="rId611" Type="http://schemas.openxmlformats.org/officeDocument/2006/relationships/oleObject" Target="embeddings/oleObject332.bin"/><Relationship Id="rId250" Type="http://schemas.openxmlformats.org/officeDocument/2006/relationships/image" Target="media/image117.wmf"/><Relationship Id="rId488" Type="http://schemas.openxmlformats.org/officeDocument/2006/relationships/oleObject" Target="embeddings/oleObject253.bin"/><Relationship Id="rId695" Type="http://schemas.openxmlformats.org/officeDocument/2006/relationships/image" Target="media/image310.wmf"/><Relationship Id="rId709" Type="http://schemas.openxmlformats.org/officeDocument/2006/relationships/image" Target="media/image315.wmf"/><Relationship Id="rId45" Type="http://schemas.openxmlformats.org/officeDocument/2006/relationships/oleObject" Target="embeddings/oleObject17.bin"/><Relationship Id="rId110" Type="http://schemas.openxmlformats.org/officeDocument/2006/relationships/oleObject" Target="embeddings/oleObject52.bin"/><Relationship Id="rId348" Type="http://schemas.openxmlformats.org/officeDocument/2006/relationships/oleObject" Target="embeddings/oleObject175.bin"/><Relationship Id="rId555" Type="http://schemas.openxmlformats.org/officeDocument/2006/relationships/oleObject" Target="embeddings/oleObject296.bin"/><Relationship Id="rId762" Type="http://schemas.openxmlformats.org/officeDocument/2006/relationships/oleObject" Target="embeddings/oleObject421.bin"/><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oleObject" Target="embeddings/oleObject213.bin"/><Relationship Id="rId622" Type="http://schemas.openxmlformats.org/officeDocument/2006/relationships/image" Target="media/image274.wmf"/><Relationship Id="rId261" Type="http://schemas.openxmlformats.org/officeDocument/2006/relationships/oleObject" Target="embeddings/oleObject128.bin"/><Relationship Id="rId499" Type="http://schemas.openxmlformats.org/officeDocument/2006/relationships/oleObject" Target="embeddings/oleObject259.bin"/><Relationship Id="rId56" Type="http://schemas.openxmlformats.org/officeDocument/2006/relationships/image" Target="media/image23.wmf"/><Relationship Id="rId359" Type="http://schemas.openxmlformats.org/officeDocument/2006/relationships/oleObject" Target="embeddings/oleObject183.bin"/><Relationship Id="rId566" Type="http://schemas.openxmlformats.org/officeDocument/2006/relationships/oleObject" Target="embeddings/oleObject304.bin"/><Relationship Id="rId773" Type="http://schemas.openxmlformats.org/officeDocument/2006/relationships/image" Target="media/image336.wmf"/><Relationship Id="rId121" Type="http://schemas.openxmlformats.org/officeDocument/2006/relationships/image" Target="media/image53.wmf"/><Relationship Id="rId219" Type="http://schemas.openxmlformats.org/officeDocument/2006/relationships/oleObject" Target="embeddings/oleObject107.bin"/><Relationship Id="rId426" Type="http://schemas.openxmlformats.org/officeDocument/2006/relationships/image" Target="media/image195.wmf"/><Relationship Id="rId633" Type="http://schemas.openxmlformats.org/officeDocument/2006/relationships/oleObject" Target="embeddings/oleObject343.bin"/><Relationship Id="rId840" Type="http://schemas.openxmlformats.org/officeDocument/2006/relationships/image" Target="media/image369.wmf"/><Relationship Id="rId67" Type="http://schemas.openxmlformats.org/officeDocument/2006/relationships/oleObject" Target="embeddings/oleObject28.bin"/><Relationship Id="rId272" Type="http://schemas.openxmlformats.org/officeDocument/2006/relationships/image" Target="media/image128.wmf"/><Relationship Id="rId577" Type="http://schemas.openxmlformats.org/officeDocument/2006/relationships/oleObject" Target="embeddings/oleObject311.bin"/><Relationship Id="rId700" Type="http://schemas.openxmlformats.org/officeDocument/2006/relationships/oleObject" Target="embeddings/oleObject377.bin"/><Relationship Id="rId132" Type="http://schemas.openxmlformats.org/officeDocument/2006/relationships/oleObject" Target="embeddings/oleObject63.bin"/><Relationship Id="rId784" Type="http://schemas.openxmlformats.org/officeDocument/2006/relationships/oleObject" Target="embeddings/oleObject432.bin"/><Relationship Id="rId437" Type="http://schemas.openxmlformats.org/officeDocument/2006/relationships/image" Target="media/image200.wmf"/><Relationship Id="rId644" Type="http://schemas.openxmlformats.org/officeDocument/2006/relationships/image" Target="media/image285.wmf"/><Relationship Id="rId851" Type="http://schemas.openxmlformats.org/officeDocument/2006/relationships/image" Target="media/image373.wmf"/><Relationship Id="rId283" Type="http://schemas.openxmlformats.org/officeDocument/2006/relationships/oleObject" Target="embeddings/oleObject139.bin"/><Relationship Id="rId490" Type="http://schemas.openxmlformats.org/officeDocument/2006/relationships/oleObject" Target="embeddings/oleObject254.bin"/><Relationship Id="rId504" Type="http://schemas.openxmlformats.org/officeDocument/2006/relationships/image" Target="media/image232.wmf"/><Relationship Id="rId711" Type="http://schemas.openxmlformats.org/officeDocument/2006/relationships/image" Target="media/image316.wmf"/><Relationship Id="rId78" Type="http://schemas.openxmlformats.org/officeDocument/2006/relationships/oleObject" Target="embeddings/oleObject34.bin"/><Relationship Id="rId143" Type="http://schemas.openxmlformats.org/officeDocument/2006/relationships/image" Target="media/image64.wmf"/><Relationship Id="rId350" Type="http://schemas.openxmlformats.org/officeDocument/2006/relationships/image" Target="media/image163.wmf"/><Relationship Id="rId588" Type="http://schemas.openxmlformats.org/officeDocument/2006/relationships/oleObject" Target="embeddings/oleObject320.bin"/><Relationship Id="rId795" Type="http://schemas.openxmlformats.org/officeDocument/2006/relationships/oleObject" Target="embeddings/oleObject439.bin"/><Relationship Id="rId809" Type="http://schemas.openxmlformats.org/officeDocument/2006/relationships/image" Target="media/image353.wmf"/><Relationship Id="rId9" Type="http://schemas.microsoft.com/office/2011/relationships/commentsExtended" Target="commentsExtended.xml"/><Relationship Id="rId210" Type="http://schemas.openxmlformats.org/officeDocument/2006/relationships/image" Target="media/image97.wmf"/><Relationship Id="rId448" Type="http://schemas.openxmlformats.org/officeDocument/2006/relationships/oleObject" Target="embeddings/oleObject232.bin"/><Relationship Id="rId655" Type="http://schemas.openxmlformats.org/officeDocument/2006/relationships/oleObject" Target="embeddings/oleObject354.bin"/><Relationship Id="rId862" Type="http://schemas.openxmlformats.org/officeDocument/2006/relationships/oleObject" Target="embeddings/oleObject473.bin"/><Relationship Id="rId294" Type="http://schemas.openxmlformats.org/officeDocument/2006/relationships/image" Target="media/image139.wmf"/><Relationship Id="rId308" Type="http://schemas.openxmlformats.org/officeDocument/2006/relationships/oleObject" Target="embeddings/oleObject152.bin"/><Relationship Id="rId515" Type="http://schemas.openxmlformats.org/officeDocument/2006/relationships/oleObject" Target="embeddings/oleObject270.bin"/><Relationship Id="rId722" Type="http://schemas.openxmlformats.org/officeDocument/2006/relationships/oleObject" Target="embeddings/oleObject394.bin"/><Relationship Id="rId89" Type="http://schemas.openxmlformats.org/officeDocument/2006/relationships/oleObject" Target="embeddings/oleObject41.bin"/><Relationship Id="rId154" Type="http://schemas.openxmlformats.org/officeDocument/2006/relationships/image" Target="media/image69.wmf"/><Relationship Id="rId361" Type="http://schemas.openxmlformats.org/officeDocument/2006/relationships/image" Target="media/image166.wmf"/><Relationship Id="rId599" Type="http://schemas.openxmlformats.org/officeDocument/2006/relationships/image" Target="media/image263.wmf"/><Relationship Id="rId459" Type="http://schemas.openxmlformats.org/officeDocument/2006/relationships/image" Target="media/image211.wmf"/><Relationship Id="rId666" Type="http://schemas.openxmlformats.org/officeDocument/2006/relationships/image" Target="media/image296.wmf"/><Relationship Id="rId873" Type="http://schemas.openxmlformats.org/officeDocument/2006/relationships/oleObject" Target="embeddings/oleObject479.bin"/><Relationship Id="rId16" Type="http://schemas.openxmlformats.org/officeDocument/2006/relationships/image" Target="media/image3.wmf"/><Relationship Id="rId221" Type="http://schemas.openxmlformats.org/officeDocument/2006/relationships/oleObject" Target="embeddings/oleObject108.bin"/><Relationship Id="rId319" Type="http://schemas.openxmlformats.org/officeDocument/2006/relationships/oleObject" Target="embeddings/oleObject158.bin"/><Relationship Id="rId526" Type="http://schemas.openxmlformats.org/officeDocument/2006/relationships/oleObject" Target="embeddings/oleObject277.bin"/><Relationship Id="rId733" Type="http://schemas.openxmlformats.org/officeDocument/2006/relationships/oleObject" Target="embeddings/oleObject402.bin"/><Relationship Id="rId165" Type="http://schemas.openxmlformats.org/officeDocument/2006/relationships/oleObject" Target="embeddings/oleObject80.bin"/><Relationship Id="rId372" Type="http://schemas.openxmlformats.org/officeDocument/2006/relationships/oleObject" Target="embeddings/oleObject190.bin"/><Relationship Id="rId677" Type="http://schemas.openxmlformats.org/officeDocument/2006/relationships/image" Target="media/image301.wmf"/><Relationship Id="rId800" Type="http://schemas.openxmlformats.org/officeDocument/2006/relationships/image" Target="media/image348.wmf"/><Relationship Id="rId232" Type="http://schemas.openxmlformats.org/officeDocument/2006/relationships/image" Target="media/image108.wmf"/><Relationship Id="rId884" Type="http://schemas.openxmlformats.org/officeDocument/2006/relationships/oleObject" Target="embeddings/oleObject485.bin"/><Relationship Id="rId27" Type="http://schemas.openxmlformats.org/officeDocument/2006/relationships/oleObject" Target="embeddings/oleObject8.bin"/><Relationship Id="rId537" Type="http://schemas.openxmlformats.org/officeDocument/2006/relationships/oleObject" Target="embeddings/oleObject284.bin"/><Relationship Id="rId744" Type="http://schemas.openxmlformats.org/officeDocument/2006/relationships/oleObject" Target="embeddings/oleObject411.bin"/><Relationship Id="rId80" Type="http://schemas.openxmlformats.org/officeDocument/2006/relationships/image" Target="media/image34.wmf"/><Relationship Id="rId176" Type="http://schemas.openxmlformats.org/officeDocument/2006/relationships/image" Target="media/image80.wmf"/><Relationship Id="rId383" Type="http://schemas.openxmlformats.org/officeDocument/2006/relationships/image" Target="media/image176.wmf"/><Relationship Id="rId590" Type="http://schemas.openxmlformats.org/officeDocument/2006/relationships/oleObject" Target="embeddings/oleObject321.bin"/><Relationship Id="rId604" Type="http://schemas.openxmlformats.org/officeDocument/2006/relationships/image" Target="media/image265.wmf"/><Relationship Id="rId811" Type="http://schemas.openxmlformats.org/officeDocument/2006/relationships/image" Target="media/image354.wmf"/><Relationship Id="rId243" Type="http://schemas.openxmlformats.org/officeDocument/2006/relationships/oleObject" Target="embeddings/oleObject119.bin"/><Relationship Id="rId450" Type="http://schemas.openxmlformats.org/officeDocument/2006/relationships/oleObject" Target="embeddings/oleObject233.bin"/><Relationship Id="rId688" Type="http://schemas.openxmlformats.org/officeDocument/2006/relationships/oleObject" Target="embeddings/oleObject371.bin"/><Relationship Id="rId895" Type="http://schemas.openxmlformats.org/officeDocument/2006/relationships/oleObject" Target="embeddings/oleObject493.bin"/><Relationship Id="rId38" Type="http://schemas.openxmlformats.org/officeDocument/2006/relationships/image" Target="media/image14.wmf"/><Relationship Id="rId103" Type="http://schemas.openxmlformats.org/officeDocument/2006/relationships/image" Target="media/image44.wmf"/><Relationship Id="rId310" Type="http://schemas.openxmlformats.org/officeDocument/2006/relationships/oleObject" Target="embeddings/oleObject153.bin"/><Relationship Id="rId548" Type="http://schemas.openxmlformats.org/officeDocument/2006/relationships/oleObject" Target="embeddings/oleObject292.bin"/><Relationship Id="rId755" Type="http://schemas.openxmlformats.org/officeDocument/2006/relationships/oleObject" Target="embeddings/oleObject417.bin"/><Relationship Id="rId91" Type="http://schemas.openxmlformats.org/officeDocument/2006/relationships/oleObject" Target="embeddings/oleObject42.bin"/><Relationship Id="rId187" Type="http://schemas.openxmlformats.org/officeDocument/2006/relationships/oleObject" Target="embeddings/oleObject91.bin"/><Relationship Id="rId394" Type="http://schemas.openxmlformats.org/officeDocument/2006/relationships/image" Target="media/image181.wmf"/><Relationship Id="rId408" Type="http://schemas.openxmlformats.org/officeDocument/2006/relationships/image" Target="media/image188.wmf"/><Relationship Id="rId615" Type="http://schemas.openxmlformats.org/officeDocument/2006/relationships/oleObject" Target="embeddings/oleObject334.bin"/><Relationship Id="rId822" Type="http://schemas.openxmlformats.org/officeDocument/2006/relationships/oleObject" Target="embeddings/oleObject452.bin"/><Relationship Id="rId254" Type="http://schemas.openxmlformats.org/officeDocument/2006/relationships/image" Target="media/image119.wmf"/><Relationship Id="rId699" Type="http://schemas.openxmlformats.org/officeDocument/2006/relationships/image" Target="media/image312.wmf"/><Relationship Id="rId49" Type="http://schemas.openxmlformats.org/officeDocument/2006/relationships/oleObject" Target="embeddings/oleObject19.bin"/><Relationship Id="rId114" Type="http://schemas.openxmlformats.org/officeDocument/2006/relationships/oleObject" Target="embeddings/oleObject54.bin"/><Relationship Id="rId461" Type="http://schemas.openxmlformats.org/officeDocument/2006/relationships/image" Target="media/image212.wmf"/><Relationship Id="rId559" Type="http://schemas.openxmlformats.org/officeDocument/2006/relationships/oleObject" Target="embeddings/oleObject299.bin"/><Relationship Id="rId766" Type="http://schemas.openxmlformats.org/officeDocument/2006/relationships/oleObject" Target="embeddings/oleObject423.bin"/><Relationship Id="rId198" Type="http://schemas.openxmlformats.org/officeDocument/2006/relationships/image" Target="media/image91.wmf"/><Relationship Id="rId321" Type="http://schemas.openxmlformats.org/officeDocument/2006/relationships/oleObject" Target="embeddings/oleObject159.bin"/><Relationship Id="rId419" Type="http://schemas.openxmlformats.org/officeDocument/2006/relationships/oleObject" Target="embeddings/oleObject216.bin"/><Relationship Id="rId626" Type="http://schemas.openxmlformats.org/officeDocument/2006/relationships/image" Target="media/image276.wmf"/><Relationship Id="rId833" Type="http://schemas.openxmlformats.org/officeDocument/2006/relationships/oleObject" Target="embeddings/oleObject457.bin"/><Relationship Id="rId265" Type="http://schemas.openxmlformats.org/officeDocument/2006/relationships/oleObject" Target="embeddings/oleObject130.bin"/><Relationship Id="rId472" Type="http://schemas.openxmlformats.org/officeDocument/2006/relationships/image" Target="media/image217.wmf"/><Relationship Id="rId125" Type="http://schemas.openxmlformats.org/officeDocument/2006/relationships/image" Target="media/image55.wmf"/><Relationship Id="rId332" Type="http://schemas.openxmlformats.org/officeDocument/2006/relationships/oleObject" Target="embeddings/oleObject166.bin"/><Relationship Id="rId777" Type="http://schemas.openxmlformats.org/officeDocument/2006/relationships/image" Target="media/image338.wmf"/><Relationship Id="rId637" Type="http://schemas.openxmlformats.org/officeDocument/2006/relationships/oleObject" Target="embeddings/oleObject345.bin"/><Relationship Id="rId844" Type="http://schemas.openxmlformats.org/officeDocument/2006/relationships/oleObject" Target="embeddings/oleObject463.bin"/><Relationship Id="rId276" Type="http://schemas.openxmlformats.org/officeDocument/2006/relationships/image" Target="media/image130.wmf"/><Relationship Id="rId483" Type="http://schemas.openxmlformats.org/officeDocument/2006/relationships/image" Target="media/image222.wmf"/><Relationship Id="rId690" Type="http://schemas.openxmlformats.org/officeDocument/2006/relationships/oleObject" Target="embeddings/oleObject372.bin"/><Relationship Id="rId704" Type="http://schemas.openxmlformats.org/officeDocument/2006/relationships/oleObject" Target="embeddings/oleObject380.bin"/><Relationship Id="rId40" Type="http://schemas.openxmlformats.org/officeDocument/2006/relationships/image" Target="media/image15.wmf"/><Relationship Id="rId136" Type="http://schemas.openxmlformats.org/officeDocument/2006/relationships/oleObject" Target="embeddings/oleObject65.bin"/><Relationship Id="rId343" Type="http://schemas.openxmlformats.org/officeDocument/2006/relationships/oleObject" Target="embeddings/oleObject172.bin"/><Relationship Id="rId550" Type="http://schemas.openxmlformats.org/officeDocument/2006/relationships/image" Target="media/image246.wmf"/><Relationship Id="rId788" Type="http://schemas.openxmlformats.org/officeDocument/2006/relationships/oleObject" Target="embeddings/oleObject435.bin"/><Relationship Id="rId203" Type="http://schemas.openxmlformats.org/officeDocument/2006/relationships/oleObject" Target="embeddings/oleObject99.bin"/><Relationship Id="rId648" Type="http://schemas.openxmlformats.org/officeDocument/2006/relationships/image" Target="media/image287.wmf"/><Relationship Id="rId855" Type="http://schemas.openxmlformats.org/officeDocument/2006/relationships/image" Target="media/image375.wmf"/><Relationship Id="rId287" Type="http://schemas.openxmlformats.org/officeDocument/2006/relationships/oleObject" Target="embeddings/oleObject141.bin"/><Relationship Id="rId410" Type="http://schemas.openxmlformats.org/officeDocument/2006/relationships/image" Target="media/image189.wmf"/><Relationship Id="rId494" Type="http://schemas.openxmlformats.org/officeDocument/2006/relationships/image" Target="media/image227.wmf"/><Relationship Id="rId508" Type="http://schemas.openxmlformats.org/officeDocument/2006/relationships/image" Target="media/image233.wmf"/><Relationship Id="rId715" Type="http://schemas.openxmlformats.org/officeDocument/2006/relationships/oleObject" Target="embeddings/oleObject388.bin"/><Relationship Id="rId147" Type="http://schemas.openxmlformats.org/officeDocument/2006/relationships/oleObject" Target="embeddings/oleObject71.bin"/><Relationship Id="rId354" Type="http://schemas.openxmlformats.org/officeDocument/2006/relationships/image" Target="media/image164.wmf"/><Relationship Id="rId799" Type="http://schemas.openxmlformats.org/officeDocument/2006/relationships/oleObject" Target="embeddings/oleObject441.bin"/><Relationship Id="rId51" Type="http://schemas.openxmlformats.org/officeDocument/2006/relationships/oleObject" Target="embeddings/oleObject20.bin"/><Relationship Id="rId561" Type="http://schemas.openxmlformats.org/officeDocument/2006/relationships/oleObject" Target="embeddings/oleObject301.bin"/><Relationship Id="rId659" Type="http://schemas.openxmlformats.org/officeDocument/2006/relationships/oleObject" Target="embeddings/oleObject356.bin"/><Relationship Id="rId866" Type="http://schemas.openxmlformats.org/officeDocument/2006/relationships/image" Target="media/image380.wmf"/><Relationship Id="rId214" Type="http://schemas.openxmlformats.org/officeDocument/2006/relationships/image" Target="media/image99.wmf"/><Relationship Id="rId298" Type="http://schemas.openxmlformats.org/officeDocument/2006/relationships/image" Target="media/image141.wmf"/><Relationship Id="rId421" Type="http://schemas.openxmlformats.org/officeDocument/2006/relationships/oleObject" Target="embeddings/oleObject217.bin"/><Relationship Id="rId519" Type="http://schemas.openxmlformats.org/officeDocument/2006/relationships/oleObject" Target="embeddings/oleObject273.bin"/><Relationship Id="rId158" Type="http://schemas.openxmlformats.org/officeDocument/2006/relationships/oleObject" Target="embeddings/oleObject77.bin"/><Relationship Id="rId726" Type="http://schemas.openxmlformats.org/officeDocument/2006/relationships/oleObject" Target="embeddings/oleObject397.bin"/><Relationship Id="rId62" Type="http://schemas.openxmlformats.org/officeDocument/2006/relationships/image" Target="media/image26.wmf"/><Relationship Id="rId365" Type="http://schemas.openxmlformats.org/officeDocument/2006/relationships/image" Target="media/image168.wmf"/><Relationship Id="rId572" Type="http://schemas.openxmlformats.org/officeDocument/2006/relationships/image" Target="media/image254.wmf"/><Relationship Id="rId225" Type="http://schemas.openxmlformats.org/officeDocument/2006/relationships/oleObject" Target="embeddings/oleObject110.bin"/><Relationship Id="rId432" Type="http://schemas.openxmlformats.org/officeDocument/2006/relationships/image" Target="media/image198.wmf"/><Relationship Id="rId877" Type="http://schemas.openxmlformats.org/officeDocument/2006/relationships/image" Target="media/image385.png"/><Relationship Id="rId737" Type="http://schemas.openxmlformats.org/officeDocument/2006/relationships/oleObject" Target="embeddings/oleObject405.bin"/><Relationship Id="rId73" Type="http://schemas.openxmlformats.org/officeDocument/2006/relationships/image" Target="media/image31.wmf"/><Relationship Id="rId169" Type="http://schemas.openxmlformats.org/officeDocument/2006/relationships/oleObject" Target="embeddings/oleObject82.bin"/><Relationship Id="rId376" Type="http://schemas.openxmlformats.org/officeDocument/2006/relationships/oleObject" Target="embeddings/oleObject192.bin"/><Relationship Id="rId583" Type="http://schemas.openxmlformats.org/officeDocument/2006/relationships/oleObject" Target="embeddings/oleObject316.bin"/><Relationship Id="rId790" Type="http://schemas.openxmlformats.org/officeDocument/2006/relationships/oleObject" Target="embeddings/oleObject436.bin"/><Relationship Id="rId804" Type="http://schemas.openxmlformats.org/officeDocument/2006/relationships/image" Target="media/image350.wmf"/><Relationship Id="rId4" Type="http://schemas.openxmlformats.org/officeDocument/2006/relationships/settings" Target="settings.xml"/><Relationship Id="rId236" Type="http://schemas.openxmlformats.org/officeDocument/2006/relationships/image" Target="media/image110.wmf"/><Relationship Id="rId443" Type="http://schemas.openxmlformats.org/officeDocument/2006/relationships/image" Target="media/image203.wmf"/><Relationship Id="rId650" Type="http://schemas.openxmlformats.org/officeDocument/2006/relationships/image" Target="media/image288.wmf"/><Relationship Id="rId888" Type="http://schemas.openxmlformats.org/officeDocument/2006/relationships/oleObject" Target="embeddings/oleObject489.bin"/><Relationship Id="rId303" Type="http://schemas.openxmlformats.org/officeDocument/2006/relationships/image" Target="media/image143.wmf"/><Relationship Id="rId748" Type="http://schemas.openxmlformats.org/officeDocument/2006/relationships/image" Target="media/image324.wmf"/><Relationship Id="rId84" Type="http://schemas.openxmlformats.org/officeDocument/2006/relationships/oleObject" Target="embeddings/oleObject38.bin"/><Relationship Id="rId387" Type="http://schemas.openxmlformats.org/officeDocument/2006/relationships/oleObject" Target="embeddings/oleObject199.bin"/><Relationship Id="rId510" Type="http://schemas.openxmlformats.org/officeDocument/2006/relationships/oleObject" Target="embeddings/oleObject266.bin"/><Relationship Id="rId594" Type="http://schemas.openxmlformats.org/officeDocument/2006/relationships/oleObject" Target="embeddings/oleObject323.bin"/><Relationship Id="rId608" Type="http://schemas.openxmlformats.org/officeDocument/2006/relationships/image" Target="media/image267.wmf"/><Relationship Id="rId815" Type="http://schemas.openxmlformats.org/officeDocument/2006/relationships/image" Target="media/image356.wmf"/><Relationship Id="rId247" Type="http://schemas.openxmlformats.org/officeDocument/2006/relationships/oleObject" Target="embeddings/oleObject121.bin"/><Relationship Id="rId899" Type="http://schemas.openxmlformats.org/officeDocument/2006/relationships/theme" Target="theme/theme1.xml"/><Relationship Id="rId107" Type="http://schemas.openxmlformats.org/officeDocument/2006/relationships/image" Target="media/image46.wmf"/><Relationship Id="rId454" Type="http://schemas.openxmlformats.org/officeDocument/2006/relationships/oleObject" Target="embeddings/oleObject235.bin"/><Relationship Id="rId661" Type="http://schemas.openxmlformats.org/officeDocument/2006/relationships/oleObject" Target="embeddings/oleObject357.bin"/><Relationship Id="rId759" Type="http://schemas.openxmlformats.org/officeDocument/2006/relationships/oleObject" Target="embeddings/oleObject419.bin"/><Relationship Id="rId11" Type="http://schemas.microsoft.com/office/2018/08/relationships/commentsExtensible" Target="commentsExtensible.xml"/><Relationship Id="rId314" Type="http://schemas.openxmlformats.org/officeDocument/2006/relationships/image" Target="media/image148.wmf"/><Relationship Id="rId398" Type="http://schemas.openxmlformats.org/officeDocument/2006/relationships/image" Target="media/image183.wmf"/><Relationship Id="rId521" Type="http://schemas.openxmlformats.org/officeDocument/2006/relationships/oleObject" Target="embeddings/oleObject274.bin"/><Relationship Id="rId619" Type="http://schemas.openxmlformats.org/officeDocument/2006/relationships/oleObject" Target="embeddings/oleObject336.bin"/><Relationship Id="rId95" Type="http://schemas.openxmlformats.org/officeDocument/2006/relationships/image" Target="media/image40.wmf"/><Relationship Id="rId160" Type="http://schemas.openxmlformats.org/officeDocument/2006/relationships/image" Target="media/image72.wmf"/><Relationship Id="rId826" Type="http://schemas.openxmlformats.org/officeDocument/2006/relationships/image" Target="media/image362.wmf"/><Relationship Id="rId258" Type="http://schemas.openxmlformats.org/officeDocument/2006/relationships/image" Target="media/image121.wmf"/><Relationship Id="rId465" Type="http://schemas.openxmlformats.org/officeDocument/2006/relationships/image" Target="media/image214.wmf"/><Relationship Id="rId672" Type="http://schemas.openxmlformats.org/officeDocument/2006/relationships/oleObject" Target="embeddings/oleObject363.bin"/><Relationship Id="rId22" Type="http://schemas.openxmlformats.org/officeDocument/2006/relationships/image" Target="media/image6.wmf"/><Relationship Id="rId118" Type="http://schemas.openxmlformats.org/officeDocument/2006/relationships/oleObject" Target="embeddings/oleObject56.bin"/><Relationship Id="rId325" Type="http://schemas.openxmlformats.org/officeDocument/2006/relationships/oleObject" Target="embeddings/oleObject161.bin"/><Relationship Id="rId532" Type="http://schemas.openxmlformats.org/officeDocument/2006/relationships/oleObject" Target="embeddings/oleObject281.bin"/><Relationship Id="rId171" Type="http://schemas.openxmlformats.org/officeDocument/2006/relationships/oleObject" Target="embeddings/oleObject83.bin"/><Relationship Id="rId837" Type="http://schemas.openxmlformats.org/officeDocument/2006/relationships/oleObject" Target="embeddings/oleObject459.bin"/><Relationship Id="rId269" Type="http://schemas.openxmlformats.org/officeDocument/2006/relationships/oleObject" Target="embeddings/oleObject132.bin"/><Relationship Id="rId476" Type="http://schemas.openxmlformats.org/officeDocument/2006/relationships/image" Target="media/image219.wmf"/><Relationship Id="rId683" Type="http://schemas.openxmlformats.org/officeDocument/2006/relationships/image" Target="media/image304.wmf"/><Relationship Id="rId890" Type="http://schemas.openxmlformats.org/officeDocument/2006/relationships/image" Target="media/image389.wmf"/><Relationship Id="rId33" Type="http://schemas.openxmlformats.org/officeDocument/2006/relationships/oleObject" Target="embeddings/oleObject11.bin"/><Relationship Id="rId129" Type="http://schemas.openxmlformats.org/officeDocument/2006/relationships/image" Target="media/image57.wmf"/><Relationship Id="rId336" Type="http://schemas.openxmlformats.org/officeDocument/2006/relationships/oleObject" Target="embeddings/oleObject168.bin"/><Relationship Id="rId543" Type="http://schemas.openxmlformats.org/officeDocument/2006/relationships/oleObject" Target="embeddings/oleObject288.bin"/><Relationship Id="rId182" Type="http://schemas.openxmlformats.org/officeDocument/2006/relationships/image" Target="media/image83.wmf"/><Relationship Id="rId403" Type="http://schemas.openxmlformats.org/officeDocument/2006/relationships/oleObject" Target="embeddings/oleObject207.bin"/><Relationship Id="rId750" Type="http://schemas.openxmlformats.org/officeDocument/2006/relationships/image" Target="media/image325.wmf"/><Relationship Id="rId848" Type="http://schemas.openxmlformats.org/officeDocument/2006/relationships/oleObject" Target="embeddings/oleObject465.bin"/><Relationship Id="rId487" Type="http://schemas.openxmlformats.org/officeDocument/2006/relationships/image" Target="media/image224.wmf"/><Relationship Id="rId610" Type="http://schemas.openxmlformats.org/officeDocument/2006/relationships/image" Target="media/image268.wmf"/><Relationship Id="rId694" Type="http://schemas.openxmlformats.org/officeDocument/2006/relationships/oleObject" Target="embeddings/oleObject374.bin"/><Relationship Id="rId708" Type="http://schemas.openxmlformats.org/officeDocument/2006/relationships/oleObject" Target="embeddings/oleObject383.bin"/><Relationship Id="rId347" Type="http://schemas.openxmlformats.org/officeDocument/2006/relationships/oleObject" Target="embeddings/oleObject174.bin"/><Relationship Id="rId44" Type="http://schemas.openxmlformats.org/officeDocument/2006/relationships/image" Target="media/image17.wmf"/><Relationship Id="rId554" Type="http://schemas.openxmlformats.org/officeDocument/2006/relationships/image" Target="media/image248.wmf"/><Relationship Id="rId761" Type="http://schemas.openxmlformats.org/officeDocument/2006/relationships/oleObject" Target="embeddings/oleObject420.bin"/><Relationship Id="rId859" Type="http://schemas.openxmlformats.org/officeDocument/2006/relationships/image" Target="media/image377.wmf"/><Relationship Id="rId193" Type="http://schemas.openxmlformats.org/officeDocument/2006/relationships/oleObject" Target="embeddings/oleObject94.bin"/><Relationship Id="rId207" Type="http://schemas.openxmlformats.org/officeDocument/2006/relationships/oleObject" Target="embeddings/oleObject101.bin"/><Relationship Id="rId414" Type="http://schemas.openxmlformats.org/officeDocument/2006/relationships/image" Target="media/image191.wmf"/><Relationship Id="rId498" Type="http://schemas.openxmlformats.org/officeDocument/2006/relationships/image" Target="media/image229.wmf"/><Relationship Id="rId621" Type="http://schemas.openxmlformats.org/officeDocument/2006/relationships/oleObject" Target="embeddings/oleObject337.bin"/><Relationship Id="rId260" Type="http://schemas.openxmlformats.org/officeDocument/2006/relationships/image" Target="media/image122.wmf"/><Relationship Id="rId719" Type="http://schemas.openxmlformats.org/officeDocument/2006/relationships/oleObject" Target="embeddings/oleObject391.bin"/><Relationship Id="rId55" Type="http://schemas.openxmlformats.org/officeDocument/2006/relationships/oleObject" Target="embeddings/oleObject22.bin"/><Relationship Id="rId120" Type="http://schemas.openxmlformats.org/officeDocument/2006/relationships/oleObject" Target="embeddings/oleObject57.bin"/><Relationship Id="rId358" Type="http://schemas.openxmlformats.org/officeDocument/2006/relationships/oleObject" Target="embeddings/oleObject182.bin"/><Relationship Id="rId565" Type="http://schemas.openxmlformats.org/officeDocument/2006/relationships/oleObject" Target="embeddings/oleObject303.bin"/><Relationship Id="rId772" Type="http://schemas.openxmlformats.org/officeDocument/2006/relationships/oleObject" Target="embeddings/oleObject426.bin"/><Relationship Id="rId218" Type="http://schemas.openxmlformats.org/officeDocument/2006/relationships/image" Target="media/image101.wmf"/><Relationship Id="rId425" Type="http://schemas.openxmlformats.org/officeDocument/2006/relationships/oleObject" Target="embeddings/oleObject220.bin"/><Relationship Id="rId632" Type="http://schemas.openxmlformats.org/officeDocument/2006/relationships/image" Target="media/image279.wmf"/><Relationship Id="rId271" Type="http://schemas.openxmlformats.org/officeDocument/2006/relationships/oleObject" Target="embeddings/oleObject133.bin"/><Relationship Id="rId66" Type="http://schemas.openxmlformats.org/officeDocument/2006/relationships/image" Target="media/image28.wmf"/><Relationship Id="rId131" Type="http://schemas.openxmlformats.org/officeDocument/2006/relationships/image" Target="media/image58.wmf"/><Relationship Id="rId369" Type="http://schemas.openxmlformats.org/officeDocument/2006/relationships/image" Target="media/image170.wmf"/><Relationship Id="rId576" Type="http://schemas.openxmlformats.org/officeDocument/2006/relationships/oleObject" Target="embeddings/oleObject310.bin"/><Relationship Id="rId783" Type="http://schemas.openxmlformats.org/officeDocument/2006/relationships/image" Target="media/image341.wmf"/><Relationship Id="rId229" Type="http://schemas.openxmlformats.org/officeDocument/2006/relationships/oleObject" Target="embeddings/oleObject112.bin"/><Relationship Id="rId436" Type="http://schemas.openxmlformats.org/officeDocument/2006/relationships/oleObject" Target="embeddings/oleObject226.bin"/><Relationship Id="rId643" Type="http://schemas.openxmlformats.org/officeDocument/2006/relationships/oleObject" Target="embeddings/oleObject348.bin"/><Relationship Id="rId850" Type="http://schemas.openxmlformats.org/officeDocument/2006/relationships/oleObject" Target="embeddings/oleObject467.bin"/><Relationship Id="rId77" Type="http://schemas.openxmlformats.org/officeDocument/2006/relationships/image" Target="media/image33.wmf"/><Relationship Id="rId282" Type="http://schemas.openxmlformats.org/officeDocument/2006/relationships/image" Target="media/image133.wmf"/><Relationship Id="rId503" Type="http://schemas.openxmlformats.org/officeDocument/2006/relationships/oleObject" Target="embeddings/oleObject261.bin"/><Relationship Id="rId587" Type="http://schemas.openxmlformats.org/officeDocument/2006/relationships/image" Target="media/image257.wmf"/><Relationship Id="rId710" Type="http://schemas.openxmlformats.org/officeDocument/2006/relationships/oleObject" Target="embeddings/oleObject384.bin"/><Relationship Id="rId808" Type="http://schemas.openxmlformats.org/officeDocument/2006/relationships/oleObject" Target="embeddings/oleObject445.bin"/><Relationship Id="rId8" Type="http://schemas.openxmlformats.org/officeDocument/2006/relationships/comments" Target="comments.xml"/><Relationship Id="rId142" Type="http://schemas.openxmlformats.org/officeDocument/2006/relationships/oleObject" Target="embeddings/oleObject68.bin"/><Relationship Id="rId447" Type="http://schemas.openxmlformats.org/officeDocument/2006/relationships/image" Target="media/image205.wmf"/><Relationship Id="rId794" Type="http://schemas.openxmlformats.org/officeDocument/2006/relationships/oleObject" Target="embeddings/oleObject438.bin"/><Relationship Id="rId654" Type="http://schemas.openxmlformats.org/officeDocument/2006/relationships/image" Target="media/image290.wmf"/><Relationship Id="rId861" Type="http://schemas.openxmlformats.org/officeDocument/2006/relationships/image" Target="media/image378.wmf"/><Relationship Id="rId293" Type="http://schemas.openxmlformats.org/officeDocument/2006/relationships/oleObject" Target="embeddings/oleObject144.bin"/><Relationship Id="rId307" Type="http://schemas.openxmlformats.org/officeDocument/2006/relationships/image" Target="media/image145.wmf"/><Relationship Id="rId514" Type="http://schemas.openxmlformats.org/officeDocument/2006/relationships/oleObject" Target="embeddings/oleObject269.bin"/><Relationship Id="rId721" Type="http://schemas.openxmlformats.org/officeDocument/2006/relationships/oleObject" Target="embeddings/oleObject393.bin"/><Relationship Id="rId88" Type="http://schemas.openxmlformats.org/officeDocument/2006/relationships/image" Target="media/image37.wmf"/><Relationship Id="rId153" Type="http://schemas.openxmlformats.org/officeDocument/2006/relationships/oleObject" Target="embeddings/oleObject74.bin"/><Relationship Id="rId360" Type="http://schemas.openxmlformats.org/officeDocument/2006/relationships/oleObject" Target="embeddings/oleObject184.bin"/><Relationship Id="rId598" Type="http://schemas.openxmlformats.org/officeDocument/2006/relationships/oleObject" Target="embeddings/oleObject325.bin"/><Relationship Id="rId819" Type="http://schemas.openxmlformats.org/officeDocument/2006/relationships/image" Target="media/image358.wmf"/><Relationship Id="rId220" Type="http://schemas.openxmlformats.org/officeDocument/2006/relationships/image" Target="media/image102.wmf"/><Relationship Id="rId458" Type="http://schemas.openxmlformats.org/officeDocument/2006/relationships/oleObject" Target="embeddings/oleObject237.bin"/><Relationship Id="rId665" Type="http://schemas.openxmlformats.org/officeDocument/2006/relationships/oleObject" Target="embeddings/oleObject359.bin"/><Relationship Id="rId872" Type="http://schemas.openxmlformats.org/officeDocument/2006/relationships/image" Target="media/image383.wmf"/><Relationship Id="rId15" Type="http://schemas.openxmlformats.org/officeDocument/2006/relationships/oleObject" Target="embeddings/oleObject2.bin"/><Relationship Id="rId318" Type="http://schemas.openxmlformats.org/officeDocument/2006/relationships/image" Target="media/image150.wmf"/><Relationship Id="rId525" Type="http://schemas.openxmlformats.org/officeDocument/2006/relationships/image" Target="media/image238.wmf"/><Relationship Id="rId732" Type="http://schemas.openxmlformats.org/officeDocument/2006/relationships/oleObject" Target="embeddings/oleObject401.bin"/><Relationship Id="rId99" Type="http://schemas.openxmlformats.org/officeDocument/2006/relationships/image" Target="media/image42.wmf"/><Relationship Id="rId164" Type="http://schemas.openxmlformats.org/officeDocument/2006/relationships/image" Target="media/image74.wmf"/><Relationship Id="rId371" Type="http://schemas.openxmlformats.org/officeDocument/2006/relationships/image" Target="media/image171.wmf"/><Relationship Id="rId469" Type="http://schemas.openxmlformats.org/officeDocument/2006/relationships/image" Target="media/image216.wmf"/><Relationship Id="rId676" Type="http://schemas.openxmlformats.org/officeDocument/2006/relationships/oleObject" Target="embeddings/oleObject365.bin"/><Relationship Id="rId883" Type="http://schemas.openxmlformats.org/officeDocument/2006/relationships/image" Target="media/image388.wmf"/><Relationship Id="rId26" Type="http://schemas.openxmlformats.org/officeDocument/2006/relationships/image" Target="media/image8.wmf"/><Relationship Id="rId231" Type="http://schemas.openxmlformats.org/officeDocument/2006/relationships/oleObject" Target="embeddings/oleObject113.bin"/><Relationship Id="rId329" Type="http://schemas.openxmlformats.org/officeDocument/2006/relationships/oleObject" Target="embeddings/oleObject164.bin"/><Relationship Id="rId536" Type="http://schemas.openxmlformats.org/officeDocument/2006/relationships/image" Target="media/image24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A778C-B3FA-4C89-A969-4134B0D76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54</Pages>
  <Words>31081</Words>
  <Characters>168464</Characters>
  <Application>Microsoft Office Word</Application>
  <DocSecurity>0</DocSecurity>
  <Lines>3119</Lines>
  <Paragraphs>1146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p:lastModifiedBy>
  <cp:revision>192</cp:revision>
  <cp:lastPrinted>2024-10-15T03:29:00Z</cp:lastPrinted>
  <dcterms:created xsi:type="dcterms:W3CDTF">2025-02-28T01:21:00Z</dcterms:created>
  <dcterms:modified xsi:type="dcterms:W3CDTF">2025-03-04T12:03:00Z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id="nDVTe066"/&gt;&lt;style id="http://www.zotero.org/styles/information-and-management" hasBibliography="1" bibliographyStyleHasBeenSet="1"/&gt;&lt;prefs&gt;&lt;pref name="fieldType" value="Field"/&gt;&lt;/prefs&gt;&lt;/data&gt;</vt:lpwstr>
  </property>
  <property fmtid="{D5CDD505-2E9C-101B-9397-08002B2CF9AE}" pid="3" name="MTWinEqns">
    <vt:bool>true</vt:bool>
  </property>
  <property fmtid="{D5CDD505-2E9C-101B-9397-08002B2CF9AE}" pid="4" name="MTEquationSection">
    <vt:lpwstr>1</vt:lpwstr>
  </property>
  <property fmtid="{D5CDD505-2E9C-101B-9397-08002B2CF9AE}" pid="5" name="MTEquationNumber2">
    <vt:lpwstr>(#E1)</vt:lpwstr>
  </property>
</Properties>
</file>